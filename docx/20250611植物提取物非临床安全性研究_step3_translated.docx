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1FD7B9" w14:textId="77777777" w:rsidR="0057420F" w:rsidRDefault="004B6417" w:rsidP="0057420F">
      <w:pPr>
        <w:pStyle w:val="a5"/>
        <w:rPr>
          <w:rFonts w:hint="default"/>
        </w:rPr>
        <w:pPrChange w:id="0" w:author="hzhong126@gmail.com" w:date="2025-05-24T07:08:00Z">
          <w:pPr>
            <w:pStyle w:val="Af1"/>
            <w:ind w:firstLine="4625"/>
          </w:pPr>
        </w:pPrChange>
      </w:pPr>
      <w:r>
        <w:t xml:space="preserve">Contract/Project Registration Number      </w:t>
      </w:r>
    </w:p>
    <w:p w14:paraId="12A3C9D9" w14:textId="77777777" w:rsidR="0057420F" w:rsidRDefault="0057420F">
      <w:pPr>
        <w:pStyle w:val="Af1"/>
        <w:rPr>
          <w:rFonts w:ascii="Times New Roman" w:hAnsi="Times New Roman" w:cs="Times New Roman" w:hint="default"/>
          <w:color w:val="000000" w:themeColor="text1"/>
        </w:rPr>
      </w:pPr>
    </w:p>
    <w:p w14:paraId="3083440D" w14:textId="77777777" w:rsidR="0057420F" w:rsidRDefault="0057420F">
      <w:pPr>
        <w:pStyle w:val="Af1"/>
        <w:rPr>
          <w:rFonts w:ascii="Times New Roman" w:hAnsi="Times New Roman" w:cs="Times New Roman" w:hint="default"/>
          <w:color w:val="000000" w:themeColor="text1"/>
        </w:rPr>
      </w:pPr>
    </w:p>
    <w:p w14:paraId="36D685BC" w14:textId="77777777" w:rsidR="0057420F" w:rsidRDefault="0057420F">
      <w:pPr>
        <w:pStyle w:val="Af1"/>
        <w:rPr>
          <w:rFonts w:ascii="Times New Roman" w:hAnsi="Times New Roman" w:cs="Times New Roman" w:hint="default"/>
          <w:color w:val="000000" w:themeColor="text1"/>
        </w:rPr>
      </w:pPr>
    </w:p>
    <w:p w14:paraId="5ED53D0F" w14:textId="77777777" w:rsidR="0057420F" w:rsidRDefault="0057420F">
      <w:pPr>
        <w:pStyle w:val="Af1"/>
        <w:rPr>
          <w:rFonts w:ascii="Times New Roman" w:hAnsi="Times New Roman" w:cs="Times New Roman" w:hint="default"/>
          <w:color w:val="000000" w:themeColor="text1"/>
        </w:rPr>
      </w:pPr>
    </w:p>
    <w:p w14:paraId="35945865" w14:textId="77777777" w:rsidR="0057420F" w:rsidRDefault="0057420F">
      <w:pPr>
        <w:pStyle w:val="Af1"/>
        <w:rPr>
          <w:rFonts w:ascii="Times New Roman" w:hAnsi="Times New Roman" w:cs="Times New Roman" w:hint="default"/>
          <w:color w:val="000000" w:themeColor="text1"/>
        </w:rPr>
      </w:pPr>
    </w:p>
    <w:p w14:paraId="170FDC68" w14:textId="77777777" w:rsidR="0057420F" w:rsidRDefault="004B6417">
      <w:pPr>
        <w:pStyle w:val="Af1"/>
        <w:jc w:val="center"/>
        <w:rPr>
          <w:rFonts w:ascii="Times New Roman" w:hAnsi="Times New Roman" w:cs="Times New Roman" w:hint="default"/>
          <w:color w:val="000000" w:themeColor="text1"/>
          <w:spacing w:val="20"/>
          <w:sz w:val="50"/>
          <w:szCs w:val="50"/>
          <w:lang w:val="zh-TW" w:eastAsia="zh-TW"/>
        </w:rPr>
      </w:pPr>
      <w:r>
        <w:t>technical research contract</w:t>
      </w:r>
    </w:p>
    <w:p w14:paraId="568740B8" w14:textId="77777777" w:rsidR="0057420F" w:rsidRDefault="0057420F">
      <w:pPr>
        <w:pStyle w:val="Af1"/>
        <w:jc w:val="center"/>
        <w:rPr>
          <w:rFonts w:ascii="Times New Roman" w:hAnsi="Times New Roman" w:cs="Times New Roman" w:hint="default"/>
          <w:color w:val="000000" w:themeColor="text1"/>
          <w:sz w:val="36"/>
          <w:szCs w:val="36"/>
        </w:rPr>
      </w:pPr>
    </w:p>
    <w:p w14:paraId="1DCAC2DD" w14:textId="77777777" w:rsidR="0057420F" w:rsidRDefault="0057420F">
      <w:pPr>
        <w:pStyle w:val="Af1"/>
        <w:rPr>
          <w:rFonts w:ascii="Times New Roman" w:hAnsi="Times New Roman" w:cs="Times New Roman" w:hint="default"/>
          <w:color w:val="000000" w:themeColor="text1"/>
        </w:rPr>
      </w:pPr>
    </w:p>
    <w:p w14:paraId="06A260F8" w14:textId="77777777" w:rsidR="0057420F" w:rsidRDefault="0057420F">
      <w:pPr>
        <w:pStyle w:val="Af1"/>
        <w:rPr>
          <w:rFonts w:ascii="Times New Roman" w:hAnsi="Times New Roman" w:cs="Times New Roman" w:hint="default"/>
          <w:color w:val="000000" w:themeColor="text1"/>
        </w:rPr>
      </w:pPr>
    </w:p>
    <w:p w14:paraId="1E6EC4EA" w14:textId="77777777" w:rsidR="0057420F" w:rsidRDefault="0057420F">
      <w:pPr>
        <w:pStyle w:val="Af1"/>
        <w:rPr>
          <w:rFonts w:ascii="Times New Roman" w:hAnsi="Times New Roman" w:cs="Times New Roman" w:hint="default"/>
          <w:color w:val="000000" w:themeColor="text1"/>
        </w:rPr>
      </w:pPr>
    </w:p>
    <w:p w14:paraId="1A850F0A" w14:textId="77777777" w:rsidR="0057420F" w:rsidRPr="0057420F" w:rsidRDefault="004B6417">
      <w:pPr>
        <w:pStyle w:val="Af1"/>
        <w:ind w:left="1521" w:hangingChars="541" w:hanging="1521"/>
        <w:rPr>
          <w:del w:id="1" w:author="liqin xie" w:date="2025-05-23T15:03:00Z"/>
          <w:rFonts w:ascii="Times New Roman" w:eastAsia="黑体" w:hAnsi="Times New Roman" w:cs="Times New Roman" w:hint="default"/>
          <w:b/>
          <w:bCs/>
          <w:sz w:val="28"/>
          <w:szCs w:val="28"/>
          <w:rPrChange w:id="2" w:author="liqin xie" w:date="2025-05-23T15:02:00Z">
            <w:rPr>
              <w:del w:id="3" w:author="liqin xie" w:date="2025-05-23T15:03:00Z"/>
              <w:rFonts w:ascii="Times New Roman" w:eastAsia="黑体" w:hAnsi="Times New Roman" w:cs="Times New Roman" w:hint="default"/>
              <w:b/>
              <w:bCs/>
              <w:color w:val="000000" w:themeColor="text1"/>
              <w:sz w:val="28"/>
              <w:szCs w:val="28"/>
              <w:lang w:val="zh-TW"/>
            </w:rPr>
          </w:rPrChange>
        </w:rPr>
      </w:pPr>
      <w:r>
        <w:t>project name: Non-clinical safety study of single plant extract and IND</w:t>
      </w:r>
    </w:p>
    <w:p w14:paraId="62594BB7" w14:textId="77777777" w:rsidR="0057420F" w:rsidRDefault="004B6417">
      <w:pPr>
        <w:pStyle w:val="Af1"/>
        <w:ind w:left="1521" w:hangingChars="541" w:hanging="1521"/>
        <w:rPr>
          <w:ins w:id="10" w:author="liqin xie" w:date="2025-05-23T15:04:00Z"/>
          <w:rFonts w:ascii="Times New Roman" w:eastAsia="黑体" w:hAnsi="Times New Roman" w:cs="Times New Roman" w:hint="default"/>
          <w:b/>
          <w:bCs/>
          <w:sz w:val="28"/>
          <w:szCs w:val="28"/>
        </w:rPr>
      </w:pPr>
      <w:del w:id="11" w:author="liqin xie" w:date="2025-05-23T15:03:00Z">
        <w:r>
          <w:rPr>
            <w:rFonts w:ascii="Times New Roman" w:eastAsia="黑体" w:hAnsi="Times New Roman" w:cs="Times New Roman"/>
            <w:b/>
            <w:bCs/>
            <w:color w:val="000000" w:themeColor="text1"/>
            <w:sz w:val="28"/>
            <w:szCs w:val="28"/>
            <w:lang w:val="zh-TW"/>
          </w:rPr>
          <w:delText>与开发</w:delText>
        </w:r>
        <w:r>
          <w:rPr>
            <w:rFonts w:ascii="Times New Roman" w:eastAsia="黑体" w:hAnsi="Times New Roman" w:cs="Times New Roman"/>
            <w:b/>
            <w:bCs/>
            <w:color w:val="000000" w:themeColor="text1"/>
            <w:sz w:val="28"/>
            <w:szCs w:val="28"/>
            <w:lang w:val="zh-TW"/>
          </w:rPr>
          <w:delText>-</w:delText>
        </w:r>
        <w:r>
          <w:rPr>
            <w:rFonts w:ascii="Times New Roman" w:eastAsia="黑体" w:hAnsi="Times New Roman" w:cs="Times New Roman"/>
            <w:b/>
            <w:bCs/>
            <w:color w:val="000000" w:themeColor="text1"/>
            <w:sz w:val="28"/>
            <w:szCs w:val="28"/>
            <w:lang w:val="zh-TW"/>
          </w:rPr>
          <w:delText>药学研究（支持</w:delText>
        </w:r>
        <w:r>
          <w:rPr>
            <w:rFonts w:ascii="Times New Roman" w:eastAsia="黑体" w:hAnsi="Times New Roman" w:cs="Times New Roman"/>
            <w:b/>
            <w:bCs/>
            <w:color w:val="000000" w:themeColor="text1"/>
            <w:sz w:val="28"/>
            <w:szCs w:val="28"/>
            <w:lang w:val="zh-TW"/>
          </w:rPr>
          <w:delText xml:space="preserve"> </w:delText>
        </w:r>
        <w:r>
          <w:rPr>
            <w:rFonts w:ascii="Times New Roman" w:eastAsia="黑体" w:hAnsi="Times New Roman" w:cs="Times New Roman"/>
            <w:b/>
            <w:bCs/>
            <w:color w:val="000000" w:themeColor="text1"/>
            <w:sz w:val="28"/>
            <w:szCs w:val="28"/>
          </w:rPr>
          <w:delText xml:space="preserve">FDA </w:delText>
        </w:r>
        <w:r>
          <w:rPr>
            <w:rFonts w:ascii="Times New Roman" w:eastAsia="黑体" w:hAnsi="Times New Roman" w:cs="Times New Roman"/>
            <w:b/>
            <w:bCs/>
            <w:color w:val="000000" w:themeColor="text1"/>
            <w:sz w:val="28"/>
            <w:szCs w:val="28"/>
            <w:lang w:val="zh-TW"/>
          </w:rPr>
          <w:delText>I</w:delText>
        </w:r>
        <w:r>
          <w:rPr>
            <w:rFonts w:ascii="Times New Roman" w:eastAsia="黑体" w:hAnsi="Times New Roman" w:cs="Times New Roman"/>
            <w:b/>
            <w:bCs/>
            <w:color w:val="000000" w:themeColor="text1"/>
            <w:sz w:val="28"/>
            <w:szCs w:val="28"/>
            <w:lang w:val="zh-TW"/>
          </w:rPr>
          <w:delText>期临床试验</w:delText>
        </w:r>
      </w:del>
      <w:del w:id="12" w:author="liqin xie" w:date="2025-05-23T15:42:00Z">
        <w:r>
          <w:rPr>
            <w:rFonts w:ascii="Times New Roman" w:eastAsia="黑体" w:hAnsi="Times New Roman" w:cs="Times New Roman"/>
            <w:b/>
            <w:bCs/>
            <w:color w:val="000000" w:themeColor="text1"/>
            <w:sz w:val="28"/>
            <w:szCs w:val="28"/>
            <w:lang w:val="zh-TW"/>
          </w:rPr>
          <w:delText>申报</w:delText>
        </w:r>
      </w:del>
    </w:p>
    <w:p w14:paraId="7D9EB7CA" w14:textId="77777777" w:rsidR="0057420F" w:rsidRDefault="004B6417" w:rsidP="0057420F">
      <w:pPr>
        <w:pStyle w:val="Af1"/>
        <w:ind w:left="1521" w:hangingChars="541" w:hanging="1521"/>
        <w:rPr>
          <w:rFonts w:ascii="Times New Roman" w:eastAsia="黑体" w:hAnsi="Times New Roman" w:cs="Times New Roman" w:hint="default"/>
          <w:color w:val="000000" w:themeColor="text1"/>
          <w:sz w:val="28"/>
          <w:szCs w:val="24"/>
          <w:lang w:val="zh-TW" w:eastAsia="zh-TW"/>
        </w:rPr>
        <w:pPrChange w:id="13" w:author="liqin xie" w:date="2025-05-23T15:03:00Z">
          <w:pPr>
            <w:pStyle w:val="Af1"/>
            <w:ind w:firstLineChars="541" w:firstLine="1521"/>
          </w:pPr>
        </w:pPrChange>
      </w:pPr>
      <w:del w:id="14" w:author="liqin xie" w:date="2025-05-23T15:03:00Z">
        <w:r>
          <w:rPr>
            <w:rFonts w:ascii="Times New Roman" w:eastAsia="黑体" w:hAnsi="Times New Roman" w:cs="Times New Roman"/>
            <w:b/>
            <w:bCs/>
            <w:color w:val="000000" w:themeColor="text1"/>
            <w:sz w:val="28"/>
            <w:szCs w:val="28"/>
            <w:lang w:val="zh-TW"/>
          </w:rPr>
          <w:delText>）</w:delText>
        </w:r>
      </w:del>
    </w:p>
    <w:p w14:paraId="4CFDB353" w14:textId="77777777" w:rsidR="0057420F" w:rsidRDefault="004B6417">
      <w:pPr>
        <w:pStyle w:val="Af1"/>
        <w:spacing w:line="300" w:lineRule="exact"/>
        <w:rPr>
          <w:rFonts w:ascii="Times New Roman" w:hAnsi="Times New Roman" w:cs="Times New Roman" w:hint="default"/>
          <w:color w:val="000000" w:themeColor="text1"/>
          <w:sz w:val="28"/>
          <w:szCs w:val="28"/>
          <w:lang w:eastAsia="zh-TW"/>
        </w:rPr>
      </w:pPr>
      <w:r>
        <w:rPr>
          <w:rFonts w:ascii="Times New Roman" w:eastAsia="黑体" w:hAnsi="Times New Roman" w:cs="Times New Roman" w:hint="default"/>
          <w:bCs/>
          <w:noProof/>
          <w:color w:val="000000" w:themeColor="text1"/>
          <w:sz w:val="28"/>
          <w:szCs w:val="28"/>
        </w:rPr>
        <mc:AlternateContent>
          <mc:Choice Requires="wps">
            <w:drawing>
              <wp:anchor distT="0" distB="0" distL="114300" distR="114300" simplePos="0" relativeHeight="251666432" behindDoc="0" locked="0" layoutInCell="1" allowOverlap="1">
                <wp:simplePos x="0" y="0"/>
                <wp:positionH relativeFrom="page">
                  <wp:posOffset>1933575</wp:posOffset>
                </wp:positionH>
                <wp:positionV relativeFrom="line">
                  <wp:posOffset>3175</wp:posOffset>
                </wp:positionV>
                <wp:extent cx="4181475" cy="0"/>
                <wp:effectExtent l="0" t="0" r="9525" b="19050"/>
                <wp:wrapNone/>
                <wp:docPr id="4" name="officeArt object"/>
                <wp:cNvGraphicFramePr/>
                <a:graphic xmlns:a="http://schemas.openxmlformats.org/drawingml/2006/main">
                  <a:graphicData uri="http://schemas.microsoft.com/office/word/2010/wordprocessingShape">
                    <wps:wsp>
                      <wps:cNvCnPr/>
                      <wps:spPr>
                        <a:xfrm>
                          <a:off x="0" y="0"/>
                          <a:ext cx="4181475" cy="0"/>
                        </a:xfrm>
                        <a:prstGeom prst="line">
                          <a:avLst/>
                        </a:prstGeom>
                        <a:noFill/>
                        <a:ln w="10160" cap="flat">
                          <a:solidFill>
                            <a:srgbClr val="000000"/>
                          </a:solidFill>
                          <a:prstDash val="solid"/>
                          <a:round/>
                        </a:ln>
                        <a:effectLst/>
                      </wps:spPr>
                      <wps:bodyPr/>
                    </wps:wsp>
                  </a:graphicData>
                </a:graphic>
              </wp:anchor>
            </w:drawing>
          </mc:Choice>
          <mc:Fallback xmlns:wpsCustomData="http://www.wps.cn/officeDocument/2013/wpsCustomData">
            <w:pict>
              <v:line id="officeArt object" o:spid="_x0000_s1026" o:spt="20" style="position:absolute;left:0pt;margin-left:152.25pt;margin-top:0.25pt;height:0pt;width:329.25pt;mso-position-horizontal-relative:page;mso-position-vertical-relative:line;z-index:251666432;mso-width-relative:page;mso-height-relative:page;" filled="f" stroked="t" coordsize="21600,21600" o:gfxdata="UEsDBAoAAAAAAIdO4kAAAAAAAAAAAAAAAAAEAAAAZHJzL1BLAwQUAAAACACHTuJAS8a4/dMAAAAF&#10;AQAADwAAAGRycy9kb3ducmV2LnhtbE2PwU7DMBBE70j8g7VI3KidFFpI4/SA1AuIA2k/wI23iUW8&#10;DrHbhL9ne4LLSqMZzb4pt7PvxQXH6AJpyBYKBFITrKNWw2G/e3gGEZMha/pAqOEHI2yr25vSFDZM&#10;9ImXOrWCSygWRkOX0lBIGZsOvYmLMCCxdwqjN4nl2Eo7monLfS9zpVbSG0f8oTMDvnbYfNVnr+Hd&#10;T2v3ncUwT2+NXX/kLt/ta63v7zK1AZFwTn9huOIzOlTMdAxnslH0Gpbq8YmjGviy/bJa8rTjVcqq&#10;lP/pq19QSwMEFAAAAAgAh07iQH0Mx6zCAQAAnAMAAA4AAABkcnMvZTJvRG9jLnhtbK1TwW7bMAy9&#10;D9g/CLovtousK4w4xdCguwxbgK0foMhyrEESBVKJk78fJadZ1116mA82KZKPfE/06v7knTgaJAuh&#10;k82ilsIEDb0N+04+/Xz8cCcFJRV65SCYTp4Nyfv1+3erKbbmBkZwvUHBIIHaKXZyTCm2VUV6NF7R&#10;AqIJHBwAvUrs4r7qUU2M7l11U9e31QTYRwRtiPh0MwflBRHfAgjDYLXZgD54E9KMisapxJRotJHk&#10;ukw7DEan78NAJgnXSWaaypubsL3L72q9Uu0eVRytvoyg3jLCK05e2cBNr1AblZQ4oP0HyluNQDCk&#10;hQZfzUSKIsyiqV9p82NU0RQuLDXFq+j0/2D1t+MWhe07uZQiKM8XPg/1GZOA3S8WMGs0RWo59SFs&#10;8eJR3GImfBrQ5y9XiVPR9XzV1ZyS0Hy4bO6a5aePUujnWPWnMCKlLwa8yEYnnQ2ZsmrV8Sslbsap&#10;zyn5OMCjda5cmwti4g2um1u+Ta14FwfegVJM4GyfE3MJ4X734FAcVV6C8mRODPxXWu6yUTTOeSU0&#10;rwfCIfRzgQsZ0JTFuoyXpZnFyNYO+nPRqMoeX1rpc1mwvBUvfbZf/lTr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vGuP3TAAAABQEAAA8AAAAAAAAAAQAgAAAAIgAAAGRycy9kb3ducmV2LnhtbFBL&#10;AQIUABQAAAAIAIdO4kB9DMeswgEAAJwDAAAOAAAAAAAAAAEAIAAAACIBAABkcnMvZTJvRG9jLnht&#10;bFBLBQYAAAAABgAGAFkBAABWBQAAAAA=&#10;">
                <v:fill on="f" focussize="0,0"/>
                <v:stroke weight="0.8pt" color="#000000" joinstyle="round"/>
                <v:imagedata o:title=""/>
                <o:lock v:ext="edit" aspectratio="f"/>
              </v:line>
            </w:pict>
          </mc:Fallback>
        </mc:AlternateContent>
      </w:r>
    </w:p>
    <w:p w14:paraId="3BD54335" w14:textId="77777777" w:rsidR="0057420F" w:rsidRDefault="0057420F">
      <w:pPr>
        <w:pStyle w:val="Af1"/>
        <w:spacing w:line="300" w:lineRule="exact"/>
        <w:rPr>
          <w:rFonts w:ascii="Times New Roman" w:hAnsi="Times New Roman" w:cs="Times New Roman" w:hint="default"/>
          <w:color w:val="000000" w:themeColor="text1"/>
          <w:sz w:val="28"/>
          <w:szCs w:val="28"/>
        </w:rPr>
      </w:pPr>
    </w:p>
    <w:p w14:paraId="7F8009BD" w14:textId="77777777" w:rsidR="0057420F" w:rsidRDefault="0057420F">
      <w:pPr>
        <w:pStyle w:val="Af1"/>
        <w:spacing w:line="300" w:lineRule="exact"/>
        <w:rPr>
          <w:rFonts w:ascii="Times New Roman" w:hAnsi="Times New Roman" w:cs="Times New Roman" w:hint="default"/>
          <w:color w:val="000000" w:themeColor="text1"/>
          <w:sz w:val="28"/>
          <w:szCs w:val="28"/>
        </w:rPr>
      </w:pPr>
    </w:p>
    <w:p w14:paraId="6E028E6B" w14:textId="77777777" w:rsidR="0057420F" w:rsidRDefault="004B6417">
      <w:pPr>
        <w:pStyle w:val="Af1"/>
        <w:spacing w:line="380" w:lineRule="exact"/>
        <w:rPr>
          <w:rFonts w:ascii="Times New Roman" w:eastAsia="黑体" w:hAnsi="Times New Roman" w:cs="Times New Roman" w:hint="default"/>
          <w:bCs/>
          <w:color w:val="000000" w:themeColor="text1"/>
          <w:sz w:val="28"/>
          <w:szCs w:val="28"/>
          <w:lang w:val="zh-TW"/>
        </w:rPr>
      </w:pPr>
      <w:r>
        <w:t>Client: Curanex Pharmaceuticals Inc</w:t>
      </w:r>
    </w:p>
    <w:p w14:paraId="731E9B53" w14:textId="77777777" w:rsidR="0057420F" w:rsidRDefault="004B6417">
      <w:pPr>
        <w:pStyle w:val="Af1"/>
        <w:spacing w:line="300" w:lineRule="exact"/>
        <w:rPr>
          <w:rFonts w:ascii="Times New Roman" w:hAnsi="Times New Roman" w:cs="Times New Roman" w:hint="default"/>
          <w:color w:val="000000" w:themeColor="text1"/>
          <w:sz w:val="28"/>
          <w:szCs w:val="28"/>
        </w:rPr>
      </w:pPr>
      <w:r>
        <w:t>(Party A)</w:t>
      </w:r>
    </w:p>
    <w:p w14:paraId="7839B41D" w14:textId="77777777" w:rsidR="0057420F" w:rsidRDefault="0057420F">
      <w:pPr>
        <w:pStyle w:val="Af1"/>
        <w:rPr>
          <w:rFonts w:ascii="Times New Roman" w:hAnsi="Times New Roman" w:cs="Times New Roman" w:hint="default"/>
          <w:color w:val="000000" w:themeColor="text1"/>
          <w:sz w:val="28"/>
          <w:szCs w:val="28"/>
        </w:rPr>
      </w:pPr>
    </w:p>
    <w:p w14:paraId="58BFAB34" w14:textId="77777777" w:rsidR="0057420F" w:rsidRDefault="0057420F">
      <w:pPr>
        <w:pStyle w:val="Af1"/>
        <w:rPr>
          <w:ins w:id="17" w:author="xiaoyan zhang" w:date="2025-05-15T15:07:00Z"/>
          <w:rFonts w:ascii="Times New Roman" w:hAnsi="Times New Roman" w:cs="Times New Roman" w:hint="default"/>
          <w:color w:val="000000" w:themeColor="text1"/>
          <w:sz w:val="28"/>
          <w:szCs w:val="28"/>
        </w:rPr>
      </w:pPr>
    </w:p>
    <w:p w14:paraId="7D7CFA50" w14:textId="77777777" w:rsidR="0057420F" w:rsidRDefault="004B6417">
      <w:pPr>
        <w:pStyle w:val="Af1"/>
        <w:spacing w:line="380" w:lineRule="exact"/>
        <w:rPr>
          <w:ins w:id="18" w:author="xiaoyan zhang" w:date="2025-05-15T15:07:00Z"/>
          <w:rFonts w:ascii="Times New Roman" w:eastAsia="黑体" w:hAnsi="Times New Roman" w:cs="Times New Roman" w:hint="default"/>
          <w:bCs/>
          <w:color w:val="000000" w:themeColor="text1"/>
          <w:sz w:val="28"/>
          <w:szCs w:val="28"/>
          <w:lang w:val="zh-TW"/>
        </w:rPr>
      </w:pPr>
      <w:ins w:id="19" w:author="xiaoyan zhang" w:date="2025-05-15T15:07:00Z">
        <w:r>
          <w:rPr>
            <w:rFonts w:ascii="Times New Roman" w:eastAsia="黑体" w:hAnsi="Times New Roman" w:cs="Times New Roman" w:hint="default"/>
            <w:b/>
            <w:bCs/>
            <w:color w:val="000000" w:themeColor="text1"/>
            <w:sz w:val="28"/>
            <w:szCs w:val="28"/>
            <w:lang w:val="zh-TW" w:eastAsia="zh-TW"/>
          </w:rPr>
          <w:t>委</w:t>
        </w:r>
        <w:r>
          <w:rPr>
            <w:rFonts w:ascii="Times New Roman" w:eastAsia="黑体" w:hAnsi="Times New Roman" w:cs="Times New Roman" w:hint="default"/>
            <w:b/>
            <w:bCs/>
            <w:color w:val="000000" w:themeColor="text1"/>
            <w:sz w:val="28"/>
            <w:szCs w:val="28"/>
            <w:lang w:val="zh-TW" w:eastAsia="zh-TW"/>
          </w:rPr>
          <w:t xml:space="preserve"> </w:t>
        </w:r>
        <w:r>
          <w:rPr>
            <w:rFonts w:ascii="Times New Roman" w:eastAsia="黑体" w:hAnsi="Times New Roman" w:cs="Times New Roman" w:hint="default"/>
            <w:b/>
            <w:bCs/>
            <w:color w:val="000000" w:themeColor="text1"/>
            <w:sz w:val="28"/>
            <w:szCs w:val="28"/>
            <w:lang w:val="zh-TW" w:eastAsia="zh-TW"/>
          </w:rPr>
          <w:t>托</w:t>
        </w:r>
        <w:r>
          <w:rPr>
            <w:rFonts w:ascii="Times New Roman" w:eastAsia="黑体" w:hAnsi="Times New Roman" w:cs="Times New Roman" w:hint="default"/>
            <w:b/>
            <w:bCs/>
            <w:color w:val="000000" w:themeColor="text1"/>
            <w:sz w:val="28"/>
            <w:szCs w:val="28"/>
            <w:lang w:val="zh-TW" w:eastAsia="zh-TW"/>
          </w:rPr>
          <w:t xml:space="preserve"> </w:t>
        </w:r>
        <w:r>
          <w:rPr>
            <w:rFonts w:ascii="Times New Roman" w:eastAsia="黑体" w:hAnsi="Times New Roman" w:cs="Times New Roman" w:hint="default"/>
            <w:b/>
            <w:bCs/>
            <w:color w:val="000000" w:themeColor="text1"/>
            <w:sz w:val="28"/>
            <w:szCs w:val="28"/>
            <w:lang w:val="zh-TW" w:eastAsia="zh-TW"/>
          </w:rPr>
          <w:t>人：</w:t>
        </w:r>
        <w:r>
          <w:rPr>
            <w:rFonts w:ascii="Times New Roman" w:eastAsia="黑体" w:hAnsi="Times New Roman" w:cs="Times New Roman" w:hint="default"/>
            <w:b/>
            <w:bCs/>
            <w:color w:val="000000" w:themeColor="text1"/>
            <w:sz w:val="28"/>
            <w:szCs w:val="28"/>
            <w:lang w:val="zh-TW"/>
          </w:rPr>
          <w:t xml:space="preserve">　　</w:t>
        </w:r>
        <w:r>
          <w:rPr>
            <w:rFonts w:ascii="Times New Roman" w:eastAsia="黑体" w:hAnsi="Times New Roman" w:cs="Times New Roman"/>
            <w:b/>
            <w:bCs/>
            <w:color w:val="000000" w:themeColor="text1"/>
            <w:sz w:val="28"/>
            <w:szCs w:val="28"/>
            <w:lang w:val="zh-TW"/>
          </w:rPr>
          <w:t xml:space="preserve">         </w:t>
        </w:r>
        <w:r>
          <w:rPr>
            <w:rFonts w:ascii="Times New Roman" w:eastAsia="黑体" w:hAnsi="Times New Roman" w:cs="Times New Roman"/>
            <w:b/>
            <w:bCs/>
            <w:color w:val="000000" w:themeColor="text1"/>
            <w:sz w:val="28"/>
            <w:szCs w:val="28"/>
            <w:lang w:val="zh-TW"/>
          </w:rPr>
          <w:t>黑龙江维康血管病医院有限公司</w:t>
        </w:r>
      </w:ins>
    </w:p>
    <w:p w14:paraId="3E9BC261" w14:textId="77777777" w:rsidR="0057420F" w:rsidRDefault="004B6417">
      <w:pPr>
        <w:pStyle w:val="Af1"/>
        <w:spacing w:line="300" w:lineRule="exact"/>
        <w:rPr>
          <w:ins w:id="20" w:author="xiaoyan zhang" w:date="2025-05-15T15:07:00Z"/>
          <w:rFonts w:ascii="Times New Roman" w:hAnsi="Times New Roman" w:cs="Times New Roman" w:hint="default"/>
          <w:color w:val="000000" w:themeColor="text1"/>
          <w:sz w:val="28"/>
          <w:szCs w:val="28"/>
        </w:rPr>
      </w:pPr>
      <w:ins w:id="21" w:author="xiaoyan zhang" w:date="2025-05-15T15:07:00Z">
        <w:r>
          <w:rPr>
            <w:rFonts w:ascii="Times New Roman" w:eastAsia="黑体" w:hAnsi="Times New Roman" w:cs="Times New Roman" w:hint="default"/>
            <w:bCs/>
            <w:noProof/>
            <w:color w:val="000000" w:themeColor="text1"/>
            <w:sz w:val="28"/>
            <w:szCs w:val="28"/>
          </w:rPr>
          <mc:AlternateContent>
            <mc:Choice Requires="wps">
              <w:drawing>
                <wp:anchor distT="0" distB="0" distL="114300" distR="114300" simplePos="0" relativeHeight="251668480" behindDoc="0" locked="0" layoutInCell="1" allowOverlap="1">
                  <wp:simplePos x="0" y="0"/>
                  <wp:positionH relativeFrom="page">
                    <wp:posOffset>1924050</wp:posOffset>
                  </wp:positionH>
                  <wp:positionV relativeFrom="line">
                    <wp:posOffset>59055</wp:posOffset>
                  </wp:positionV>
                  <wp:extent cx="3876675" cy="0"/>
                  <wp:effectExtent l="0" t="0" r="9525" b="19050"/>
                  <wp:wrapNone/>
                  <wp:docPr id="1656266529" name="officeArt object"/>
                  <wp:cNvGraphicFramePr/>
                  <a:graphic xmlns:a="http://schemas.openxmlformats.org/drawingml/2006/main">
                    <a:graphicData uri="http://schemas.microsoft.com/office/word/2010/wordprocessingShape">
                      <wps:wsp>
                        <wps:cNvCnPr/>
                        <wps:spPr>
                          <a:xfrm>
                            <a:off x="0" y="0"/>
                            <a:ext cx="3876675" cy="0"/>
                          </a:xfrm>
                          <a:prstGeom prst="line">
                            <a:avLst/>
                          </a:prstGeom>
                          <a:noFill/>
                          <a:ln w="10160" cap="flat">
                            <a:solidFill>
                              <a:srgbClr val="000000"/>
                            </a:solidFill>
                            <a:prstDash val="solid"/>
                            <a:round/>
                          </a:ln>
                          <a:effectLst/>
                        </wps:spPr>
                        <wps:bodyPr/>
                      </wps:wsp>
                    </a:graphicData>
                  </a:graphic>
                </wp:anchor>
              </w:drawing>
            </mc:Choice>
            <mc:Fallback xmlns:wpsCustomData="http://www.wps.cn/officeDocument/2013/wpsCustomData">
              <w:pict>
                <v:line id="officeArt object" o:spid="_x0000_s1026" o:spt="20" style="position:absolute;left:0pt;margin-left:151.5pt;margin-top:4.65pt;height:0pt;width:305.25pt;mso-position-horizontal-relative:page;mso-position-vertical-relative:line;z-index:251668480;mso-width-relative:page;mso-height-relative:page;" filled="f" stroked="t" coordsize="21600,21600" o:gfxdata="UEsDBAoAAAAAAIdO4kAAAAAAAAAAAAAAAAAEAAAAZHJzL1BLAwQUAAAACACHTuJAYCkNxNQAAAAH&#10;AQAADwAAAGRycy9kb3ducmV2LnhtbE2PwU7DMBBE70j8g7WVuFE7iaA0xOkBqRcQB1I+YBsvidV4&#10;HWK3CX+P4QLH0Yxm3lS7xQ3iQlOwnjVkawWCuPXGcqfh/bC/fQARIrLBwTNp+KIAu/r6qsLS+Jnf&#10;6NLETqQSDiVq6GMcSylD25PDsPYjcfI+/OQwJjl10kw4p3I3yFype+nQclrocaSnntpTc3YaXty8&#10;sZ9Z8Mv83JrNa27z/aHR+maVqUcQkZb4F4Yf/IQOdWI6+jObIAYNhSrSl6hhW4BI/jYr7kAcf7Ws&#10;K/mfv/4GUEsDBBQAAAAIAIdO4kCq1iFhygEAAKUDAAAOAAAAZHJzL2Uyb0RvYy54bWytU01v2zAM&#10;vQ/YfxB0X+xkiNsZcYqhQXcZtgDrfoAiS7EKfYFU4uTfj5LTtOsuPcwHmxTJR74nenV3cpYdFaAJ&#10;vuPzWc2Z8jL0xu87/vvx4dMtZ5iE74UNXnX8rJDfrT9+WI2xVYswBNsrYATisR1jx4eUYltVKAfl&#10;BM5CVJ6COoATiVzYVz2IkdCdrRZ13VRjgD5CkAqRTjdTkF8Q4T2AQWsj1SbIg1M+TaigrEhECQcT&#10;ka/LtFormX5qjSox23FimsqbmpC9y+9qvRLtHkQcjLyMIN4zwhtOThhPTa9QG5EEO4D5B8oZCQGD&#10;TjMZXDURKYoQi3n9Rptfg4iqcCGpMV5Fx/8HK38ct8BMT5vQLJtF0ywXXzjzwtHNT9N9hcTC7omU&#10;zGKNEVuqufdbuHgYt5CZnzS4/KUqdioCn68Cq1Nikg4/3940zc2SM/kcq14KI2D6poJj2ei4NT5z&#10;F604fsdEzSj1OSUf+/BgrC33Zz0biUA9b+hapaCl1LQMpRiDNX1OzCUI+929BXYUeRvKkzkR8F9p&#10;uctG4DDlldC0JxAOvp8KrM+AqmzYZbwszSRGtnahPxeNquzR7ZU+l03L6/HaJ/v137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ApDcTUAAAABwEAAA8AAAAAAAAAAQAgAAAAIgAAAGRycy9kb3du&#10;cmV2LnhtbFBLAQIUABQAAAAIAIdO4kCq1iFhygEAAKUDAAAOAAAAAAAAAAEAIAAAACMBAABkcnMv&#10;ZTJvRG9jLnhtbFBLBQYAAAAABgAGAFkBAABfBQAAAAA=&#10;">
                  <v:fill on="f" focussize="0,0"/>
                  <v:stroke weight="0.8pt" color="#000000" joinstyle="round"/>
                  <v:imagedata o:title=""/>
                  <o:lock v:ext="edit" aspectratio="f"/>
                </v:line>
              </w:pict>
            </mc:Fallback>
          </mc:AlternateContent>
        </w:r>
        <w:r>
          <w:rPr>
            <w:rFonts w:ascii="Times New Roman" w:hAnsi="Times New Roman" w:cs="Times New Roman" w:hint="default"/>
            <w:b/>
            <w:bCs/>
            <w:color w:val="000000" w:themeColor="text1"/>
            <w:sz w:val="28"/>
            <w:szCs w:val="28"/>
          </w:rPr>
          <w:t>(</w:t>
        </w:r>
        <w:r>
          <w:rPr>
            <w:rFonts w:ascii="Times New Roman" w:eastAsia="黑体" w:hAnsi="Times New Roman" w:cs="Times New Roman" w:hint="default"/>
            <w:b/>
            <w:bCs/>
            <w:color w:val="000000" w:themeColor="text1"/>
            <w:sz w:val="28"/>
            <w:szCs w:val="28"/>
            <w:lang w:val="zh-TW" w:eastAsia="zh-TW"/>
          </w:rPr>
          <w:t>甲方</w:t>
        </w:r>
        <w:r>
          <w:rPr>
            <w:rFonts w:ascii="Times New Roman" w:eastAsia="黑体" w:hAnsi="Times New Roman" w:cs="Times New Roman"/>
            <w:b/>
            <w:bCs/>
            <w:color w:val="000000" w:themeColor="text1"/>
            <w:sz w:val="28"/>
            <w:szCs w:val="28"/>
            <w:lang w:val="zh-TW"/>
          </w:rPr>
          <w:t>2)</w:t>
        </w:r>
      </w:ins>
    </w:p>
    <w:p w14:paraId="787CCBB1" w14:textId="77777777" w:rsidR="0057420F" w:rsidRDefault="0057420F">
      <w:pPr>
        <w:pStyle w:val="Af1"/>
        <w:rPr>
          <w:ins w:id="22" w:author="xiaoyan zhang" w:date="2025-05-15T15:07:00Z"/>
          <w:rFonts w:ascii="Times New Roman" w:hAnsi="Times New Roman" w:cs="Times New Roman" w:hint="default"/>
          <w:color w:val="000000" w:themeColor="text1"/>
          <w:sz w:val="28"/>
          <w:szCs w:val="28"/>
        </w:rPr>
      </w:pPr>
    </w:p>
    <w:p w14:paraId="557DC763" w14:textId="77777777" w:rsidR="0057420F" w:rsidRDefault="0057420F">
      <w:pPr>
        <w:pStyle w:val="Af1"/>
        <w:rPr>
          <w:ins w:id="23" w:author="xiaoyan zhang" w:date="2025-05-15T15:07:00Z"/>
          <w:rFonts w:ascii="Times New Roman" w:hAnsi="Times New Roman" w:cs="Times New Roman" w:hint="default"/>
          <w:color w:val="000000" w:themeColor="text1"/>
          <w:sz w:val="28"/>
          <w:szCs w:val="28"/>
        </w:rPr>
      </w:pPr>
    </w:p>
    <w:p w14:paraId="5E1D88A7" w14:textId="77777777" w:rsidR="0057420F" w:rsidRDefault="0057420F">
      <w:pPr>
        <w:pStyle w:val="Af1"/>
        <w:rPr>
          <w:rFonts w:ascii="Times New Roman" w:hAnsi="Times New Roman" w:cs="Times New Roman" w:hint="default"/>
          <w:color w:val="000000" w:themeColor="text1"/>
          <w:sz w:val="28"/>
          <w:szCs w:val="28"/>
        </w:rPr>
      </w:pPr>
    </w:p>
    <w:p w14:paraId="4C17CEAB" w14:textId="77777777" w:rsidR="0057420F" w:rsidRDefault="0057420F">
      <w:pPr>
        <w:pStyle w:val="Af1"/>
        <w:rPr>
          <w:rFonts w:ascii="Times New Roman" w:hAnsi="Times New Roman" w:cs="Times New Roman" w:hint="default"/>
          <w:color w:val="000000" w:themeColor="text1"/>
          <w:sz w:val="28"/>
          <w:szCs w:val="28"/>
        </w:rPr>
      </w:pPr>
    </w:p>
    <w:p w14:paraId="48605BB9" w14:textId="77777777" w:rsidR="0057420F" w:rsidRDefault="004B6417">
      <w:pPr>
        <w:pStyle w:val="Af1"/>
        <w:spacing w:line="340" w:lineRule="exact"/>
        <w:rPr>
          <w:rFonts w:ascii="Times New Roman" w:hAnsi="Times New Roman" w:cs="Times New Roman" w:hint="default"/>
          <w:color w:val="000000" w:themeColor="text1"/>
          <w:sz w:val="28"/>
          <w:szCs w:val="28"/>
          <w:lang w:val="zh-TW" w:eastAsia="zh-TW"/>
        </w:rPr>
      </w:pPr>
      <w:r>
        <w:t xml:space="preserve">entrusted person：             </w:t>
      </w:r>
    </w:p>
    <w:p w14:paraId="33ABADBC" w14:textId="77777777" w:rsidR="0057420F" w:rsidRDefault="004B6417">
      <w:pPr>
        <w:pStyle w:val="Af1"/>
        <w:spacing w:line="340" w:lineRule="exact"/>
        <w:rPr>
          <w:rFonts w:ascii="Times New Roman" w:hAnsi="Times New Roman" w:cs="Times New Roman" w:hint="default"/>
          <w:color w:val="000000" w:themeColor="text1"/>
          <w:sz w:val="30"/>
          <w:szCs w:val="30"/>
        </w:rPr>
      </w:pPr>
      <w:r>
        <w:t>（2）Party B</w:t>
      </w:r>
    </w:p>
    <w:p w14:paraId="5C34E3DB" w14:textId="77777777" w:rsidR="0057420F" w:rsidRDefault="0057420F">
      <w:pPr>
        <w:pStyle w:val="Af1"/>
        <w:rPr>
          <w:rFonts w:ascii="Times New Roman" w:hAnsi="Times New Roman" w:cs="Times New Roman" w:hint="default"/>
          <w:color w:val="000000" w:themeColor="text1"/>
          <w:sz w:val="28"/>
          <w:szCs w:val="28"/>
        </w:rPr>
      </w:pPr>
    </w:p>
    <w:p w14:paraId="74162B3C" w14:textId="77777777" w:rsidR="0057420F" w:rsidRDefault="0057420F">
      <w:pPr>
        <w:pStyle w:val="Af1"/>
        <w:rPr>
          <w:rFonts w:ascii="Times New Roman" w:hAnsi="Times New Roman" w:cs="Times New Roman" w:hint="default"/>
          <w:color w:val="000000" w:themeColor="text1"/>
          <w:sz w:val="28"/>
          <w:szCs w:val="28"/>
        </w:rPr>
      </w:pPr>
    </w:p>
    <w:p w14:paraId="1185A578" w14:textId="77777777" w:rsidR="0057420F" w:rsidRDefault="0057420F">
      <w:pPr>
        <w:pStyle w:val="Af1"/>
        <w:rPr>
          <w:rFonts w:ascii="Times New Roman" w:hAnsi="Times New Roman" w:cs="Times New Roman" w:hint="default"/>
          <w:color w:val="000000" w:themeColor="text1"/>
          <w:sz w:val="28"/>
          <w:szCs w:val="28"/>
        </w:rPr>
      </w:pPr>
    </w:p>
    <w:p w14:paraId="4F29AC0F" w14:textId="77777777" w:rsidR="0057420F" w:rsidRDefault="004B6417">
      <w:pPr>
        <w:pStyle w:val="Af1"/>
        <w:spacing w:line="360" w:lineRule="auto"/>
        <w:rPr>
          <w:rFonts w:ascii="Times New Roman" w:hAnsi="Times New Roman" w:cs="Times New Roman" w:hint="default"/>
          <w:color w:val="000000" w:themeColor="text1"/>
          <w:sz w:val="28"/>
          <w:szCs w:val="28"/>
        </w:rPr>
      </w:pPr>
      <w:r>
        <w:t>Place of signing: Jiangsu Province Kunshan City (County)</w:t>
      </w:r>
    </w:p>
    <w:p w14:paraId="0CBA8F86" w14:textId="77777777" w:rsidR="0057420F" w:rsidRDefault="004B6417">
      <w:pPr>
        <w:pStyle w:val="Af1"/>
        <w:spacing w:line="360" w:lineRule="auto"/>
        <w:rPr>
          <w:rFonts w:ascii="Times New Roman" w:hAnsi="Times New Roman" w:cs="Times New Roman" w:hint="default"/>
          <w:color w:val="000000" w:themeColor="text1"/>
          <w:sz w:val="28"/>
          <w:szCs w:val="28"/>
          <w:lang w:eastAsia="zh-TW"/>
        </w:rPr>
      </w:pPr>
      <w:r>
        <w:t>Signing Date: 2025 date</w:t>
      </w:r>
    </w:p>
    <w:p w14:paraId="6C20B383" w14:textId="77777777" w:rsidR="0057420F" w:rsidRDefault="004B6417">
      <w:pPr>
        <w:pStyle w:val="Af1"/>
        <w:spacing w:line="360" w:lineRule="auto"/>
        <w:rPr>
          <w:rFonts w:ascii="Times New Roman" w:hAnsi="Times New Roman" w:cs="Times New Roman" w:hint="default"/>
          <w:color w:val="000000" w:themeColor="text1"/>
          <w:sz w:val="28"/>
          <w:szCs w:val="28"/>
          <w:lang w:eastAsia="zh-TW"/>
        </w:rPr>
      </w:pPr>
      <w:r>
        <w:t>validity period：    from the month of 2025 to the month of 2027</w:t>
      </w:r>
    </w:p>
    <w:p w14:paraId="3D938C65" w14:textId="77777777" w:rsidR="0057420F" w:rsidRDefault="0057420F">
      <w:pPr>
        <w:pStyle w:val="Af1"/>
        <w:rPr>
          <w:rFonts w:ascii="Times New Roman" w:hAnsi="Times New Roman" w:cs="Times New Roman" w:hint="default"/>
          <w:color w:val="000000" w:themeColor="text1"/>
          <w:sz w:val="28"/>
          <w:szCs w:val="28"/>
          <w:lang w:eastAsia="zh-TW"/>
        </w:rPr>
      </w:pPr>
    </w:p>
    <w:p w14:paraId="607DD66E" w14:textId="77777777" w:rsidR="0057420F" w:rsidRDefault="0057420F">
      <w:pPr>
        <w:pStyle w:val="Af1"/>
        <w:rPr>
          <w:rFonts w:ascii="Times New Roman" w:hAnsi="Times New Roman" w:cs="Times New Roman" w:hint="default"/>
          <w:color w:val="000000" w:themeColor="text1"/>
          <w:sz w:val="28"/>
          <w:szCs w:val="28"/>
          <w:lang w:eastAsia="zh-TW"/>
        </w:rPr>
      </w:pPr>
    </w:p>
    <w:p w14:paraId="56982EB3" w14:textId="77777777" w:rsidR="0057420F" w:rsidRDefault="004B6417">
      <w:pPr>
        <w:rPr>
          <w:rFonts w:eastAsia="黑体"/>
          <w:b/>
          <w:bCs/>
          <w:color w:val="000000" w:themeColor="text1"/>
          <w:spacing w:val="78"/>
          <w:kern w:val="2"/>
          <w:sz w:val="28"/>
          <w:szCs w:val="28"/>
          <w:u w:color="000000"/>
          <w:lang w:val="zh-TW" w:eastAsia="zh-TW"/>
        </w:rPr>
      </w:pPr>
      <w:r>
        <w:rPr>
          <w:rFonts w:eastAsia="黑体"/>
          <w:b/>
          <w:bCs/>
          <w:color w:val="000000" w:themeColor="text1"/>
          <w:spacing w:val="78"/>
          <w:sz w:val="28"/>
          <w:szCs w:val="28"/>
          <w:lang w:val="zh-TW" w:eastAsia="zh-TW"/>
        </w:rPr>
        <w:br w:type="page"/>
      </w:r>
    </w:p>
    <w:p w14:paraId="274462B8" w14:textId="77777777" w:rsidR="0057420F" w:rsidRDefault="004B6417">
      <w:pPr>
        <w:pStyle w:val="Af1"/>
        <w:rPr>
          <w:rFonts w:ascii="Times New Roman" w:hAnsi="Times New Roman" w:cs="Times New Roman" w:hint="default"/>
          <w:color w:val="000000" w:themeColor="text1"/>
          <w:sz w:val="24"/>
          <w:szCs w:val="24"/>
          <w:lang w:val="zh-TW" w:eastAsia="zh-TW"/>
        </w:rPr>
      </w:pPr>
      <w:r>
        <w:t>In view of:</w:t>
      </w:r>
    </w:p>
    <w:p w14:paraId="058BF095" w14:textId="77777777" w:rsidR="0057420F" w:rsidRDefault="004B6417">
      <w:pPr>
        <w:pStyle w:val="Af1"/>
        <w:spacing w:line="360" w:lineRule="auto"/>
        <w:ind w:firstLine="480"/>
        <w:rPr>
          <w:rFonts w:ascii="Times New Roman" w:hAnsi="Times New Roman" w:cs="Times New Roman" w:hint="default"/>
          <w:color w:val="000000" w:themeColor="text1"/>
          <w:sz w:val="24"/>
          <w:szCs w:val="24"/>
          <w:lang w:val="zh-TW" w:eastAsia="zh-TW"/>
        </w:rPr>
      </w:pPr>
      <w:r>
        <w:t>The parties signing this contract have equal negotiations regarding research and development, investment and financing, ownership of results, profit distribution, risk responsibilities, and related technical and legal issues as described in this contract, and have reached the following agreement based on mutual expression of intentions in a truthful and comprehensive manner, which will be jointly adhered to by the signing parties.</w:t>
      </w:r>
    </w:p>
    <w:p w14:paraId="64993F65" w14:textId="77777777" w:rsidR="0057420F" w:rsidRDefault="0057420F">
      <w:pPr>
        <w:pStyle w:val="Af1"/>
        <w:spacing w:line="360" w:lineRule="auto"/>
        <w:ind w:firstLine="480"/>
        <w:rPr>
          <w:rFonts w:ascii="Times New Roman" w:hAnsi="Times New Roman" w:cs="Times New Roman" w:hint="default"/>
          <w:color w:val="000000" w:themeColor="text1"/>
          <w:spacing w:val="28"/>
          <w:sz w:val="28"/>
          <w:szCs w:val="28"/>
        </w:rPr>
      </w:pPr>
    </w:p>
    <w:p w14:paraId="6621F987" w14:textId="77777777" w:rsidR="0057420F" w:rsidRDefault="004B6417">
      <w:pPr>
        <w:pStyle w:val="Af1"/>
        <w:spacing w:line="360" w:lineRule="auto"/>
        <w:rPr>
          <w:rFonts w:ascii="Times New Roman" w:eastAsia="黑体" w:hAnsi="Times New Roman" w:cs="Times New Roman" w:hint="default"/>
          <w:b/>
          <w:bCs/>
          <w:color w:val="000000" w:themeColor="text1"/>
          <w:sz w:val="28"/>
          <w:szCs w:val="28"/>
          <w:lang w:val="zh-TW" w:eastAsia="zh-TW"/>
        </w:rPr>
      </w:pPr>
      <w:r>
        <w:t>1、entrust content</w:t>
      </w:r>
    </w:p>
    <w:p w14:paraId="348C84E7" w14:textId="77777777" w:rsidR="0057420F" w:rsidRDefault="004B6417">
      <w:pPr>
        <w:pStyle w:val="Af1"/>
        <w:tabs>
          <w:tab w:val="left" w:pos="6990"/>
        </w:tabs>
        <w:spacing w:line="360" w:lineRule="auto"/>
        <w:ind w:firstLine="448"/>
        <w:rPr>
          <w:ins w:id="36" w:author="liqin xie" w:date="2025-05-23T15:05:00Z"/>
          <w:rFonts w:ascii="Times New Roman" w:eastAsia="宋体" w:hAnsi="Times New Roman" w:cs="Times New Roman" w:hint="default"/>
          <w:b/>
          <w:bCs/>
          <w:spacing w:val="-8"/>
          <w:u w:val="single"/>
        </w:rPr>
      </w:pPr>
      <w:r>
        <w:t xml:space="preserve">Party A entrusts Party B to conduct </w:t>
      </w:r>
    </w:p>
    <w:p w14:paraId="27A528D6" w14:textId="77777777" w:rsidR="0057420F" w:rsidRDefault="004B6417">
      <w:pPr>
        <w:pStyle w:val="Af1"/>
        <w:tabs>
          <w:tab w:val="left" w:pos="6990"/>
        </w:tabs>
        <w:spacing w:line="360" w:lineRule="auto"/>
        <w:ind w:firstLine="448"/>
        <w:rPr>
          <w:ins w:id="37" w:author="liqin xie" w:date="2025-05-23T15:05:00Z"/>
          <w:rFonts w:ascii="Times New Roman" w:eastAsia="宋体" w:hAnsi="Times New Roman" w:cs="Times New Roman" w:hint="default"/>
          <w:b/>
          <w:bCs/>
          <w:spacing w:val="-8"/>
          <w:u w:val="single"/>
        </w:rPr>
      </w:pPr>
      <w:ins w:id="38" w:author="liqin xie" w:date="2025-05-23T15:05:00Z">
        <w:r>
          <w:rPr>
            <w:rFonts w:ascii="Times New Roman" w:eastAsia="宋体" w:hAnsi="Times New Roman" w:cs="Times New Roman"/>
            <w:b/>
            <w:bCs/>
            <w:spacing w:val="-8"/>
            <w:u w:val="single"/>
          </w:rPr>
          <w:t>开展植物药研发项目，内容包括但不限于：</w:t>
        </w:r>
      </w:ins>
    </w:p>
    <w:p w14:paraId="061C6220" w14:textId="77777777" w:rsidR="0057420F" w:rsidRDefault="004B6417">
      <w:pPr>
        <w:pStyle w:val="Af1"/>
        <w:numPr>
          <w:ilvl w:val="0"/>
          <w:numId w:val="1"/>
        </w:numPr>
        <w:tabs>
          <w:tab w:val="left" w:pos="6990"/>
        </w:tabs>
        <w:spacing w:line="360" w:lineRule="auto"/>
        <w:rPr>
          <w:ins w:id="39" w:author="liqin xie" w:date="2025-05-23T15:05:00Z"/>
          <w:rFonts w:eastAsia="宋体" w:hint="default"/>
          <w:b/>
          <w:color w:val="000000" w:themeColor="text1"/>
          <w:spacing w:val="-8"/>
          <w:u w:val="single"/>
        </w:rPr>
      </w:pPr>
      <w:ins w:id="40" w:author="liqin xie" w:date="2025-05-23T15:05:00Z">
        <w:r>
          <w:rPr>
            <w:rFonts w:eastAsia="宋体"/>
            <w:b/>
            <w:color w:val="000000" w:themeColor="text1"/>
            <w:spacing w:val="-8"/>
            <w:u w:val="single"/>
          </w:rPr>
          <w:t>原料药及制剂的</w:t>
        </w:r>
        <w:r>
          <w:rPr>
            <w:rFonts w:eastAsia="宋体"/>
            <w:b/>
            <w:color w:val="000000" w:themeColor="text1"/>
            <w:spacing w:val="-8"/>
            <w:u w:val="single"/>
          </w:rPr>
          <w:t>CMC</w:t>
        </w:r>
        <w:r>
          <w:rPr>
            <w:rFonts w:eastAsia="宋体"/>
            <w:b/>
            <w:color w:val="000000" w:themeColor="text1"/>
            <w:spacing w:val="-8"/>
            <w:u w:val="single"/>
          </w:rPr>
          <w:t>研究，包括植物来源的质量控制、生产工艺优化、小试</w:t>
        </w:r>
        <w:r>
          <w:rPr>
            <w:rFonts w:eastAsia="宋体"/>
            <w:b/>
            <w:color w:val="000000" w:themeColor="text1"/>
            <w:spacing w:val="-8"/>
            <w:u w:val="single"/>
          </w:rPr>
          <w:t>/</w:t>
        </w:r>
        <w:r>
          <w:rPr>
            <w:rFonts w:eastAsia="宋体"/>
            <w:b/>
            <w:color w:val="000000" w:themeColor="text1"/>
            <w:spacing w:val="-8"/>
            <w:u w:val="single"/>
          </w:rPr>
          <w:t>中试生产、稳定性研究、分析方法开发与验证等（详见附件</w:t>
        </w:r>
        <w:r>
          <w:rPr>
            <w:rFonts w:eastAsia="宋体"/>
            <w:b/>
            <w:color w:val="000000" w:themeColor="text1"/>
            <w:spacing w:val="-8"/>
            <w:u w:val="single"/>
          </w:rPr>
          <w:t>2</w:t>
        </w:r>
        <w:r>
          <w:rPr>
            <w:rFonts w:eastAsia="宋体"/>
            <w:b/>
            <w:color w:val="000000" w:themeColor="text1"/>
            <w:spacing w:val="-8"/>
            <w:u w:val="single"/>
          </w:rPr>
          <w:t>）；</w:t>
        </w:r>
      </w:ins>
    </w:p>
    <w:p w14:paraId="09ED2AF0" w14:textId="77777777" w:rsidR="0057420F" w:rsidRDefault="004B6417">
      <w:pPr>
        <w:pStyle w:val="Af1"/>
        <w:numPr>
          <w:ilvl w:val="0"/>
          <w:numId w:val="1"/>
        </w:numPr>
        <w:tabs>
          <w:tab w:val="left" w:pos="6990"/>
        </w:tabs>
        <w:spacing w:line="360" w:lineRule="auto"/>
        <w:rPr>
          <w:ins w:id="41" w:author="liqin xie" w:date="2025-05-23T15:05:00Z"/>
          <w:rFonts w:eastAsia="宋体" w:hint="default"/>
          <w:b/>
          <w:color w:val="000000" w:themeColor="text1"/>
          <w:spacing w:val="-8"/>
          <w:u w:val="single"/>
        </w:rPr>
      </w:pPr>
      <w:ins w:id="42" w:author="liqin xie" w:date="2025-05-23T15:05:00Z">
        <w:r>
          <w:rPr>
            <w:rFonts w:eastAsia="宋体"/>
            <w:b/>
            <w:color w:val="000000" w:themeColor="text1"/>
            <w:spacing w:val="-8"/>
            <w:u w:val="single"/>
          </w:rPr>
          <w:t>非临床研究，包括毒理学（急毒、重复给药毒性、安全药理、遗传毒性）、药代动力学（</w:t>
        </w:r>
        <w:r>
          <w:rPr>
            <w:rFonts w:eastAsia="宋体"/>
            <w:b/>
            <w:color w:val="000000" w:themeColor="text1"/>
            <w:spacing w:val="-8"/>
            <w:u w:val="single"/>
          </w:rPr>
          <w:t>PK</w:t>
        </w:r>
        <w:r>
          <w:rPr>
            <w:rFonts w:eastAsia="宋体"/>
            <w:b/>
            <w:color w:val="000000" w:themeColor="text1"/>
            <w:spacing w:val="-8"/>
            <w:u w:val="single"/>
          </w:rPr>
          <w:t>）、</w:t>
        </w:r>
        <w:proofErr w:type="gramStart"/>
        <w:r>
          <w:rPr>
            <w:rFonts w:eastAsia="宋体"/>
            <w:b/>
            <w:color w:val="000000" w:themeColor="text1"/>
            <w:spacing w:val="-8"/>
            <w:u w:val="single"/>
          </w:rPr>
          <w:t>毒代动力学</w:t>
        </w:r>
        <w:proofErr w:type="gramEnd"/>
        <w:r>
          <w:rPr>
            <w:rFonts w:eastAsia="宋体"/>
            <w:b/>
            <w:color w:val="000000" w:themeColor="text1"/>
            <w:spacing w:val="-8"/>
            <w:u w:val="single"/>
          </w:rPr>
          <w:t>（</w:t>
        </w:r>
        <w:r>
          <w:rPr>
            <w:rFonts w:eastAsia="宋体"/>
            <w:b/>
            <w:color w:val="000000" w:themeColor="text1"/>
            <w:spacing w:val="-8"/>
            <w:u w:val="single"/>
          </w:rPr>
          <w:t>TK</w:t>
        </w:r>
        <w:r>
          <w:rPr>
            <w:rFonts w:eastAsia="宋体"/>
            <w:b/>
            <w:color w:val="000000" w:themeColor="text1"/>
            <w:spacing w:val="-8"/>
            <w:u w:val="single"/>
          </w:rPr>
          <w:t>）及相应方法验证（详见附件</w:t>
        </w:r>
        <w:r>
          <w:rPr>
            <w:rFonts w:eastAsia="宋体"/>
            <w:b/>
            <w:color w:val="000000" w:themeColor="text1"/>
            <w:spacing w:val="-8"/>
            <w:u w:val="single"/>
          </w:rPr>
          <w:t>1</w:t>
        </w:r>
        <w:r>
          <w:rPr>
            <w:rFonts w:eastAsia="宋体"/>
            <w:b/>
            <w:color w:val="000000" w:themeColor="text1"/>
            <w:spacing w:val="-8"/>
            <w:u w:val="single"/>
          </w:rPr>
          <w:t>）；</w:t>
        </w:r>
      </w:ins>
    </w:p>
    <w:p w14:paraId="6A94ED56" w14:textId="77777777" w:rsidR="0057420F" w:rsidRDefault="004B6417">
      <w:pPr>
        <w:pStyle w:val="Af1"/>
        <w:numPr>
          <w:ilvl w:val="0"/>
          <w:numId w:val="1"/>
        </w:numPr>
        <w:tabs>
          <w:tab w:val="left" w:pos="6990"/>
        </w:tabs>
        <w:spacing w:line="360" w:lineRule="auto"/>
        <w:rPr>
          <w:ins w:id="43" w:author="liqin xie" w:date="2025-05-23T15:05:00Z"/>
          <w:rFonts w:eastAsia="宋体" w:hint="default"/>
          <w:b/>
          <w:color w:val="000000" w:themeColor="text1"/>
          <w:spacing w:val="-8"/>
          <w:u w:val="single"/>
        </w:rPr>
      </w:pPr>
      <w:ins w:id="44" w:author="liqin xie" w:date="2025-05-23T15:05:00Z">
        <w:r>
          <w:rPr>
            <w:rFonts w:eastAsia="宋体"/>
            <w:b/>
            <w:color w:val="000000" w:themeColor="text1"/>
            <w:spacing w:val="-8"/>
            <w:u w:val="single"/>
          </w:rPr>
          <w:t>IND</w:t>
        </w:r>
        <w:r>
          <w:rPr>
            <w:rFonts w:eastAsia="宋体"/>
            <w:b/>
            <w:color w:val="000000" w:themeColor="text1"/>
            <w:spacing w:val="-8"/>
            <w:u w:val="single"/>
          </w:rPr>
          <w:t>申报支持，包括</w:t>
        </w:r>
        <w:r>
          <w:rPr>
            <w:rFonts w:eastAsia="宋体"/>
            <w:b/>
            <w:color w:val="000000" w:themeColor="text1"/>
            <w:spacing w:val="-8"/>
            <w:u w:val="single"/>
          </w:rPr>
          <w:t>CTD</w:t>
        </w:r>
        <w:r>
          <w:rPr>
            <w:rFonts w:eastAsia="宋体"/>
            <w:b/>
            <w:color w:val="000000" w:themeColor="text1"/>
            <w:spacing w:val="-8"/>
            <w:u w:val="single"/>
          </w:rPr>
          <w:t>格式资料（</w:t>
        </w:r>
        <w:r>
          <w:rPr>
            <w:rFonts w:eastAsia="宋体"/>
            <w:b/>
            <w:color w:val="000000" w:themeColor="text1"/>
            <w:spacing w:val="-8"/>
            <w:u w:val="single"/>
          </w:rPr>
          <w:t>M1-M5</w:t>
        </w:r>
        <w:r>
          <w:rPr>
            <w:rFonts w:eastAsia="宋体"/>
            <w:b/>
            <w:color w:val="000000" w:themeColor="text1"/>
            <w:spacing w:val="-8"/>
            <w:u w:val="single"/>
          </w:rPr>
          <w:t>）的撰写、英文翻译、数据标准化（</w:t>
        </w:r>
        <w:r>
          <w:rPr>
            <w:rFonts w:eastAsia="宋体"/>
            <w:b/>
            <w:color w:val="000000" w:themeColor="text1"/>
            <w:spacing w:val="-8"/>
            <w:u w:val="single"/>
          </w:rPr>
          <w:t>SEND</w:t>
        </w:r>
        <w:r>
          <w:rPr>
            <w:rFonts w:eastAsia="宋体"/>
            <w:b/>
            <w:color w:val="000000" w:themeColor="text1"/>
            <w:spacing w:val="-8"/>
            <w:u w:val="single"/>
          </w:rPr>
          <w:t>）、</w:t>
        </w:r>
        <w:r>
          <w:rPr>
            <w:rFonts w:eastAsia="宋体"/>
            <w:b/>
            <w:color w:val="000000" w:themeColor="text1"/>
            <w:spacing w:val="-8"/>
            <w:u w:val="single"/>
          </w:rPr>
          <w:t>eCTD</w:t>
        </w:r>
        <w:r>
          <w:rPr>
            <w:rFonts w:eastAsia="宋体"/>
            <w:b/>
            <w:color w:val="000000" w:themeColor="text1"/>
            <w:spacing w:val="-8"/>
            <w:u w:val="single"/>
          </w:rPr>
          <w:t>制作、</w:t>
        </w:r>
        <w:r>
          <w:rPr>
            <w:rFonts w:eastAsia="宋体"/>
            <w:b/>
            <w:color w:val="000000" w:themeColor="text1"/>
            <w:spacing w:val="-8"/>
            <w:u w:val="single"/>
          </w:rPr>
          <w:t>Pre-IND</w:t>
        </w:r>
        <w:r>
          <w:rPr>
            <w:rFonts w:eastAsia="宋体"/>
            <w:b/>
            <w:color w:val="000000" w:themeColor="text1"/>
            <w:spacing w:val="-8"/>
            <w:u w:val="single"/>
          </w:rPr>
          <w:t>会议准备及正式申报材料递交（详见附件</w:t>
        </w:r>
        <w:r>
          <w:rPr>
            <w:rFonts w:eastAsia="宋体"/>
            <w:b/>
            <w:color w:val="000000" w:themeColor="text1"/>
            <w:spacing w:val="-8"/>
            <w:u w:val="single"/>
          </w:rPr>
          <w:t>3</w:t>
        </w:r>
        <w:r>
          <w:rPr>
            <w:rFonts w:eastAsia="宋体"/>
            <w:b/>
            <w:color w:val="000000" w:themeColor="text1"/>
            <w:spacing w:val="-8"/>
            <w:u w:val="single"/>
          </w:rPr>
          <w:t>）；</w:t>
        </w:r>
      </w:ins>
    </w:p>
    <w:p w14:paraId="6E61E643" w14:textId="77777777" w:rsidR="0057420F" w:rsidRDefault="004B6417">
      <w:pPr>
        <w:pStyle w:val="Af1"/>
        <w:numPr>
          <w:ilvl w:val="0"/>
          <w:numId w:val="1"/>
        </w:numPr>
        <w:tabs>
          <w:tab w:val="left" w:pos="6990"/>
        </w:tabs>
        <w:spacing w:line="360" w:lineRule="auto"/>
        <w:rPr>
          <w:ins w:id="45" w:author="liqin xie" w:date="2025-05-23T15:05:00Z"/>
          <w:rFonts w:eastAsia="宋体" w:hint="default"/>
          <w:b/>
          <w:color w:val="000000" w:themeColor="text1"/>
          <w:spacing w:val="-8"/>
          <w:u w:val="single"/>
        </w:rPr>
      </w:pPr>
      <w:ins w:id="46" w:author="liqin xie" w:date="2025-05-23T15:05:00Z">
        <w:r>
          <w:rPr>
            <w:rFonts w:eastAsia="宋体"/>
            <w:b/>
            <w:color w:val="000000" w:themeColor="text1"/>
            <w:spacing w:val="-8"/>
            <w:u w:val="single"/>
          </w:rPr>
          <w:t>项目管理与技术支持，包括项目全周期沟通、关键里程碑节点管理、</w:t>
        </w:r>
        <w:r>
          <w:rPr>
            <w:rFonts w:eastAsia="宋体"/>
            <w:b/>
            <w:color w:val="000000" w:themeColor="text1"/>
            <w:spacing w:val="-8"/>
            <w:u w:val="single"/>
          </w:rPr>
          <w:t>FDA</w:t>
        </w:r>
        <w:r>
          <w:rPr>
            <w:rFonts w:eastAsia="宋体"/>
            <w:b/>
            <w:color w:val="000000" w:themeColor="text1"/>
            <w:spacing w:val="-8"/>
            <w:u w:val="single"/>
          </w:rPr>
          <w:t>审评期间的问答支持、样品检验协调等。</w:t>
        </w:r>
      </w:ins>
    </w:p>
    <w:p w14:paraId="3CCB995E" w14:textId="77777777" w:rsidR="0057420F" w:rsidRDefault="004B6417">
      <w:pPr>
        <w:pStyle w:val="Af1"/>
        <w:tabs>
          <w:tab w:val="left" w:pos="6990"/>
        </w:tabs>
        <w:spacing w:line="360" w:lineRule="auto"/>
        <w:ind w:firstLine="448"/>
        <w:rPr>
          <w:ins w:id="47" w:author="liqin xie" w:date="2025-05-23T15:05:00Z"/>
          <w:rFonts w:eastAsia="宋体" w:hint="default"/>
          <w:b/>
          <w:color w:val="000000" w:themeColor="text1"/>
          <w:spacing w:val="-8"/>
          <w:u w:val="single"/>
        </w:rPr>
      </w:pPr>
      <w:ins w:id="48" w:author="liqin xie" w:date="2025-05-23T15:05:00Z">
        <w:r>
          <w:rPr>
            <w:rFonts w:eastAsia="宋体"/>
            <w:b/>
            <w:color w:val="000000" w:themeColor="text1"/>
            <w:spacing w:val="-8"/>
            <w:u w:val="single"/>
          </w:rPr>
          <w:t>乙方应依照</w:t>
        </w:r>
        <w:r>
          <w:rPr>
            <w:rFonts w:eastAsia="宋体"/>
            <w:b/>
            <w:color w:val="000000" w:themeColor="text1"/>
            <w:spacing w:val="-8"/>
            <w:u w:val="single"/>
          </w:rPr>
          <w:t>FDA</w:t>
        </w:r>
        <w:r>
          <w:rPr>
            <w:rFonts w:eastAsia="宋体"/>
            <w:b/>
            <w:color w:val="000000" w:themeColor="text1"/>
            <w:spacing w:val="-8"/>
            <w:u w:val="single"/>
          </w:rPr>
          <w:t>相关</w:t>
        </w:r>
        <w:r>
          <w:rPr>
            <w:rFonts w:eastAsia="宋体"/>
            <w:b/>
            <w:color w:val="000000" w:themeColor="text1"/>
            <w:spacing w:val="-8"/>
            <w:u w:val="single"/>
          </w:rPr>
          <w:t>GLP</w:t>
        </w:r>
        <w:r>
          <w:rPr>
            <w:rFonts w:eastAsia="宋体"/>
            <w:b/>
            <w:color w:val="000000" w:themeColor="text1"/>
            <w:spacing w:val="-8"/>
            <w:u w:val="single"/>
          </w:rPr>
          <w:t>、</w:t>
        </w:r>
        <w:r>
          <w:rPr>
            <w:rFonts w:eastAsia="宋体"/>
            <w:b/>
            <w:color w:val="000000" w:themeColor="text1"/>
            <w:spacing w:val="-8"/>
            <w:u w:val="single"/>
          </w:rPr>
          <w:t>GMP</w:t>
        </w:r>
        <w:r>
          <w:rPr>
            <w:rFonts w:eastAsia="宋体"/>
            <w:b/>
            <w:color w:val="000000" w:themeColor="text1"/>
            <w:spacing w:val="-8"/>
            <w:u w:val="single"/>
          </w:rPr>
          <w:t>和</w:t>
        </w:r>
        <w:r>
          <w:rPr>
            <w:rFonts w:eastAsia="宋体"/>
            <w:b/>
            <w:color w:val="000000" w:themeColor="text1"/>
            <w:spacing w:val="-8"/>
            <w:u w:val="single"/>
          </w:rPr>
          <w:t>CMC</w:t>
        </w:r>
        <w:r>
          <w:rPr>
            <w:rFonts w:eastAsia="宋体"/>
            <w:b/>
            <w:color w:val="000000" w:themeColor="text1"/>
            <w:spacing w:val="-8"/>
            <w:u w:val="single"/>
          </w:rPr>
          <w:t>技术指南进行所有研究并提交符合申报要求的全套资料。</w:t>
        </w:r>
      </w:ins>
    </w:p>
    <w:p w14:paraId="406EA934" w14:textId="77777777" w:rsidR="0057420F" w:rsidRDefault="004B6417">
      <w:pPr>
        <w:pStyle w:val="Af1"/>
        <w:tabs>
          <w:tab w:val="left" w:pos="6990"/>
        </w:tabs>
        <w:spacing w:line="360" w:lineRule="auto"/>
        <w:ind w:left="420"/>
        <w:rPr>
          <w:del w:id="49" w:author="liqin xie" w:date="2025-05-23T15:05:00Z"/>
          <w:rFonts w:ascii="Times New Roman" w:eastAsia="宋体" w:hAnsi="Times New Roman" w:cs="Times New Roman" w:hint="default"/>
          <w:b/>
          <w:color w:val="000000" w:themeColor="text1"/>
          <w:spacing w:val="-8"/>
          <w:sz w:val="24"/>
          <w:szCs w:val="24"/>
          <w:u w:val="single"/>
          <w:lang w:val="zh-TW"/>
        </w:rPr>
      </w:pPr>
      <w:del w:id="50" w:author="liqin xie" w:date="2025-05-23T15:05:00Z">
        <w:r>
          <w:rPr>
            <w:rFonts w:ascii="Times New Roman" w:eastAsia="宋体" w:hAnsi="Times New Roman" w:cs="Times New Roman"/>
            <w:b/>
            <w:color w:val="000000" w:themeColor="text1"/>
            <w:spacing w:val="-8"/>
            <w:sz w:val="24"/>
            <w:szCs w:val="24"/>
            <w:u w:val="single"/>
            <w:lang w:val="zh-TW"/>
          </w:rPr>
          <w:delText>单植物提取物非临</w:delText>
        </w:r>
        <w:r>
          <w:rPr>
            <w:rFonts w:ascii="Times New Roman" w:eastAsia="宋体" w:hAnsi="Times New Roman" w:cs="Times New Roman"/>
            <w:b/>
            <w:color w:val="000000" w:themeColor="text1"/>
            <w:spacing w:val="-8"/>
            <w:sz w:val="24"/>
            <w:szCs w:val="24"/>
            <w:u w:val="single"/>
            <w:lang w:val="zh-TW"/>
          </w:rPr>
          <w:delText>床安全性研究及</w:delText>
        </w:r>
        <w:r>
          <w:rPr>
            <w:rFonts w:ascii="Times New Roman" w:eastAsia="宋体" w:hAnsi="Times New Roman" w:cs="Times New Roman"/>
            <w:b/>
            <w:color w:val="000000" w:themeColor="text1"/>
            <w:spacing w:val="-8"/>
            <w:sz w:val="24"/>
            <w:szCs w:val="24"/>
            <w:u w:val="single"/>
            <w:lang w:val="zh-TW"/>
          </w:rPr>
          <w:delText>IND Package</w:delText>
        </w:r>
        <w:r>
          <w:rPr>
            <w:rFonts w:ascii="Times New Roman" w:eastAsia="宋体" w:hAnsi="Times New Roman" w:cs="Times New Roman"/>
            <w:b/>
            <w:color w:val="000000" w:themeColor="text1"/>
            <w:spacing w:val="-8"/>
            <w:sz w:val="24"/>
            <w:szCs w:val="24"/>
            <w:u w:val="single"/>
            <w:lang w:val="zh-TW"/>
          </w:rPr>
          <w:delText>研究与开发</w:delText>
        </w:r>
        <w:r>
          <w:rPr>
            <w:rFonts w:ascii="Times New Roman" w:eastAsia="宋体" w:hAnsi="Times New Roman" w:cs="Times New Roman"/>
            <w:b/>
            <w:color w:val="000000" w:themeColor="text1"/>
            <w:spacing w:val="-8"/>
            <w:sz w:val="24"/>
            <w:szCs w:val="24"/>
            <w:u w:val="single"/>
            <w:lang w:val="zh-TW"/>
          </w:rPr>
          <w:delText>-</w:delText>
        </w:r>
        <w:r>
          <w:rPr>
            <w:rFonts w:ascii="Times New Roman" w:eastAsia="宋体" w:hAnsi="Times New Roman" w:cs="Times New Roman"/>
            <w:b/>
            <w:color w:val="000000" w:themeColor="text1"/>
            <w:spacing w:val="-8"/>
            <w:sz w:val="24"/>
            <w:szCs w:val="24"/>
            <w:u w:val="single"/>
            <w:lang w:val="zh-TW"/>
          </w:rPr>
          <w:delText>药学研究（支持</w:delText>
        </w:r>
        <w:r>
          <w:rPr>
            <w:rFonts w:ascii="Times New Roman" w:eastAsia="宋体" w:hAnsi="Times New Roman" w:cs="Times New Roman"/>
            <w:b/>
            <w:color w:val="000000" w:themeColor="text1"/>
            <w:spacing w:val="-8"/>
            <w:sz w:val="24"/>
            <w:szCs w:val="24"/>
            <w:u w:val="single"/>
          </w:rPr>
          <w:delText xml:space="preserve">FDA </w:delText>
        </w:r>
        <w:r>
          <w:rPr>
            <w:rFonts w:ascii="Times New Roman" w:eastAsia="宋体" w:hAnsi="Times New Roman" w:cs="Times New Roman"/>
            <w:b/>
            <w:color w:val="000000" w:themeColor="text1"/>
            <w:spacing w:val="-8"/>
            <w:sz w:val="24"/>
            <w:szCs w:val="24"/>
            <w:u w:val="single"/>
            <w:lang w:val="zh-TW"/>
          </w:rPr>
          <w:delText xml:space="preserve"> I</w:delText>
        </w:r>
        <w:r>
          <w:rPr>
            <w:rFonts w:ascii="Times New Roman" w:eastAsia="宋体" w:hAnsi="Times New Roman" w:cs="Times New Roman"/>
            <w:b/>
            <w:color w:val="000000" w:themeColor="text1"/>
            <w:spacing w:val="-8"/>
            <w:sz w:val="24"/>
            <w:szCs w:val="24"/>
            <w:u w:val="single"/>
            <w:lang w:val="zh-TW"/>
          </w:rPr>
          <w:delText>期临床试验申报）</w:delText>
        </w:r>
        <w:r>
          <w:rPr>
            <w:rFonts w:ascii="Times New Roman" w:eastAsia="黑体" w:hAnsi="Times New Roman" w:cs="Times New Roman" w:hint="default"/>
            <w:color w:val="000000" w:themeColor="text1"/>
            <w:sz w:val="24"/>
            <w:szCs w:val="24"/>
            <w:lang w:val="zh-TW" w:eastAsia="zh-TW"/>
          </w:rPr>
          <w:delText>（需完成的项目</w:delText>
        </w:r>
        <w:r>
          <w:rPr>
            <w:rFonts w:ascii="Times New Roman" w:eastAsia="宋体" w:hAnsi="Times New Roman" w:cs="Times New Roman" w:hint="default"/>
            <w:color w:val="000000" w:themeColor="text1"/>
            <w:spacing w:val="-8"/>
            <w:sz w:val="24"/>
            <w:szCs w:val="24"/>
            <w:lang w:val="zh-TW" w:eastAsia="zh-TW"/>
          </w:rPr>
          <w:delText>、</w:delText>
        </w:r>
        <w:r>
          <w:rPr>
            <w:rFonts w:ascii="Times New Roman" w:eastAsia="黑体" w:hAnsi="Times New Roman" w:cs="Times New Roman" w:hint="default"/>
            <w:color w:val="000000" w:themeColor="text1"/>
            <w:sz w:val="24"/>
            <w:szCs w:val="24"/>
            <w:lang w:val="zh-TW" w:eastAsia="zh-TW"/>
          </w:rPr>
          <w:delText>方案</w:delText>
        </w:r>
        <w:r>
          <w:rPr>
            <w:rFonts w:ascii="Times New Roman" w:eastAsia="黑体" w:hAnsi="Times New Roman" w:cs="Times New Roman" w:hint="default"/>
            <w:color w:val="000000" w:themeColor="text1"/>
            <w:sz w:val="24"/>
            <w:szCs w:val="24"/>
            <w:lang w:val="zh-TW"/>
          </w:rPr>
          <w:delText>及相关说明</w:delText>
        </w:r>
        <w:r>
          <w:rPr>
            <w:rFonts w:ascii="Times New Roman" w:eastAsia="黑体" w:hAnsi="Times New Roman" w:cs="Times New Roman" w:hint="default"/>
            <w:color w:val="000000" w:themeColor="text1"/>
            <w:sz w:val="24"/>
            <w:szCs w:val="24"/>
            <w:lang w:val="zh-TW" w:eastAsia="zh-TW"/>
          </w:rPr>
          <w:delText>见本合同附件</w:delText>
        </w:r>
        <w:r>
          <w:rPr>
            <w:rFonts w:ascii="Times New Roman" w:hAnsi="Times New Roman" w:cs="Times New Roman" w:hint="default"/>
            <w:color w:val="000000" w:themeColor="text1"/>
            <w:sz w:val="24"/>
            <w:szCs w:val="24"/>
          </w:rPr>
          <w:delText>1</w:delText>
        </w:r>
        <w:r>
          <w:rPr>
            <w:rFonts w:ascii="Times New Roman" w:eastAsia="黑体" w:hAnsi="Times New Roman" w:cs="Times New Roman" w:hint="default"/>
            <w:color w:val="000000" w:themeColor="text1"/>
            <w:sz w:val="24"/>
            <w:szCs w:val="24"/>
            <w:lang w:val="zh-TW" w:eastAsia="zh-TW"/>
          </w:rPr>
          <w:delText>）。</w:delText>
        </w:r>
        <w:r>
          <w:rPr>
            <w:rFonts w:ascii="Times New Roman" w:eastAsia="宋体" w:hAnsi="Times New Roman" w:cs="Times New Roman" w:hint="default"/>
            <w:color w:val="000000" w:themeColor="text1"/>
            <w:sz w:val="24"/>
            <w:szCs w:val="24"/>
            <w:lang w:val="zh-TW" w:eastAsia="zh-TW"/>
          </w:rPr>
          <w:delText>乙方遵照</w:delText>
        </w:r>
        <w:r>
          <w:rPr>
            <w:rFonts w:ascii="Times New Roman" w:eastAsia="宋体" w:hAnsi="Times New Roman" w:cs="Times New Roman" w:hint="default"/>
            <w:color w:val="000000" w:themeColor="text1"/>
            <w:sz w:val="24"/>
            <w:szCs w:val="24"/>
            <w:lang w:val="zh-TW"/>
          </w:rPr>
          <w:delText>执行</w:delText>
        </w:r>
        <w:r>
          <w:rPr>
            <w:rFonts w:ascii="Times New Roman" w:eastAsia="宋体" w:hAnsi="Times New Roman" w:cs="Times New Roman" w:hint="default"/>
            <w:color w:val="000000" w:themeColor="text1"/>
            <w:sz w:val="24"/>
            <w:szCs w:val="24"/>
            <w:lang w:val="zh-TW"/>
          </w:rPr>
          <w:delText>NMPA</w:delText>
        </w:r>
        <w:r>
          <w:rPr>
            <w:rFonts w:ascii="Times New Roman" w:eastAsia="宋体" w:hAnsi="Times New Roman" w:cs="Times New Roman" w:hint="default"/>
            <w:color w:val="000000" w:themeColor="text1"/>
            <w:sz w:val="24"/>
            <w:szCs w:val="24"/>
            <w:lang w:val="zh-TW"/>
          </w:rPr>
          <w:delText>、</w:delText>
        </w:r>
        <w:r>
          <w:rPr>
            <w:rFonts w:ascii="Times New Roman" w:eastAsia="宋体" w:hAnsi="Times New Roman" w:cs="Times New Roman" w:hint="default"/>
            <w:color w:val="000000" w:themeColor="text1"/>
            <w:sz w:val="24"/>
            <w:szCs w:val="24"/>
            <w:lang w:val="zh-TW"/>
          </w:rPr>
          <w:delText>FDA</w:delText>
        </w:r>
        <w:r>
          <w:rPr>
            <w:rFonts w:ascii="Times New Roman" w:eastAsia="宋体" w:hAnsi="Times New Roman" w:cs="Times New Roman" w:hint="default"/>
            <w:color w:val="000000" w:themeColor="text1"/>
            <w:sz w:val="24"/>
            <w:szCs w:val="24"/>
            <w:lang w:val="zh-TW"/>
          </w:rPr>
          <w:delText>和</w:delText>
        </w:r>
        <w:r>
          <w:rPr>
            <w:rFonts w:ascii="Times New Roman" w:eastAsia="宋体" w:hAnsi="Times New Roman" w:cs="Times New Roman" w:hint="default"/>
            <w:color w:val="000000" w:themeColor="text1"/>
            <w:sz w:val="24"/>
            <w:szCs w:val="24"/>
            <w:lang w:val="zh-TW"/>
          </w:rPr>
          <w:delText>OECD</w:delText>
        </w:r>
        <w:r>
          <w:rPr>
            <w:rFonts w:ascii="Times New Roman" w:eastAsia="宋体" w:hAnsi="Times New Roman" w:cs="Times New Roman" w:hint="default"/>
            <w:color w:val="000000" w:themeColor="text1"/>
            <w:sz w:val="24"/>
            <w:szCs w:val="24"/>
            <w:lang w:val="zh-TW"/>
          </w:rPr>
          <w:delText>的</w:delText>
        </w:r>
        <w:r>
          <w:rPr>
            <w:rFonts w:ascii="Times New Roman" w:eastAsia="宋体" w:hAnsi="Times New Roman" w:cs="Times New Roman" w:hint="default"/>
            <w:color w:val="000000" w:themeColor="text1"/>
            <w:sz w:val="24"/>
            <w:szCs w:val="24"/>
            <w:lang w:val="zh-TW"/>
          </w:rPr>
          <w:delText>GLP</w:delText>
        </w:r>
        <w:r>
          <w:rPr>
            <w:rFonts w:ascii="Times New Roman" w:eastAsia="宋体" w:hAnsi="Times New Roman" w:cs="Times New Roman" w:hint="default"/>
            <w:color w:val="000000" w:themeColor="text1"/>
            <w:sz w:val="24"/>
            <w:szCs w:val="24"/>
            <w:lang w:val="zh-TW"/>
          </w:rPr>
          <w:delText>，</w:delText>
        </w:r>
        <w:r>
          <w:rPr>
            <w:rFonts w:ascii="Times New Roman" w:eastAsia="宋体" w:hAnsi="Times New Roman" w:cs="Times New Roman" w:hint="default"/>
            <w:color w:val="000000" w:themeColor="text1"/>
            <w:sz w:val="24"/>
            <w:szCs w:val="24"/>
            <w:lang w:val="zh-TW" w:eastAsia="zh-TW"/>
          </w:rPr>
          <w:delText>并</w:delText>
        </w:r>
        <w:r>
          <w:rPr>
            <w:rFonts w:ascii="Times New Roman" w:eastAsia="宋体" w:hAnsi="Times New Roman" w:cs="Times New Roman"/>
            <w:color w:val="000000" w:themeColor="text1"/>
            <w:sz w:val="24"/>
            <w:szCs w:val="24"/>
            <w:lang w:val="zh-TW"/>
          </w:rPr>
          <w:delText>参照</w:delText>
        </w:r>
        <w:r>
          <w:rPr>
            <w:rFonts w:ascii="Times New Roman" w:eastAsia="宋体" w:hAnsi="Times New Roman" w:cs="Times New Roman" w:hint="default"/>
            <w:color w:val="000000" w:themeColor="text1"/>
            <w:sz w:val="24"/>
            <w:szCs w:val="24"/>
            <w:lang w:val="zh-TW" w:eastAsia="zh-TW"/>
          </w:rPr>
          <w:delText>药物临床前研究的相关技术指导原则，根据供试药品的特性，尊重委托方意愿，基于甲方提供的相关技术和资料制订试验研究方案，并据此负责完成相关的研究工作，并向甲方提供相应的新药申报资料。</w:delText>
        </w:r>
      </w:del>
    </w:p>
    <w:p w14:paraId="705DFEB6" w14:textId="77777777" w:rsidR="0057420F" w:rsidRDefault="0057420F">
      <w:pPr>
        <w:pStyle w:val="Af1"/>
        <w:tabs>
          <w:tab w:val="left" w:pos="6990"/>
        </w:tabs>
        <w:spacing w:line="360" w:lineRule="auto"/>
        <w:ind w:firstLine="448"/>
        <w:rPr>
          <w:rFonts w:ascii="Times New Roman" w:hAnsi="Times New Roman" w:cs="Times New Roman" w:hint="default"/>
          <w:color w:val="000000" w:themeColor="text1"/>
          <w:sz w:val="24"/>
          <w:szCs w:val="24"/>
        </w:rPr>
      </w:pPr>
    </w:p>
    <w:p w14:paraId="61018F9D" w14:textId="77777777" w:rsidR="0057420F" w:rsidRDefault="004B6417">
      <w:pPr>
        <w:pStyle w:val="Af1"/>
        <w:tabs>
          <w:tab w:val="left" w:pos="6990"/>
        </w:tabs>
        <w:spacing w:line="360" w:lineRule="auto"/>
        <w:rPr>
          <w:rFonts w:ascii="Times New Roman" w:eastAsia="黑体" w:hAnsi="Times New Roman" w:cs="Times New Roman" w:hint="default"/>
          <w:color w:val="000000" w:themeColor="text1"/>
          <w:spacing w:val="-8"/>
          <w:sz w:val="24"/>
          <w:szCs w:val="24"/>
        </w:rPr>
      </w:pPr>
      <w:r>
        <w:t>2、both parties' responsibilities</w:t>
      </w:r>
    </w:p>
    <w:p w14:paraId="13EF71D9" w14:textId="77777777" w:rsidR="0057420F" w:rsidRDefault="004B6417">
      <w:pPr>
        <w:pStyle w:val="Af1"/>
        <w:tabs>
          <w:tab w:val="left" w:pos="6990"/>
        </w:tabs>
        <w:spacing w:line="360" w:lineRule="auto"/>
        <w:rPr>
          <w:rFonts w:ascii="Times New Roman" w:hAnsi="Times New Roman" w:cs="Times New Roman" w:hint="default"/>
          <w:color w:val="000000" w:themeColor="text1"/>
          <w:spacing w:val="-8"/>
          <w:sz w:val="24"/>
          <w:szCs w:val="24"/>
          <w:lang w:val="zh-TW" w:eastAsia="zh-TW"/>
        </w:rPr>
      </w:pPr>
      <w:r>
        <w:t>(1) Party A</w:t>
      </w:r>
    </w:p>
    <w:p w14:paraId="63EF5651" w14:textId="77777777" w:rsidR="0057420F" w:rsidRPr="0057420F" w:rsidRDefault="004B6417">
      <w:pPr>
        <w:pStyle w:val="Af1"/>
        <w:tabs>
          <w:tab w:val="left" w:pos="6990"/>
        </w:tabs>
        <w:spacing w:line="360" w:lineRule="auto"/>
        <w:ind w:firstLine="448"/>
        <w:rPr>
          <w:rFonts w:ascii="Times New Roman" w:eastAsia="宋体" w:hAnsi="Times New Roman" w:cs="Times New Roman" w:hint="default"/>
          <w:b/>
          <w:bCs/>
          <w:spacing w:val="-8"/>
          <w:lang w:eastAsia="zh-TW"/>
          <w:rPrChange w:id="51" w:author="liqin xie" w:date="2025-05-23T15:08:00Z">
            <w:rPr>
              <w:rFonts w:ascii="Times New Roman" w:eastAsia="宋体" w:hAnsi="Times New Roman" w:cs="Times New Roman" w:hint="default"/>
              <w:color w:val="000000" w:themeColor="text1"/>
              <w:spacing w:val="-8"/>
              <w:sz w:val="24"/>
              <w:szCs w:val="24"/>
              <w:lang w:val="zh-TW" w:eastAsia="zh-TW"/>
            </w:rPr>
          </w:rPrChange>
        </w:rPr>
      </w:pPr>
      <w:r>
        <w:t>1. Provide sufficient doses of test drugs or other essential test materials (such as standards, etc.) in a timely manner;</w:t>
      </w:r>
    </w:p>
    <w:p w14:paraId="6FCF3C03" w14:textId="77777777" w:rsidR="0057420F" w:rsidRDefault="004B6417">
      <w:pPr>
        <w:pStyle w:val="Af1"/>
        <w:tabs>
          <w:tab w:val="left" w:pos="6990"/>
        </w:tabs>
        <w:spacing w:line="360" w:lineRule="auto"/>
        <w:ind w:firstLine="448"/>
        <w:rPr>
          <w:rFonts w:ascii="Times New Roman" w:hAnsi="Times New Roman" w:cs="Times New Roman" w:hint="default"/>
          <w:color w:val="000000" w:themeColor="text1"/>
          <w:spacing w:val="-8"/>
          <w:sz w:val="24"/>
          <w:szCs w:val="24"/>
        </w:rPr>
      </w:pPr>
      <w:r>
        <w:t>2、pay the test fee to Party B on time as agreed in this contract；</w:t>
      </w:r>
    </w:p>
    <w:p w14:paraId="7C3E3014" w14:textId="77777777" w:rsidR="0057420F" w:rsidRDefault="004B6417">
      <w:pPr>
        <w:pStyle w:val="Af1"/>
        <w:tabs>
          <w:tab w:val="left" w:pos="6990"/>
        </w:tabs>
        <w:spacing w:line="360" w:lineRule="auto"/>
        <w:ind w:firstLine="444"/>
        <w:rPr>
          <w:rFonts w:ascii="Times New Roman" w:eastAsia="宋体" w:hAnsi="Times New Roman" w:cs="Times New Roman" w:hint="default"/>
          <w:color w:val="000000" w:themeColor="text1"/>
          <w:spacing w:val="-8"/>
          <w:sz w:val="24"/>
          <w:szCs w:val="24"/>
          <w:lang w:val="zh-TW" w:eastAsia="zh-TW"/>
        </w:rPr>
      </w:pPr>
      <w:r>
        <w:t>Use validated LC-MS/MS methods to detect the concentration of the test substance in rat plasma samples and use winnolin software to calculate relevant pharmacokinetic parameters.</w:t>
      </w:r>
    </w:p>
    <w:p w14:paraId="387BE56B" w14:textId="77777777" w:rsidR="0057420F" w:rsidRDefault="004B6417">
      <w:pPr>
        <w:pStyle w:val="Af1"/>
        <w:tabs>
          <w:tab w:val="left" w:pos="6990"/>
        </w:tabs>
        <w:spacing w:line="360" w:lineRule="auto"/>
        <w:ind w:firstLine="448"/>
        <w:rPr>
          <w:ins w:id="61" w:author="liqin xie" w:date="2025-05-23T15:12:00Z"/>
          <w:rFonts w:ascii="Times New Roman" w:eastAsia="宋体" w:hAnsi="Times New Roman" w:cs="Times New Roman" w:hint="default"/>
          <w:b/>
          <w:bCs/>
          <w:spacing w:val="-8"/>
          <w:lang w:eastAsia="zh-TW"/>
        </w:rPr>
      </w:pPr>
      <w:r>
        <w:rPr>
          <w:rFonts w:ascii="Times New Roman" w:hAnsi="Times New Roman" w:cs="Times New Roman" w:hint="default"/>
          <w:color w:val="000000" w:themeColor="text1"/>
          <w:spacing w:val="-8"/>
          <w:sz w:val="24"/>
          <w:szCs w:val="24"/>
        </w:rPr>
        <w:t>4</w:t>
      </w:r>
      <w:r>
        <w:rPr>
          <w:rFonts w:ascii="Times New Roman" w:eastAsia="宋体" w:hAnsi="Times New Roman" w:cs="Times New Roman" w:hint="default"/>
          <w:color w:val="000000" w:themeColor="text1"/>
          <w:spacing w:val="-8"/>
          <w:sz w:val="24"/>
          <w:szCs w:val="24"/>
          <w:lang w:val="zh-TW" w:eastAsia="zh-TW"/>
        </w:rPr>
        <w:t>、</w:t>
      </w:r>
      <w:ins w:id="62" w:author="liqin xie" w:date="2025-05-23T15:12:00Z">
        <w:r>
          <w:rPr>
            <w:rFonts w:ascii="Times New Roman" w:eastAsia="宋体" w:hAnsi="Times New Roman" w:cs="Times New Roman"/>
            <w:b/>
            <w:bCs/>
            <w:spacing w:val="-8"/>
            <w:lang w:eastAsia="zh-TW"/>
          </w:rPr>
          <w:t>对乙方提交的各阶段报告及时验收、确认或反馈意见</w:t>
        </w:r>
      </w:ins>
    </w:p>
    <w:p w14:paraId="78C76C2B" w14:textId="77777777" w:rsidR="0057420F" w:rsidRDefault="004B6417">
      <w:pPr>
        <w:pStyle w:val="Af1"/>
        <w:tabs>
          <w:tab w:val="left" w:pos="6990"/>
        </w:tabs>
        <w:spacing w:line="360" w:lineRule="auto"/>
        <w:ind w:firstLine="448"/>
        <w:rPr>
          <w:rFonts w:ascii="Times New Roman" w:hAnsi="Times New Roman" w:cs="Times New Roman" w:hint="default"/>
          <w:color w:val="000000" w:themeColor="text1"/>
          <w:spacing w:val="-8"/>
          <w:sz w:val="24"/>
          <w:szCs w:val="24"/>
        </w:rPr>
      </w:pPr>
      <w:del w:id="63" w:author="liqin xie" w:date="2025-05-23T15:12:00Z">
        <w:r>
          <w:rPr>
            <w:rFonts w:ascii="Times New Roman" w:eastAsia="宋体" w:hAnsi="Times New Roman" w:cs="Times New Roman" w:hint="default"/>
            <w:color w:val="000000" w:themeColor="text1"/>
            <w:spacing w:val="-8"/>
            <w:sz w:val="24"/>
            <w:szCs w:val="24"/>
            <w:lang w:val="zh-TW" w:eastAsia="zh-TW"/>
          </w:rPr>
          <w:delText>确认乙方设计制定的试验方案。</w:delText>
        </w:r>
      </w:del>
    </w:p>
    <w:p w14:paraId="158DA609" w14:textId="77777777" w:rsidR="0057420F" w:rsidRDefault="004B6417">
      <w:pPr>
        <w:pStyle w:val="Af1"/>
        <w:spacing w:line="360" w:lineRule="auto"/>
        <w:ind w:firstLine="448"/>
        <w:rPr>
          <w:rFonts w:ascii="Times New Roman" w:hAnsi="Times New Roman" w:cs="Times New Roman" w:hint="default"/>
          <w:color w:val="000000" w:themeColor="text1"/>
          <w:spacing w:val="-8"/>
          <w:sz w:val="24"/>
          <w:szCs w:val="24"/>
        </w:rPr>
      </w:pPr>
      <w:r>
        <w:t>5. All results obtained from this research project, including the new drug certificate and production and sales rights, belong to the first party.</w:t>
      </w:r>
    </w:p>
    <w:p w14:paraId="762756D9" w14:textId="77777777" w:rsidR="0057420F" w:rsidRDefault="004B6417">
      <w:pPr>
        <w:pStyle w:val="Af1"/>
        <w:spacing w:line="360" w:lineRule="auto"/>
        <w:ind w:firstLine="448"/>
        <w:rPr>
          <w:rFonts w:ascii="Times New Roman" w:hAnsi="Times New Roman" w:cs="Times New Roman" w:hint="default"/>
          <w:color w:val="000000" w:themeColor="text1"/>
          <w:spacing w:val="-8"/>
          <w:sz w:val="24"/>
          <w:szCs w:val="24"/>
        </w:rPr>
      </w:pPr>
      <w:r>
        <w:t>6. After the trial ends, the first party has the right to recover the remaining test drugs and/or other test materials, packaging, and containers provided to the second party for testing.</w:t>
      </w:r>
    </w:p>
    <w:p w14:paraId="5E3BA9C8" w14:textId="77777777" w:rsidR="0057420F" w:rsidRDefault="004B6417">
      <w:pPr>
        <w:pStyle w:val="Af1"/>
        <w:spacing w:line="360" w:lineRule="auto"/>
        <w:ind w:firstLine="448"/>
        <w:rPr>
          <w:del w:id="64" w:author="赵剑" w:date="2025-06-04T10:12:00Z"/>
          <w:rFonts w:ascii="Times New Roman" w:eastAsia="宋体" w:hAnsi="Times New Roman" w:cs="Times New Roman" w:hint="default"/>
          <w:color w:val="000000" w:themeColor="text1"/>
          <w:spacing w:val="-8"/>
          <w:sz w:val="24"/>
          <w:szCs w:val="24"/>
          <w:lang w:val="zh-TW" w:eastAsia="zh-TW"/>
        </w:rPr>
      </w:pPr>
      <w:r>
        <w:t>7. Items and costs added or supplemented due to changes in FDA requirements shall be negotiated separately by both parties.</w:t>
      </w:r>
    </w:p>
    <w:p w14:paraId="551795A3" w14:textId="77777777" w:rsidR="0057420F" w:rsidRDefault="004B6417">
      <w:pPr>
        <w:pStyle w:val="Af1"/>
        <w:spacing w:line="360" w:lineRule="auto"/>
        <w:ind w:firstLine="448"/>
        <w:rPr>
          <w:rFonts w:eastAsia="宋体" w:hint="default"/>
          <w:color w:val="000000" w:themeColor="text1"/>
          <w:spacing w:val="-8"/>
        </w:rPr>
      </w:pPr>
      <w:del w:id="65" w:author="赵剑" w:date="2025-06-04T10:12:00Z">
        <w:r>
          <w:rPr>
            <w:rFonts w:eastAsia="宋体"/>
            <w:color w:val="000000" w:themeColor="text1"/>
            <w:spacing w:val="-8"/>
          </w:rPr>
          <w:delText>8</w:delText>
        </w:r>
        <w:r>
          <w:rPr>
            <w:rFonts w:eastAsia="宋体"/>
            <w:color w:val="000000" w:themeColor="text1"/>
            <w:spacing w:val="-8"/>
            <w:lang w:val="zh-TW" w:eastAsia="zh-TW"/>
          </w:rPr>
          <w:delText>、</w:delText>
        </w:r>
      </w:del>
      <w:del w:id="66" w:author="liqin xie" w:date="2025-05-23T15:12:00Z">
        <w:r>
          <w:rPr>
            <w:rFonts w:eastAsia="宋体"/>
            <w:color w:val="000000" w:themeColor="text1"/>
            <w:spacing w:val="-8"/>
            <w:lang w:val="zh-TW" w:eastAsia="zh-TW"/>
          </w:rPr>
          <w:delText>与乙方协商辅料供应商的选择</w:delText>
        </w:r>
        <w:r>
          <w:rPr>
            <w:rFonts w:eastAsia="宋体"/>
            <w:color w:val="000000" w:themeColor="text1"/>
            <w:spacing w:val="-8"/>
            <w:lang w:val="zh-TW" w:eastAsia="zh-TW"/>
          </w:rPr>
          <w:delText xml:space="preserve">, </w:delText>
        </w:r>
        <w:r>
          <w:rPr>
            <w:rFonts w:eastAsia="宋体"/>
            <w:color w:val="000000" w:themeColor="text1"/>
            <w:spacing w:val="-8"/>
            <w:lang w:val="zh-TW" w:eastAsia="zh-TW"/>
          </w:rPr>
          <w:delText>承担辅料和包装材料等</w:delText>
        </w:r>
      </w:del>
      <w:r>
        <w:rPr>
          <w:rFonts w:eastAsia="宋体"/>
          <w:color w:val="000000" w:themeColor="text1"/>
          <w:spacing w:val="-8"/>
          <w:lang w:val="zh-TW" w:eastAsia="zh-TW"/>
        </w:rPr>
        <w:t>；</w:t>
      </w:r>
    </w:p>
    <w:p w14:paraId="77C9AE86" w14:textId="77777777" w:rsidR="0057420F" w:rsidRDefault="0057420F">
      <w:pPr>
        <w:pStyle w:val="Af1"/>
        <w:spacing w:line="360" w:lineRule="auto"/>
        <w:ind w:firstLine="448"/>
        <w:rPr>
          <w:rFonts w:ascii="Times New Roman" w:eastAsia="宋体" w:hAnsi="Times New Roman" w:cs="Times New Roman" w:hint="default"/>
          <w:color w:val="000000" w:themeColor="text1"/>
          <w:spacing w:val="-8"/>
          <w:sz w:val="24"/>
          <w:szCs w:val="24"/>
          <w:lang w:val="zh-TW" w:eastAsia="zh-TW"/>
        </w:rPr>
      </w:pPr>
    </w:p>
    <w:p w14:paraId="0F39523A" w14:textId="77777777" w:rsidR="0057420F" w:rsidRDefault="0057420F">
      <w:pPr>
        <w:pStyle w:val="Af1"/>
        <w:tabs>
          <w:tab w:val="left" w:pos="6990"/>
        </w:tabs>
        <w:spacing w:line="360" w:lineRule="auto"/>
        <w:ind w:firstLine="672"/>
        <w:rPr>
          <w:rFonts w:ascii="Times New Roman" w:hAnsi="Times New Roman" w:cs="Times New Roman" w:hint="default"/>
          <w:color w:val="000000" w:themeColor="text1"/>
          <w:spacing w:val="-8"/>
          <w:sz w:val="24"/>
          <w:szCs w:val="24"/>
        </w:rPr>
      </w:pPr>
    </w:p>
    <w:p w14:paraId="2514452D" w14:textId="77777777" w:rsidR="0057420F" w:rsidRDefault="004B6417">
      <w:pPr>
        <w:pStyle w:val="Af1"/>
        <w:tabs>
          <w:tab w:val="left" w:pos="6990"/>
        </w:tabs>
        <w:spacing w:line="360" w:lineRule="auto"/>
        <w:ind w:left="896" w:hanging="896"/>
        <w:rPr>
          <w:rFonts w:ascii="Times New Roman" w:hAnsi="Times New Roman" w:cs="Times New Roman" w:hint="default"/>
          <w:color w:val="000000" w:themeColor="text1"/>
          <w:spacing w:val="-8"/>
          <w:sz w:val="24"/>
          <w:szCs w:val="24"/>
          <w:lang w:val="zh-TW" w:eastAsia="zh-TW"/>
        </w:rPr>
      </w:pPr>
      <w:r>
        <w:t>（2）payment method and time</w:t>
      </w:r>
    </w:p>
    <w:p w14:paraId="15AE9B7A" w14:textId="77777777" w:rsidR="0057420F" w:rsidRPr="0057420F" w:rsidRDefault="004B6417">
      <w:pPr>
        <w:pStyle w:val="Af1"/>
        <w:spacing w:line="360" w:lineRule="auto"/>
        <w:ind w:firstLine="480"/>
        <w:rPr>
          <w:rFonts w:ascii="Times New Roman" w:eastAsia="宋体" w:hAnsi="Times New Roman" w:cs="Times New Roman" w:hint="default"/>
          <w:b/>
          <w:bCs/>
          <w:rPrChange w:id="67" w:author="liqin xie" w:date="2025-05-23T15:26:00Z">
            <w:rPr>
              <w:rFonts w:ascii="Times New Roman" w:hAnsi="Times New Roman" w:cs="Times New Roman" w:hint="default"/>
              <w:color w:val="000000" w:themeColor="text1"/>
              <w:sz w:val="24"/>
              <w:szCs w:val="24"/>
            </w:rPr>
          </w:rPrChange>
        </w:rPr>
      </w:pPr>
      <w:r>
        <w:t>Method validation complies with the 2020 Pharmacopoeia "Guidelines for Validation of Quantitative Analysis Methods for Biological Samples" and the "Technical Guidelines for Non-clinical Pharmacokinetic Studies of Drugs" issued in 2014</w:t>
      </w:r>
    </w:p>
    <w:p w14:paraId="668F5FC6" w14:textId="77777777" w:rsidR="0057420F" w:rsidRDefault="004B6417">
      <w:pPr>
        <w:pStyle w:val="Af1"/>
        <w:tabs>
          <w:tab w:val="left" w:pos="6990"/>
        </w:tabs>
        <w:spacing w:line="360" w:lineRule="auto"/>
        <w:ind w:firstLine="480"/>
        <w:rPr>
          <w:ins w:id="75" w:author="赵剑" w:date="2025-06-04T09:46:00Z"/>
          <w:rFonts w:ascii="Times New Roman" w:eastAsia="宋体" w:hAnsi="Times New Roman" w:cs="Times New Roman" w:hint="default"/>
          <w:color w:val="000000" w:themeColor="text1"/>
          <w:sz w:val="24"/>
          <w:szCs w:val="24"/>
          <w:lang w:val="zh-TW" w:eastAsia="zh-TW"/>
        </w:rPr>
      </w:pPr>
      <w:r>
        <w:t>2. Responsible for the scientificity of the test results, confidentiality of the test drug and results, and shall not disclose the purpose, progress, or results of this experiment to third parties (except as agreed by both parties for publication), nor disclose the results and samples of this contract project to third parties.</w:t>
      </w:r>
    </w:p>
    <w:p w14:paraId="17277E74" w14:textId="31EAAF83" w:rsidR="0057420F" w:rsidRDefault="004B6417">
      <w:pPr>
        <w:pStyle w:val="Af1"/>
        <w:tabs>
          <w:tab w:val="left" w:pos="6990"/>
        </w:tabs>
        <w:spacing w:line="360" w:lineRule="auto"/>
        <w:ind w:firstLine="480"/>
        <w:rPr>
          <w:rFonts w:ascii="Times New Roman" w:eastAsia="宋体" w:hAnsi="Times New Roman" w:cs="Times New Roman" w:hint="default"/>
          <w:color w:val="000000" w:themeColor="text1"/>
          <w:sz w:val="24"/>
          <w:szCs w:val="24"/>
        </w:rPr>
      </w:pPr>
      <w:ins w:id="76" w:author="赵剑" w:date="2025-06-04T09:46:00Z">
        <w:r>
          <w:rPr>
            <w:rFonts w:ascii="Times New Roman" w:eastAsia="宋体" w:hAnsi="Times New Roman" w:cs="Times New Roman"/>
            <w:color w:val="000000" w:themeColor="text1"/>
            <w:sz w:val="24"/>
            <w:szCs w:val="24"/>
          </w:rPr>
          <w:t>3</w:t>
        </w:r>
        <w:r>
          <w:rPr>
            <w:rFonts w:ascii="Times New Roman" w:eastAsia="宋体" w:hAnsi="Times New Roman" w:cs="Times New Roman"/>
            <w:color w:val="000000" w:themeColor="text1"/>
            <w:sz w:val="24"/>
            <w:szCs w:val="24"/>
          </w:rPr>
          <w:t>、对</w:t>
        </w:r>
      </w:ins>
      <w:ins w:id="77" w:author="Lenovo" w:date="2025-06-11T10:07:00Z">
        <w:r w:rsidR="009026FF">
          <w:rPr>
            <w:rFonts w:ascii="Times New Roman" w:eastAsia="宋体" w:hAnsi="Times New Roman" w:cs="Times New Roman"/>
            <w:color w:val="000000" w:themeColor="text1"/>
            <w:sz w:val="24"/>
            <w:szCs w:val="24"/>
          </w:rPr>
          <w:t>于合同中不</w:t>
        </w:r>
      </w:ins>
      <w:ins w:id="78" w:author="Lenovo" w:date="2025-06-11T10:12:00Z">
        <w:r w:rsidR="009026FF">
          <w:rPr>
            <w:rFonts w:ascii="Times New Roman" w:eastAsia="宋体" w:hAnsi="Times New Roman" w:cs="Times New Roman"/>
            <w:color w:val="000000" w:themeColor="text1"/>
            <w:sz w:val="24"/>
            <w:szCs w:val="24"/>
          </w:rPr>
          <w:t>包含</w:t>
        </w:r>
      </w:ins>
      <w:ins w:id="79" w:author="Lenovo" w:date="2025-06-11T10:07:00Z">
        <w:r w:rsidR="009026FF">
          <w:rPr>
            <w:rFonts w:ascii="Times New Roman" w:eastAsia="宋体" w:hAnsi="Times New Roman" w:cs="Times New Roman"/>
            <w:color w:val="000000" w:themeColor="text1"/>
            <w:sz w:val="24"/>
            <w:szCs w:val="24"/>
          </w:rPr>
          <w:t>的</w:t>
        </w:r>
      </w:ins>
      <w:ins w:id="80" w:author="Lenovo" w:date="2025-06-11T10:08:00Z">
        <w:r w:rsidR="009026FF">
          <w:rPr>
            <w:rFonts w:ascii="Times New Roman" w:eastAsia="宋体" w:hAnsi="Times New Roman" w:cs="Times New Roman"/>
            <w:color w:val="000000" w:themeColor="text1"/>
            <w:sz w:val="24"/>
            <w:szCs w:val="24"/>
          </w:rPr>
          <w:t>但</w:t>
        </w:r>
      </w:ins>
      <w:ins w:id="81" w:author="Lenovo" w:date="2025-06-11T10:09:00Z">
        <w:r w:rsidR="009026FF">
          <w:rPr>
            <w:rFonts w:ascii="Times New Roman" w:eastAsia="宋体" w:hAnsi="Times New Roman" w:cs="Times New Roman"/>
            <w:color w:val="000000" w:themeColor="text1"/>
            <w:sz w:val="24"/>
            <w:szCs w:val="24"/>
          </w:rPr>
          <w:t>对于</w:t>
        </w:r>
      </w:ins>
      <w:ins w:id="82" w:author="Lenovo" w:date="2025-06-11T10:08:00Z">
        <w:r w:rsidR="009026FF">
          <w:rPr>
            <w:rFonts w:ascii="Times New Roman" w:eastAsia="宋体" w:hAnsi="Times New Roman" w:cs="Times New Roman"/>
            <w:b/>
            <w:bCs/>
          </w:rPr>
          <w:t>FDA IND</w:t>
        </w:r>
        <w:r w:rsidR="009026FF">
          <w:rPr>
            <w:rFonts w:ascii="Times New Roman" w:eastAsia="宋体" w:hAnsi="Times New Roman" w:cs="Times New Roman"/>
            <w:b/>
            <w:bCs/>
          </w:rPr>
          <w:t>申报</w:t>
        </w:r>
      </w:ins>
      <w:ins w:id="83" w:author="Lenovo" w:date="2025-06-11T10:09:00Z">
        <w:r w:rsidR="009026FF">
          <w:rPr>
            <w:rFonts w:ascii="Times New Roman" w:eastAsia="宋体" w:hAnsi="Times New Roman" w:cs="Times New Roman"/>
            <w:b/>
            <w:bCs/>
          </w:rPr>
          <w:t>必需的</w:t>
        </w:r>
      </w:ins>
      <w:ins w:id="84" w:author="Lenovo" w:date="2025-06-11T10:10:00Z">
        <w:r w:rsidR="009026FF">
          <w:rPr>
            <w:rFonts w:ascii="Times New Roman" w:eastAsia="宋体" w:hAnsi="Times New Roman" w:cs="Times New Roman"/>
            <w:b/>
            <w:bCs/>
          </w:rPr>
          <w:t>，约定</w:t>
        </w:r>
      </w:ins>
      <w:bookmarkStart w:id="85" w:name="_GoBack"/>
      <w:bookmarkEnd w:id="85"/>
      <w:ins w:id="86" w:author="Lenovo" w:date="2025-06-11T10:08:00Z">
        <w:r w:rsidR="009026FF">
          <w:rPr>
            <w:rFonts w:ascii="Times New Roman" w:eastAsia="宋体" w:hAnsi="Times New Roman" w:cs="Times New Roman"/>
            <w:color w:val="000000" w:themeColor="text1"/>
            <w:sz w:val="24"/>
            <w:szCs w:val="24"/>
          </w:rPr>
          <w:t>由甲方完成</w:t>
        </w:r>
      </w:ins>
      <w:ins w:id="87" w:author="Lenovo" w:date="2025-06-11T10:10:00Z">
        <w:r w:rsidR="009026FF">
          <w:rPr>
            <w:rFonts w:ascii="Times New Roman" w:eastAsia="宋体" w:hAnsi="Times New Roman" w:cs="Times New Roman"/>
            <w:color w:val="000000" w:themeColor="text1"/>
            <w:sz w:val="24"/>
            <w:szCs w:val="24"/>
          </w:rPr>
          <w:t>的</w:t>
        </w:r>
      </w:ins>
      <w:ins w:id="88" w:author="赵剑" w:date="2025-06-04T09:46:00Z">
        <w:r>
          <w:rPr>
            <w:rFonts w:ascii="Times New Roman" w:eastAsia="宋体" w:hAnsi="Times New Roman" w:cs="Times New Roman"/>
            <w:color w:val="000000" w:themeColor="text1"/>
            <w:sz w:val="24"/>
            <w:szCs w:val="24"/>
          </w:rPr>
          <w:t>药效</w:t>
        </w:r>
      </w:ins>
      <w:ins w:id="89" w:author="Lenovo" w:date="2025-06-11T10:10:00Z">
        <w:r w:rsidR="009026FF">
          <w:rPr>
            <w:rFonts w:ascii="Times New Roman" w:eastAsia="宋体" w:hAnsi="Times New Roman" w:cs="Times New Roman"/>
            <w:color w:val="000000" w:themeColor="text1"/>
            <w:sz w:val="24"/>
            <w:szCs w:val="24"/>
          </w:rPr>
          <w:t>学</w:t>
        </w:r>
      </w:ins>
      <w:ins w:id="90" w:author="赵剑" w:date="2025-06-04T09:46:00Z">
        <w:r>
          <w:rPr>
            <w:rFonts w:ascii="Times New Roman" w:eastAsia="宋体" w:hAnsi="Times New Roman" w:cs="Times New Roman"/>
            <w:color w:val="000000" w:themeColor="text1"/>
            <w:sz w:val="24"/>
            <w:szCs w:val="24"/>
          </w:rPr>
          <w:t>实验</w:t>
        </w:r>
      </w:ins>
      <w:ins w:id="91" w:author="Lenovo" w:date="2025-06-11T10:10:00Z">
        <w:r w:rsidR="009026FF">
          <w:rPr>
            <w:rFonts w:ascii="Times New Roman" w:eastAsia="宋体" w:hAnsi="Times New Roman" w:cs="Times New Roman"/>
            <w:color w:val="000000" w:themeColor="text1"/>
            <w:sz w:val="24"/>
            <w:szCs w:val="24"/>
          </w:rPr>
          <w:t>等</w:t>
        </w:r>
      </w:ins>
      <w:ins w:id="92" w:author="赵剑" w:date="2025-06-04T09:46:00Z">
        <w:r>
          <w:rPr>
            <w:rFonts w:ascii="Times New Roman" w:eastAsia="宋体" w:hAnsi="Times New Roman" w:cs="Times New Roman"/>
            <w:color w:val="000000" w:themeColor="text1"/>
            <w:sz w:val="24"/>
            <w:szCs w:val="24"/>
          </w:rPr>
          <w:t>方案</w:t>
        </w:r>
      </w:ins>
      <w:ins w:id="93" w:author="Lenovo" w:date="2025-06-11T10:10:00Z">
        <w:r w:rsidR="009026FF">
          <w:rPr>
            <w:rFonts w:ascii="Times New Roman" w:eastAsia="宋体" w:hAnsi="Times New Roman" w:cs="Times New Roman"/>
            <w:color w:val="000000" w:themeColor="text1"/>
            <w:sz w:val="24"/>
            <w:szCs w:val="24"/>
          </w:rPr>
          <w:t>的</w:t>
        </w:r>
      </w:ins>
      <w:ins w:id="94" w:author="赵剑" w:date="2025-06-04T09:46:00Z">
        <w:r>
          <w:rPr>
            <w:rFonts w:ascii="Times New Roman" w:eastAsia="宋体" w:hAnsi="Times New Roman" w:cs="Times New Roman"/>
            <w:color w:val="000000" w:themeColor="text1"/>
            <w:sz w:val="24"/>
            <w:szCs w:val="24"/>
          </w:rPr>
          <w:t>科学性，规范性</w:t>
        </w:r>
      </w:ins>
      <w:ins w:id="95" w:author="Lenovo" w:date="2025-06-11T10:10:00Z">
        <w:r w:rsidR="009026FF">
          <w:rPr>
            <w:rFonts w:ascii="Times New Roman" w:eastAsia="宋体" w:hAnsi="Times New Roman" w:cs="Times New Roman"/>
            <w:color w:val="000000" w:themeColor="text1"/>
            <w:sz w:val="24"/>
            <w:szCs w:val="24"/>
          </w:rPr>
          <w:t>，完整性，</w:t>
        </w:r>
      </w:ins>
      <w:ins w:id="96" w:author="赵剑" w:date="2025-06-04T09:46:00Z">
        <w:r>
          <w:rPr>
            <w:rFonts w:ascii="Times New Roman" w:eastAsia="宋体" w:hAnsi="Times New Roman" w:cs="Times New Roman"/>
            <w:color w:val="000000" w:themeColor="text1"/>
            <w:sz w:val="24"/>
            <w:szCs w:val="24"/>
          </w:rPr>
          <w:t>进行审核</w:t>
        </w:r>
      </w:ins>
      <w:ins w:id="97" w:author="赵剑" w:date="2025-06-04T09:47:00Z">
        <w:r>
          <w:rPr>
            <w:rFonts w:ascii="Times New Roman" w:eastAsia="宋体" w:hAnsi="Times New Roman" w:cs="Times New Roman"/>
            <w:color w:val="000000" w:themeColor="text1"/>
            <w:sz w:val="24"/>
            <w:szCs w:val="24"/>
          </w:rPr>
          <w:t>，指导</w:t>
        </w:r>
      </w:ins>
      <w:ins w:id="98" w:author="Lenovo" w:date="2025-06-11T10:10:00Z">
        <w:r w:rsidR="009026FF">
          <w:rPr>
            <w:rFonts w:ascii="Times New Roman" w:eastAsia="宋体" w:hAnsi="Times New Roman" w:cs="Times New Roman"/>
            <w:color w:val="000000" w:themeColor="text1"/>
            <w:sz w:val="24"/>
            <w:szCs w:val="24"/>
          </w:rPr>
          <w:t>，</w:t>
        </w:r>
      </w:ins>
      <w:ins w:id="99" w:author="Lenovo" w:date="2025-06-11T10:11:00Z">
        <w:r w:rsidR="009026FF">
          <w:rPr>
            <w:rFonts w:ascii="Times New Roman" w:eastAsia="宋体" w:hAnsi="Times New Roman" w:cs="Times New Roman"/>
            <w:color w:val="000000" w:themeColor="text1"/>
            <w:sz w:val="24"/>
            <w:szCs w:val="24"/>
          </w:rPr>
          <w:t>协助甲方按</w:t>
        </w:r>
        <w:r w:rsidR="009026FF">
          <w:rPr>
            <w:rFonts w:ascii="Times New Roman" w:eastAsia="宋体" w:hAnsi="Times New Roman" w:cs="Times New Roman"/>
            <w:b/>
            <w:bCs/>
          </w:rPr>
          <w:t>FDA IND</w:t>
        </w:r>
        <w:r w:rsidR="009026FF">
          <w:rPr>
            <w:rFonts w:ascii="Times New Roman" w:eastAsia="宋体" w:hAnsi="Times New Roman" w:cs="Times New Roman"/>
            <w:b/>
            <w:bCs/>
          </w:rPr>
          <w:t>申报</w:t>
        </w:r>
        <w:r w:rsidR="009026FF">
          <w:rPr>
            <w:rFonts w:ascii="Times New Roman" w:eastAsia="宋体" w:hAnsi="Times New Roman" w:cs="Times New Roman"/>
            <w:b/>
            <w:bCs/>
          </w:rPr>
          <w:t>要求完成相应研究工作，并完成相应研究内容</w:t>
        </w:r>
      </w:ins>
      <w:ins w:id="100" w:author="Lenovo" w:date="2025-06-11T10:12:00Z">
        <w:r w:rsidR="009026FF">
          <w:rPr>
            <w:rFonts w:ascii="Times New Roman" w:eastAsia="宋体" w:hAnsi="Times New Roman" w:cs="Times New Roman"/>
            <w:b/>
            <w:bCs/>
          </w:rPr>
          <w:t>的申报材料的撰写</w:t>
        </w:r>
      </w:ins>
      <w:ins w:id="101" w:author="赵剑" w:date="2025-06-04T09:47:00Z">
        <w:r>
          <w:rPr>
            <w:rFonts w:ascii="Times New Roman" w:eastAsia="宋体" w:hAnsi="Times New Roman" w:cs="Times New Roman"/>
            <w:color w:val="000000" w:themeColor="text1"/>
            <w:sz w:val="24"/>
            <w:szCs w:val="24"/>
          </w:rPr>
          <w:t>。</w:t>
        </w:r>
      </w:ins>
    </w:p>
    <w:p w14:paraId="255A2192" w14:textId="77777777" w:rsidR="0057420F" w:rsidRDefault="004B6417">
      <w:pPr>
        <w:pStyle w:val="Af1"/>
        <w:tabs>
          <w:tab w:val="left" w:pos="6990"/>
        </w:tabs>
        <w:spacing w:line="360" w:lineRule="auto"/>
        <w:ind w:firstLine="480"/>
        <w:rPr>
          <w:rFonts w:ascii="Times New Roman" w:eastAsia="宋体" w:hAnsi="Times New Roman" w:cs="Times New Roman" w:hint="default"/>
          <w:color w:val="000000" w:themeColor="text1"/>
          <w:sz w:val="24"/>
          <w:szCs w:val="24"/>
          <w:lang w:val="zh-TW"/>
        </w:rPr>
      </w:pPr>
      <w:r>
        <w:t>Start the trial immediately upon receipt of the first phase of trial fees and sufficient test samples, complete the trial and data sorting work on time according to the timeline, and provide Party A with complete, standardized, and drug application materials that meet new drug research requirements. If Party A cannot provide research funds and test samples in a timely manner, or if it is indeed difficult to overcome under existing levels and conditions, the trial time can be extended upon mutual agreement.</w:t>
      </w:r>
    </w:p>
    <w:p w14:paraId="0DC6B46F"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rPr>
      </w:pPr>
      <w:r>
        <w:t>When applying clinically, if there are additional projects beyond this contract, the second party should assist the first party promptly in supplementing and completing the required application materials according to FDA requirements.</w:t>
      </w:r>
    </w:p>
    <w:p w14:paraId="1B04CA5D"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rPr>
      </w:pPr>
      <w:r>
        <w:t>Responsible for answering questions raised during the FDA new drug review process regarding the trials conducted until the review is completed. If a live defense is needed, Party B will actively cooperate with Party A, and the round-trip travel expenses will be borne by Party A.</w:t>
      </w:r>
    </w:p>
    <w:p w14:paraId="21D40291" w14:textId="77777777" w:rsidR="0057420F" w:rsidRDefault="004B6417">
      <w:pPr>
        <w:pStyle w:val="Af1"/>
        <w:tabs>
          <w:tab w:val="left" w:pos="6990"/>
        </w:tabs>
        <w:spacing w:line="360" w:lineRule="auto"/>
        <w:ind w:firstLine="445"/>
        <w:rPr>
          <w:rFonts w:ascii="Times New Roman" w:eastAsia="宋体" w:hAnsi="Times New Roman" w:cs="Times New Roman" w:hint="default"/>
          <w:color w:val="000000" w:themeColor="text1"/>
          <w:sz w:val="24"/>
          <w:szCs w:val="24"/>
          <w:lang w:val="zh-TW"/>
        </w:rPr>
      </w:pPr>
      <w:r>
        <w:t>The second party is responsible for the reliability, completeness, and authenticity of the experimental data.</w:t>
      </w:r>
    </w:p>
    <w:p w14:paraId="5D7331AA" w14:textId="77777777" w:rsidR="0057420F" w:rsidRDefault="004B6417">
      <w:pPr>
        <w:pStyle w:val="Af1"/>
        <w:tabs>
          <w:tab w:val="left" w:pos="6990"/>
        </w:tabs>
        <w:spacing w:line="360" w:lineRule="auto"/>
        <w:ind w:firstLine="448"/>
        <w:rPr>
          <w:rFonts w:ascii="Times New Roman" w:eastAsia="宋体" w:hAnsi="Times New Roman" w:cs="Times New Roman" w:hint="default"/>
          <w:color w:val="000000" w:themeColor="text1"/>
          <w:sz w:val="24"/>
          <w:szCs w:val="24"/>
          <w:lang w:val="zh-TW" w:eastAsia="zh-TW"/>
        </w:rPr>
      </w:pPr>
      <w:r>
        <w:t>If the second party stops this project without justifiable reasons, all fees charged shall be refunded to the first party.</w:t>
      </w:r>
    </w:p>
    <w:p w14:paraId="2745416B" w14:textId="77777777" w:rsidR="0057420F" w:rsidRDefault="0057420F">
      <w:pPr>
        <w:pStyle w:val="Af1"/>
        <w:tabs>
          <w:tab w:val="left" w:pos="6990"/>
        </w:tabs>
        <w:spacing w:line="360" w:lineRule="auto"/>
        <w:ind w:firstLine="843"/>
        <w:rPr>
          <w:rFonts w:ascii="Times New Roman" w:hAnsi="Times New Roman" w:cs="Times New Roman" w:hint="default"/>
          <w:color w:val="000000" w:themeColor="text1"/>
          <w:sz w:val="28"/>
          <w:szCs w:val="28"/>
        </w:rPr>
      </w:pPr>
    </w:p>
    <w:p w14:paraId="26EB669C" w14:textId="77777777" w:rsidR="0057420F" w:rsidRDefault="004B6417">
      <w:pPr>
        <w:pStyle w:val="Af1"/>
        <w:tabs>
          <w:tab w:val="left" w:pos="6990"/>
        </w:tabs>
        <w:spacing w:line="360" w:lineRule="auto"/>
        <w:rPr>
          <w:rFonts w:ascii="Times New Roman" w:eastAsia="黑体" w:hAnsi="Times New Roman" w:cs="Times New Roman" w:hint="default"/>
          <w:b/>
          <w:bCs/>
          <w:color w:val="000000" w:themeColor="text1"/>
          <w:spacing w:val="-8"/>
          <w:sz w:val="24"/>
          <w:szCs w:val="24"/>
          <w:lang w:val="zh-TW" w:eastAsia="zh-TW"/>
        </w:rPr>
      </w:pPr>
      <w:r>
        <w:t>three, research and development funds and payment or settlement methods</w:t>
      </w:r>
    </w:p>
    <w:p w14:paraId="2FCC461D" w14:textId="77777777" w:rsidR="0057420F" w:rsidRDefault="004B6417">
      <w:pPr>
        <w:pStyle w:val="Af1"/>
        <w:spacing w:line="360" w:lineRule="auto"/>
        <w:ind w:left="105"/>
        <w:rPr>
          <w:rFonts w:ascii="Times New Roman" w:eastAsia="宋体" w:hAnsi="Times New Roman" w:cs="Times New Roman" w:hint="default"/>
          <w:color w:val="000000" w:themeColor="text1"/>
          <w:sz w:val="24"/>
          <w:szCs w:val="24"/>
          <w:lang w:val="zh-TW" w:eastAsia="zh-TW"/>
        </w:rPr>
      </w:pPr>
      <w:r>
        <w:t>(3) Confidential information includes but is not limited to the following information in written, electronic, and oral forms: project contents, research, testing methods, data and materials, drug registration applications, and related details for drug marketing by Party A, etc.</w:t>
      </w:r>
    </w:p>
    <w:p w14:paraId="4AAA9F66" w14:textId="77777777" w:rsidR="0057420F" w:rsidRPr="0057420F" w:rsidRDefault="004B6417">
      <w:pPr>
        <w:pStyle w:val="Af1"/>
        <w:spacing w:line="360" w:lineRule="auto"/>
        <w:ind w:left="105" w:firstLine="419"/>
        <w:rPr>
          <w:rFonts w:ascii="Times New Roman" w:eastAsia="宋体" w:hAnsi="Times New Roman" w:cs="Times New Roman" w:hint="default"/>
          <w:b/>
          <w:bCs/>
          <w:lang w:eastAsia="zh-TW"/>
          <w:rPrChange w:id="112" w:author="liqin xie" w:date="2025-05-23T15:33:00Z">
            <w:rPr>
              <w:rFonts w:ascii="Times New Roman" w:hAnsi="Times New Roman" w:cs="Times New Roman" w:hint="default"/>
              <w:color w:val="000000" w:themeColor="text1"/>
              <w:sz w:val="24"/>
              <w:szCs w:val="24"/>
            </w:rPr>
          </w:rPrChange>
        </w:rPr>
      </w:pPr>
      <w:r>
        <w:t>the total research and development funds for this project (in words)：RMB。</w:t>
      </w:r>
    </w:p>
    <w:p w14:paraId="0EB1F63B" w14:textId="77777777" w:rsidR="0057420F" w:rsidRDefault="004B6417">
      <w:pPr>
        <w:pStyle w:val="Af1"/>
        <w:spacing w:line="360" w:lineRule="auto"/>
        <w:ind w:left="105"/>
        <w:rPr>
          <w:rFonts w:ascii="Times New Roman" w:eastAsia="宋体" w:hAnsi="Times New Roman" w:cs="Times New Roman" w:hint="default"/>
          <w:color w:val="000000" w:themeColor="text1"/>
          <w:sz w:val="24"/>
          <w:szCs w:val="24"/>
          <w:lang w:val="zh-TW" w:eastAsia="zh-TW"/>
        </w:rPr>
      </w:pPr>
      <w:r>
        <w:t>（1）patent application right</w:t>
      </w:r>
    </w:p>
    <w:p w14:paraId="5C3FF7AB" w14:textId="77777777" w:rsidR="0057420F" w:rsidRDefault="004B6417">
      <w:pPr>
        <w:pStyle w:val="Af1"/>
        <w:numPr>
          <w:ilvl w:val="0"/>
          <w:numId w:val="2"/>
        </w:numPr>
        <w:spacing w:line="360" w:lineRule="auto"/>
        <w:rPr>
          <w:rFonts w:ascii="Times New Roman" w:eastAsia="宋体" w:hAnsi="Times New Roman" w:cs="Times New Roman" w:hint="default"/>
          <w:color w:val="000000" w:themeColor="text1"/>
          <w:sz w:val="24"/>
          <w:szCs w:val="24"/>
          <w:lang w:val="zh-TW"/>
        </w:rPr>
      </w:pPr>
      <w:r>
        <w:t>Use validated LC-MS/MS methods to detect the concentration of the test substance in dog plasma samples and use winnolin software to calculate relevant pharmacokinetic parameters.</w:t>
      </w:r>
    </w:p>
    <w:p w14:paraId="1D0D4AD7" w14:textId="77777777" w:rsidR="0057420F" w:rsidRDefault="004B6417">
      <w:pPr>
        <w:pStyle w:val="Af1"/>
        <w:numPr>
          <w:ilvl w:val="0"/>
          <w:numId w:val="2"/>
        </w:numPr>
        <w:spacing w:line="360" w:lineRule="auto"/>
        <w:rPr>
          <w:rFonts w:ascii="Times New Roman" w:eastAsia="宋体" w:hAnsi="Times New Roman" w:cs="Times New Roman" w:hint="default"/>
          <w:color w:val="000000" w:themeColor="text1"/>
          <w:sz w:val="24"/>
          <w:szCs w:val="24"/>
          <w:lang w:val="zh-TW"/>
        </w:rPr>
      </w:pPr>
      <w:r>
        <w:t>Second payment (10%): Sixty-eight thousand yuan (¥68.00 million), time: Party B completes a batch of safety evaluation batch products and is confirmed by Party A, within 10 working days, provided that this safety evaluation batch product completes the dose exploration experiment (DRF, non-GLP) in rats and beagles in 4 weeks, and the overall project advancement will be determined based on the results;</w:t>
      </w:r>
    </w:p>
    <w:p w14:paraId="21FCED47" w14:textId="77777777" w:rsidR="0057420F" w:rsidRDefault="004B6417">
      <w:pPr>
        <w:pStyle w:val="Af1"/>
        <w:numPr>
          <w:ilvl w:val="0"/>
          <w:numId w:val="2"/>
        </w:numPr>
        <w:spacing w:line="360" w:lineRule="auto"/>
        <w:ind w:left="0" w:firstLineChars="200" w:firstLine="480"/>
        <w:rPr>
          <w:rFonts w:ascii="Times New Roman" w:eastAsia="宋体" w:hAnsi="Times New Roman" w:cs="Times New Roman" w:hint="default"/>
          <w:color w:val="000000" w:themeColor="text1"/>
          <w:sz w:val="24"/>
          <w:szCs w:val="24"/>
          <w:lang w:val="zh-TW"/>
        </w:rPr>
      </w:pPr>
      <w:r>
        <w:t>1. In accordance with the technical guidance principles for non-clinical safety studies of drugs issued by ICH and FDA, carry out NMPA, FDA and OECD, and provide research reports to Party A.</w:t>
      </w:r>
    </w:p>
    <w:p w14:paraId="7F278818" w14:textId="77777777" w:rsidR="0057420F" w:rsidRDefault="004B6417">
      <w:pPr>
        <w:pStyle w:val="Af1"/>
        <w:numPr>
          <w:ilvl w:val="0"/>
          <w:numId w:val="2"/>
        </w:numPr>
        <w:spacing w:line="360" w:lineRule="auto"/>
        <w:ind w:left="0" w:firstLineChars="200" w:firstLine="480"/>
        <w:rPr>
          <w:rFonts w:ascii="Times New Roman" w:eastAsia="宋体" w:hAnsi="Times New Roman" w:cs="Times New Roman" w:hint="default"/>
          <w:color w:val="000000" w:themeColor="text1"/>
          <w:sz w:val="24"/>
          <w:szCs w:val="24"/>
          <w:lang w:val="zh-TW"/>
        </w:rPr>
      </w:pPr>
      <w:r>
        <w:t>Third payment (10%): RMB sixty-eight thousand yuan (¥680,000), time: within 10 working days from the date the pharmacokinetic research work is initiated and confirmed by Party A.</w:t>
      </w:r>
    </w:p>
    <w:p w14:paraId="2A9CEF9D" w14:textId="77777777" w:rsidR="0057420F" w:rsidRDefault="004B6417">
      <w:pPr>
        <w:numPr>
          <w:ilvl w:val="0"/>
          <w:numId w:val="2"/>
        </w:numPr>
        <w:spacing w:line="360" w:lineRule="auto"/>
        <w:ind w:left="0" w:firstLineChars="200" w:firstLine="480"/>
        <w:rPr>
          <w:rFonts w:ascii="宋体" w:hAnsi="宋体"/>
          <w:spacing w:val="-2"/>
          <w:szCs w:val="28"/>
          <w:lang w:eastAsia="zh-CN"/>
        </w:rPr>
      </w:pPr>
      <w:r>
        <w:t>The content of this quotation is confidential information, and without written authorization from the entrusted party, the entrusting party shall not disclose, use, copy or leak this quotation in any other way, otherwise, it will bear legal responsibility.</w:t>
      </w:r>
    </w:p>
    <w:p w14:paraId="61A12D47" w14:textId="77777777" w:rsidR="0057420F" w:rsidRDefault="004B6417">
      <w:pPr>
        <w:numPr>
          <w:ilvl w:val="0"/>
          <w:numId w:val="2"/>
        </w:numPr>
        <w:spacing w:line="360" w:lineRule="auto"/>
        <w:ind w:left="0" w:firstLineChars="200" w:firstLine="476"/>
        <w:rPr>
          <w:rFonts w:ascii="宋体" w:hAnsi="宋体"/>
          <w:lang w:eastAsia="zh-CN"/>
        </w:rPr>
      </w:pPr>
      <w:r>
        <w:t>Selection of excipients: 1. Types and proportions of fillers; 2. Types and proportions of disintegrants; 3. Types and proportions of binders; 4. Types and proportions of lubricants; 5. Specifications and proportions of flow agents, etc.</w:t>
      </w:r>
    </w:p>
    <w:p w14:paraId="7F52F56D" w14:textId="77777777" w:rsidR="0057420F" w:rsidRDefault="004B6417">
      <w:pPr>
        <w:pStyle w:val="Af1"/>
        <w:numPr>
          <w:ilvl w:val="0"/>
          <w:numId w:val="2"/>
        </w:numPr>
        <w:spacing w:line="360" w:lineRule="auto"/>
        <w:jc w:val="left"/>
        <w:rPr>
          <w:rFonts w:ascii="Times New Roman" w:eastAsia="宋体" w:hAnsi="Times New Roman" w:cs="Times New Roman" w:hint="default"/>
          <w:color w:val="000000" w:themeColor="text1"/>
          <w:sz w:val="24"/>
          <w:szCs w:val="24"/>
          <w:lang w:val="zh-TW"/>
        </w:rPr>
      </w:pPr>
      <w:r>
        <w:t>Seventh payment (%): One million two hundred and twenty thousand yuan (¥122.0 million), time: Party B submits the electronic version of the pharmacokinetic and safety evaluation research report materials to Party A (without signature and seal), and payment will be made within 10 working days after Party A's acceptance is qualified. Within 3 days after Party B receives this payment from Party A, the formal written report materials (signed and sealed) will be delivered to Party A.</w:t>
      </w:r>
    </w:p>
    <w:p w14:paraId="2C9E415F" w14:textId="77777777" w:rsidR="0057420F" w:rsidRDefault="004B6417">
      <w:pPr>
        <w:numPr>
          <w:ilvl w:val="0"/>
          <w:numId w:val="2"/>
        </w:numPr>
        <w:spacing w:line="360" w:lineRule="auto"/>
        <w:ind w:left="0" w:firstLineChars="200" w:firstLine="476"/>
        <w:rPr>
          <w:rFonts w:eastAsia="宋体"/>
          <w:color w:val="000000" w:themeColor="text1"/>
          <w:kern w:val="2"/>
          <w:u w:val="single" w:color="000000"/>
          <w:lang w:val="zh-TW" w:eastAsia="zh-CN"/>
        </w:rPr>
      </w:pPr>
      <w:r>
        <w:t>Including 28 days of rat and 28 days of dog trials and 13 weeks of rat and 13 weeks of dog trial TK sample detection and reporting, including 10% ISR and 10% potential retest samples, using WinNonlin 6.</w:t>
      </w:r>
    </w:p>
    <w:p w14:paraId="4E3EAD35" w14:textId="77777777" w:rsidR="0057420F" w:rsidRPr="0057420F" w:rsidRDefault="004B6417">
      <w:pPr>
        <w:numPr>
          <w:ilvl w:val="0"/>
          <w:numId w:val="2"/>
        </w:numPr>
        <w:spacing w:line="360" w:lineRule="auto"/>
        <w:ind w:left="0" w:firstLineChars="200" w:firstLine="480"/>
        <w:rPr>
          <w:ins w:id="141" w:author="xiaoyan zhang" w:date="2025-05-15T15:08:00Z"/>
          <w:rFonts w:eastAsia="宋体"/>
          <w:color w:val="000000" w:themeColor="text1"/>
          <w:kern w:val="2"/>
          <w:u w:val="single" w:color="000000"/>
          <w:lang w:val="zh-TW" w:eastAsia="zh-CN"/>
          <w:rPrChange w:id="142" w:author="xiaoyan zhang" w:date="2025-05-15T15:08:00Z">
            <w:rPr>
              <w:ins w:id="143" w:author="xiaoyan zhang" w:date="2025-05-15T15:08:00Z"/>
              <w:rFonts w:eastAsia="宋体"/>
              <w:color w:val="000000" w:themeColor="text1"/>
              <w:u w:val="single"/>
              <w:lang w:eastAsia="zh-CN"/>
            </w:rPr>
          </w:rPrChange>
        </w:rPr>
      </w:pPr>
      <w:r>
        <w:t>Ninth Period Clause (4.7%): RMB ten thousand yuan in total (¥0 million), Time: Party B provides the complete application materials for FDA submission within six months, promptly inform Party A after approval, and pay the final payment within 10 working days after approval.</w:t>
      </w:r>
    </w:p>
    <w:p w14:paraId="2A77FB37" w14:textId="77777777" w:rsidR="0057420F" w:rsidRDefault="004B6417" w:rsidP="0057420F">
      <w:pPr>
        <w:pStyle w:val="Af1"/>
        <w:spacing w:line="360" w:lineRule="auto"/>
        <w:rPr>
          <w:ins w:id="179" w:author="xiaoyan zhang" w:date="2025-05-15T15:08:00Z"/>
          <w:rFonts w:ascii="Times New Roman" w:eastAsia="宋体" w:hAnsi="Times New Roman" w:cs="Times New Roman" w:hint="default"/>
          <w:color w:val="000000" w:themeColor="text1"/>
          <w:sz w:val="24"/>
          <w:szCs w:val="24"/>
          <w:lang w:val="zh-TW" w:eastAsia="zh-TW"/>
        </w:rPr>
        <w:pPrChange w:id="180" w:author="xiaoyan zhang" w:date="2025-05-15T15:08:00Z">
          <w:pPr>
            <w:pStyle w:val="Af1"/>
            <w:numPr>
              <w:numId w:val="2"/>
            </w:numPr>
            <w:spacing w:line="360" w:lineRule="auto"/>
            <w:ind w:left="840" w:hanging="360"/>
          </w:pPr>
        </w:pPrChange>
      </w:pPr>
      <w:ins w:id="181" w:author="xiaoyan zhang" w:date="2025-05-15T15:08:00Z">
        <w:r>
          <w:rPr>
            <w:rFonts w:eastAsia="宋体"/>
            <w:color w:val="000000" w:themeColor="text1"/>
            <w:u w:val="single"/>
            <w:lang w:eastAsia="zh-TW"/>
          </w:rPr>
          <w:t>备注：</w:t>
        </w:r>
      </w:ins>
      <w:ins w:id="182" w:author="xiaoyan zhang" w:date="2025-05-15T15:09:00Z">
        <w:r>
          <w:rPr>
            <w:rFonts w:ascii="Times New Roman" w:eastAsia="宋体" w:hAnsi="Times New Roman" w:cs="Times New Roman"/>
            <w:color w:val="000000" w:themeColor="text1"/>
            <w:sz w:val="24"/>
            <w:szCs w:val="24"/>
            <w:lang w:val="zh-TW" w:eastAsia="zh-TW"/>
          </w:rPr>
          <w:t>一</w:t>
        </w:r>
      </w:ins>
      <w:ins w:id="183" w:author="xiaoyan zhang" w:date="2025-05-15T15:08:00Z">
        <w:r>
          <w:rPr>
            <w:rFonts w:ascii="Times New Roman" w:eastAsia="宋体" w:hAnsi="Times New Roman" w:cs="Times New Roman"/>
            <w:color w:val="000000" w:themeColor="text1"/>
            <w:sz w:val="24"/>
            <w:szCs w:val="24"/>
            <w:lang w:val="zh-TW" w:eastAsia="zh-TW"/>
          </w:rPr>
          <w:t>期款付款单位和</w:t>
        </w:r>
        <w:r>
          <w:rPr>
            <w:rFonts w:ascii="Times New Roman" w:eastAsia="宋体" w:hAnsi="Times New Roman" w:cs="Times New Roman"/>
            <w:color w:val="000000" w:themeColor="text1"/>
            <w:sz w:val="22"/>
            <w:szCs w:val="22"/>
            <w:lang w:eastAsia="zh-TW"/>
          </w:rPr>
          <w:t>开票单位为黑龙江维康血管病医院有限公司</w:t>
        </w:r>
      </w:ins>
      <w:ins w:id="184" w:author="xiaoyan zhang" w:date="2025-05-15T15:09:00Z">
        <w:r>
          <w:rPr>
            <w:rFonts w:ascii="Times New Roman" w:eastAsia="宋体" w:hAnsi="Times New Roman" w:cs="Times New Roman"/>
            <w:color w:val="000000" w:themeColor="text1"/>
            <w:sz w:val="22"/>
            <w:szCs w:val="22"/>
            <w:lang w:eastAsia="zh-TW"/>
          </w:rPr>
          <w:t>，其余均为</w:t>
        </w:r>
        <w:proofErr w:type="spellStart"/>
        <w:r>
          <w:rPr>
            <w:rFonts w:ascii="Times New Roman" w:eastAsia="宋体" w:hAnsi="Times New Roman" w:cs="Times New Roman"/>
            <w:color w:val="000000" w:themeColor="text1"/>
            <w:sz w:val="22"/>
            <w:szCs w:val="22"/>
            <w:lang w:eastAsia="zh-TW"/>
          </w:rPr>
          <w:t>Curanex</w:t>
        </w:r>
        <w:proofErr w:type="spellEnd"/>
        <w:r>
          <w:rPr>
            <w:rFonts w:ascii="Times New Roman" w:eastAsia="宋体" w:hAnsi="Times New Roman" w:cs="Times New Roman"/>
            <w:color w:val="000000" w:themeColor="text1"/>
            <w:sz w:val="22"/>
            <w:szCs w:val="22"/>
            <w:lang w:eastAsia="zh-TW"/>
          </w:rPr>
          <w:t xml:space="preserve"> Pharmaceuticals </w:t>
        </w:r>
        <w:proofErr w:type="spellStart"/>
        <w:r>
          <w:rPr>
            <w:rFonts w:ascii="Times New Roman" w:eastAsia="宋体" w:hAnsi="Times New Roman" w:cs="Times New Roman"/>
            <w:color w:val="000000" w:themeColor="text1"/>
            <w:sz w:val="22"/>
            <w:szCs w:val="22"/>
            <w:lang w:eastAsia="zh-TW"/>
          </w:rPr>
          <w:t>Inc</w:t>
        </w:r>
        <w:proofErr w:type="spellEnd"/>
        <w:r>
          <w:rPr>
            <w:rFonts w:ascii="Times New Roman" w:eastAsia="宋体" w:hAnsi="Times New Roman" w:cs="Times New Roman"/>
            <w:color w:val="000000" w:themeColor="text1"/>
            <w:sz w:val="22"/>
            <w:szCs w:val="22"/>
            <w:lang w:eastAsia="zh-TW"/>
          </w:rPr>
          <w:t>公司</w:t>
        </w:r>
      </w:ins>
      <w:ins w:id="185" w:author="xiaoyan zhang" w:date="2025-05-15T15:08:00Z">
        <w:r>
          <w:rPr>
            <w:rFonts w:ascii="Times New Roman" w:eastAsia="宋体" w:hAnsi="Times New Roman" w:cs="Times New Roman"/>
            <w:color w:val="000000" w:themeColor="text1"/>
            <w:sz w:val="22"/>
            <w:szCs w:val="22"/>
            <w:lang w:eastAsia="zh-TW"/>
          </w:rPr>
          <w:t>。</w:t>
        </w:r>
        <w:r>
          <w:rPr>
            <w:rFonts w:ascii="Times New Roman" w:eastAsia="宋体" w:hAnsi="Times New Roman" w:cs="Times New Roman" w:hint="default"/>
            <w:color w:val="000000" w:themeColor="text1"/>
            <w:sz w:val="24"/>
            <w:szCs w:val="24"/>
            <w:lang w:val="zh-TW" w:eastAsia="zh-TW"/>
          </w:rPr>
          <w:t xml:space="preserve"> </w:t>
        </w:r>
      </w:ins>
    </w:p>
    <w:p w14:paraId="70753120" w14:textId="77777777" w:rsidR="0057420F" w:rsidRDefault="0057420F" w:rsidP="0057420F">
      <w:pPr>
        <w:spacing w:line="360" w:lineRule="auto"/>
        <w:rPr>
          <w:rFonts w:eastAsia="宋体"/>
          <w:color w:val="000000" w:themeColor="text1"/>
          <w:kern w:val="2"/>
          <w:u w:val="single" w:color="000000"/>
          <w:lang w:val="zh-TW" w:eastAsia="zh-TW"/>
        </w:rPr>
        <w:pPrChange w:id="186" w:author="xiaoyan zhang" w:date="2025-05-15T15:08:00Z">
          <w:pPr>
            <w:numPr>
              <w:numId w:val="2"/>
            </w:numPr>
            <w:spacing w:line="360" w:lineRule="auto"/>
            <w:ind w:left="840" w:firstLineChars="200" w:firstLine="480"/>
          </w:pPr>
        </w:pPrChange>
      </w:pPr>
    </w:p>
    <w:p w14:paraId="55879FF9" w14:textId="77777777" w:rsidR="0057420F" w:rsidRDefault="0057420F">
      <w:pPr>
        <w:pStyle w:val="Af1"/>
        <w:numPr>
          <w:ilvl w:val="255"/>
          <w:numId w:val="0"/>
        </w:numPr>
        <w:spacing w:line="360" w:lineRule="auto"/>
        <w:rPr>
          <w:rFonts w:ascii="Times New Roman" w:eastAsia="宋体" w:hAnsi="Times New Roman" w:cs="Times New Roman" w:hint="default"/>
          <w:color w:val="000000" w:themeColor="text1"/>
          <w:sz w:val="24"/>
          <w:szCs w:val="24"/>
          <w:lang w:val="zh-TW" w:eastAsia="zh-TW"/>
        </w:rPr>
      </w:pPr>
    </w:p>
    <w:p w14:paraId="4F10E581" w14:textId="77777777" w:rsidR="0057420F" w:rsidRDefault="004B6417">
      <w:pPr>
        <w:pStyle w:val="a3"/>
        <w:spacing w:line="360" w:lineRule="auto"/>
        <w:rPr>
          <w:rFonts w:ascii="Times New Roman" w:eastAsia="宋体" w:hAnsi="Times New Roman" w:cs="Times New Roman"/>
          <w:color w:val="000000" w:themeColor="text1"/>
          <w:sz w:val="24"/>
          <w:szCs w:val="24"/>
          <w:u w:color="000000"/>
        </w:rPr>
      </w:pPr>
      <w:r>
        <w:t>Detection indicators: clinical observation, body weight. Collect cardiovascular indicators using a telemetry system [collection times are 3 points before dosing and 6-8 points after dosing; observation time ≥ 5 half-lives)]</w:t>
      </w:r>
    </w:p>
    <w:p w14:paraId="56415BBB" w14:textId="77777777" w:rsidR="0057420F" w:rsidRDefault="004B6417">
      <w:pPr>
        <w:pStyle w:val="a3"/>
        <w:spacing w:line="360" w:lineRule="auto"/>
        <w:rPr>
          <w:rFonts w:ascii="Times New Roman" w:eastAsia="宋体" w:hAnsi="Times New Roman" w:cs="Times New Roman"/>
          <w:color w:val="000000" w:themeColor="text1"/>
          <w:sz w:val="24"/>
          <w:szCs w:val="24"/>
          <w:u w:color="000000"/>
        </w:rPr>
      </w:pPr>
      <w:r>
        <w:t xml:space="preserve">        Note: During the trial, due to the reason of Party A, the formal GLP trial could not be initiated within 3 months after the contract was signed. If animal costs increase by 5% or more thereafter, a supplementary agreement must be signed, and Party A must pay the difference caused by the increase in animal costs.</w:t>
      </w:r>
    </w:p>
    <w:p w14:paraId="2468F4EB" w14:textId="77777777" w:rsidR="0057420F" w:rsidRDefault="0057420F">
      <w:pPr>
        <w:pStyle w:val="Af1"/>
        <w:spacing w:line="360" w:lineRule="auto"/>
        <w:rPr>
          <w:rFonts w:ascii="Times New Roman" w:eastAsia="宋体" w:hAnsi="Times New Roman" w:cs="Times New Roman" w:hint="default"/>
          <w:color w:val="000000" w:themeColor="text1"/>
          <w:sz w:val="24"/>
          <w:szCs w:val="24"/>
          <w:lang w:eastAsia="zh-TW"/>
        </w:rPr>
      </w:pPr>
    </w:p>
    <w:p w14:paraId="6988A8FF" w14:textId="77777777" w:rsidR="0057420F" w:rsidRDefault="004B6417">
      <w:pPr>
        <w:pStyle w:val="Af1"/>
        <w:tabs>
          <w:tab w:val="left" w:pos="6990"/>
        </w:tabs>
        <w:spacing w:line="360" w:lineRule="auto"/>
        <w:rPr>
          <w:rFonts w:ascii="Times New Roman" w:hAnsi="Times New Roman" w:cs="Times New Roman" w:hint="default"/>
          <w:color w:val="000000" w:themeColor="text1"/>
          <w:sz w:val="26"/>
          <w:szCs w:val="26"/>
          <w:lang w:val="zh-TW" w:eastAsia="zh-TW"/>
        </w:rPr>
      </w:pPr>
      <w:r>
        <w:t>four, fulfillment period, location and method</w:t>
      </w:r>
    </w:p>
    <w:p w14:paraId="3AC81F5F" w14:textId="77777777" w:rsidR="0057420F" w:rsidRDefault="004B6417">
      <w:pPr>
        <w:pStyle w:val="a3"/>
        <w:spacing w:line="360" w:lineRule="auto"/>
        <w:ind w:firstLine="420"/>
        <w:rPr>
          <w:rFonts w:ascii="Times New Roman" w:eastAsia="宋体" w:hAnsi="Times New Roman" w:cs="Times New Roman"/>
          <w:color w:val="000000" w:themeColor="text1"/>
          <w:sz w:val="24"/>
          <w:szCs w:val="24"/>
          <w:u w:color="000000"/>
        </w:rPr>
      </w:pPr>
      <w:r>
        <w:t>Performance periods are detailed in attachments one and two. (Note: Attachments one and two are the research schemes proposed by the second party to meet the needs of this contract.)</w:t>
      </w:r>
    </w:p>
    <w:p w14:paraId="2A684619" w14:textId="77777777" w:rsidR="0057420F" w:rsidRDefault="004B6417">
      <w:pPr>
        <w:pStyle w:val="a3"/>
        <w:spacing w:line="360" w:lineRule="auto"/>
        <w:ind w:firstLine="420"/>
        <w:rPr>
          <w:rFonts w:ascii="Times New Roman" w:eastAsia="宋体" w:hAnsi="Times New Roman" w:cs="Times New Roman"/>
          <w:color w:val="000000" w:themeColor="text1"/>
          <w:sz w:val="24"/>
          <w:szCs w:val="24"/>
        </w:rPr>
      </w:pPr>
      <w:r>
        <w:t>Place of Performance: Suzhou</w:t>
      </w:r>
    </w:p>
    <w:p w14:paraId="7D55E49A" w14:textId="77777777" w:rsidR="0057420F" w:rsidRPr="0057420F" w:rsidRDefault="004B6417">
      <w:pPr>
        <w:pStyle w:val="a3"/>
        <w:spacing w:line="360" w:lineRule="auto"/>
        <w:ind w:firstLine="420"/>
        <w:jc w:val="both"/>
        <w:rPr>
          <w:rFonts w:ascii="Times New Roman" w:eastAsia="宋体" w:hAnsi="Times New Roman" w:cs="Times New Roman"/>
          <w:b/>
          <w:bCs/>
          <w:lang w:eastAsia="zh-TW"/>
          <w:rPrChange w:id="193" w:author="liqin xie" w:date="2025-05-23T15:35:00Z">
            <w:rPr>
              <w:rFonts w:ascii="Times New Roman" w:eastAsia="宋体" w:hAnsi="Times New Roman" w:cs="Times New Roman"/>
              <w:color w:val="000000" w:themeColor="text1"/>
              <w:sz w:val="24"/>
              <w:szCs w:val="24"/>
              <w:lang w:val="zh-TW" w:eastAsia="zh-TW"/>
            </w:rPr>
          </w:rPrChange>
        </w:rPr>
      </w:pPr>
      <w:r>
        <w:t>the method of performing this contract: preclinical new drug research.</w:t>
      </w:r>
    </w:p>
    <w:p w14:paraId="632FD8A3" w14:textId="77777777" w:rsidR="0057420F" w:rsidRDefault="004B6417">
      <w:pPr>
        <w:pStyle w:val="a3"/>
        <w:spacing w:line="360" w:lineRule="auto"/>
        <w:ind w:firstLine="420"/>
        <w:jc w:val="both"/>
        <w:rPr>
          <w:rFonts w:ascii="Times New Roman" w:eastAsia="宋体" w:hAnsi="Times New Roman" w:cs="Times New Roman"/>
          <w:color w:val="000000" w:themeColor="text1"/>
          <w:sz w:val="24"/>
          <w:szCs w:val="24"/>
        </w:rPr>
      </w:pPr>
      <w:r>
        <w:t>Both parties confirm that the classification of new drugs and the new drug application materials involved in this contract are subject to the latest version of the "Regulations on Drug Registration Management" issued by the FDA. If relevant content of the "Regulations on Drug Registration Management" materially affects the execution of this contract in the future, both parties will resolve it through friendly negotiation.</w:t>
      </w:r>
    </w:p>
    <w:p w14:paraId="3D96C63F" w14:textId="77777777" w:rsidR="0057420F" w:rsidRDefault="0057420F">
      <w:pPr>
        <w:pStyle w:val="Af1"/>
        <w:tabs>
          <w:tab w:val="left" w:pos="6990"/>
        </w:tabs>
        <w:rPr>
          <w:rFonts w:ascii="Times New Roman" w:hAnsi="Times New Roman" w:cs="Times New Roman" w:hint="default"/>
          <w:color w:val="000000" w:themeColor="text1"/>
          <w:sz w:val="28"/>
          <w:szCs w:val="28"/>
        </w:rPr>
      </w:pPr>
    </w:p>
    <w:p w14:paraId="5C404157" w14:textId="77777777" w:rsidR="0057420F" w:rsidRDefault="004B6417">
      <w:pPr>
        <w:pStyle w:val="Af1"/>
        <w:tabs>
          <w:tab w:val="left" w:pos="6990"/>
        </w:tabs>
        <w:spacing w:line="360" w:lineRule="auto"/>
        <w:rPr>
          <w:rFonts w:ascii="Times New Roman" w:hAnsi="Times New Roman" w:cs="Times New Roman" w:hint="default"/>
          <w:color w:val="000000" w:themeColor="text1"/>
          <w:sz w:val="26"/>
          <w:szCs w:val="26"/>
          <w:lang w:val="zh-TW" w:eastAsia="zh-TW"/>
        </w:rPr>
      </w:pPr>
      <w:r>
        <w:t>five, risk responsibility assumption</w:t>
      </w:r>
    </w:p>
    <w:p w14:paraId="28179A5F"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rPr>
      </w:pPr>
      <w:r>
        <w:t>(1) Within the framework of the agreed trial content of this contract, if the failure of the data to pass FDA's new drug review is due to Party B's own trial design or trial technical reasons, Party B shall bear all responsibility. However, if Party B’s trial design or technical inadequacy is caused by the inappropriate materials provided by Party A (such as pharmacological data, drug dosage and concentration, clinical intended use materials, etc.), or if it is caused by inappropriate technical requirements proposed by Party A, Party B will not be held liable.</w:t>
      </w:r>
    </w:p>
    <w:p w14:paraId="2C89FA57"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rPr>
      </w:pPr>
      <w:r>
        <w:t>If process handover to the client is required, the client shall bear the travel expenses of our personnel for the process handover, such as food, accommodation, transportation, and communication expenses; the client shall bear the costs and related work for the materials required for the handover;</w:t>
      </w:r>
    </w:p>
    <w:p w14:paraId="4455AE8D"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lang w:val="zh-TW" w:eastAsia="zh-TW"/>
        </w:rPr>
      </w:pPr>
      <w:r>
        <w:t>(2) If the research data fails to pass FDA's new drug review due to reasons related to the drug itself from Party A (such as insufficient basis for the topic, poor efficacy, high toxicity, or unqualified test samples), Party A shall bear full responsibility.</w:t>
      </w:r>
    </w:p>
    <w:p w14:paraId="261633FC" w14:textId="77777777" w:rsidR="0057420F" w:rsidRDefault="0057420F">
      <w:pPr>
        <w:pStyle w:val="Af1"/>
        <w:tabs>
          <w:tab w:val="left" w:pos="6990"/>
        </w:tabs>
        <w:spacing w:line="360" w:lineRule="auto"/>
        <w:ind w:firstLine="480"/>
        <w:rPr>
          <w:rFonts w:ascii="Times New Roman" w:hAnsi="Times New Roman" w:cs="Times New Roman" w:hint="default"/>
          <w:color w:val="000000" w:themeColor="text1"/>
          <w:sz w:val="24"/>
          <w:szCs w:val="24"/>
        </w:rPr>
      </w:pPr>
    </w:p>
    <w:p w14:paraId="3CD51F71" w14:textId="77777777" w:rsidR="0057420F" w:rsidRDefault="004B6417">
      <w:pPr>
        <w:pStyle w:val="Af1"/>
        <w:tabs>
          <w:tab w:val="left" w:pos="6990"/>
        </w:tabs>
        <w:spacing w:line="360" w:lineRule="auto"/>
        <w:ind w:left="482" w:hanging="482"/>
        <w:rPr>
          <w:rFonts w:ascii="Times New Roman" w:hAnsi="Times New Roman" w:cs="Times New Roman" w:hint="default"/>
          <w:color w:val="000000" w:themeColor="text1"/>
          <w:sz w:val="24"/>
          <w:szCs w:val="24"/>
          <w:lang w:val="zh-TW" w:eastAsia="zh-TW"/>
        </w:rPr>
      </w:pPr>
      <w:r>
        <w:t>six, ownership and sharing of technical results</w:t>
      </w:r>
    </w:p>
    <w:p w14:paraId="5724042C" w14:textId="77777777" w:rsidR="0057420F" w:rsidRDefault="004B6417">
      <w:pPr>
        <w:pStyle w:val="Af1"/>
        <w:spacing w:line="360" w:lineRule="auto"/>
        <w:rPr>
          <w:rFonts w:ascii="Times New Roman" w:hAnsi="Times New Roman" w:cs="Times New Roman" w:hint="default"/>
          <w:color w:val="000000" w:themeColor="text1"/>
          <w:sz w:val="24"/>
          <w:szCs w:val="24"/>
          <w:lang w:val="zh-TW" w:eastAsia="zh-TW"/>
        </w:rPr>
      </w:pPr>
      <w:r>
        <w:t>(4) or information, data, materials required to be disclosed by national, local government, local laws and regulations, government orders or competent courts in accordance with their authority.</w:t>
      </w:r>
    </w:p>
    <w:p w14:paraId="1BC0E8D3" w14:textId="77777777" w:rsidR="0057420F" w:rsidRDefault="004B6417">
      <w:pPr>
        <w:pStyle w:val="Af1"/>
        <w:tabs>
          <w:tab w:val="left" w:pos="6990"/>
        </w:tabs>
        <w:spacing w:line="360" w:lineRule="auto"/>
        <w:ind w:firstLine="720"/>
        <w:rPr>
          <w:rFonts w:ascii="Times New Roman" w:hAnsi="Times New Roman" w:cs="Times New Roman" w:hint="default"/>
          <w:color w:val="000000" w:themeColor="text1"/>
          <w:sz w:val="26"/>
          <w:szCs w:val="26"/>
          <w:lang w:val="zh-TW" w:eastAsia="zh-TW"/>
        </w:rPr>
      </w:pPr>
      <w:ins w:id="197" w:author="liqin xie" w:date="2025-05-18T12:44:00Z">
        <w:r>
          <w:rPr>
            <w:rFonts w:ascii="Times New Roman" w:eastAsia="宋体" w:hAnsi="Times New Roman" w:cs="Times New Roman"/>
            <w:color w:val="000000" w:themeColor="text1"/>
            <w:sz w:val="24"/>
            <w:szCs w:val="24"/>
            <w:lang w:eastAsia="zh-TW"/>
          </w:rPr>
          <w:t>在本合同履行过程中由乙方（单独或与甲方共同）产生的研究数据、实验记录（包括电子和纸质）、阶段性成果、最终报告、以及基于本项研究可能产生的任何新技术、新方法、改进等所有形式的智力成果，其所有权（包括但不限于专利申请权、著作权、技术秘密等）均无条件、排他性地归甲方所有。</w:t>
        </w:r>
      </w:ins>
      <w:del w:id="198" w:author="liqin xie" w:date="2025-05-18T12:44:00Z">
        <w:r>
          <w:rPr>
            <w:rFonts w:ascii="Times New Roman" w:eastAsia="宋体" w:hAnsi="Times New Roman" w:cs="Times New Roman" w:hint="default"/>
            <w:color w:val="000000" w:themeColor="text1"/>
            <w:sz w:val="24"/>
            <w:szCs w:val="24"/>
            <w:lang w:val="zh-TW" w:eastAsia="zh-TW"/>
          </w:rPr>
          <w:delText>属甲方所有</w:delText>
        </w:r>
      </w:del>
      <w:r>
        <w:rPr>
          <w:rFonts w:ascii="Times New Roman" w:eastAsia="宋体" w:hAnsi="Times New Roman" w:cs="Times New Roman" w:hint="default"/>
          <w:color w:val="000000" w:themeColor="text1"/>
          <w:sz w:val="24"/>
          <w:szCs w:val="24"/>
          <w:lang w:val="zh-TW" w:eastAsia="zh-TW"/>
        </w:rPr>
        <w:t>。</w:t>
      </w:r>
    </w:p>
    <w:p w14:paraId="52B09C26" w14:textId="77777777" w:rsidR="0057420F" w:rsidRDefault="004B6417">
      <w:pPr>
        <w:pStyle w:val="Af1"/>
        <w:tabs>
          <w:tab w:val="left" w:pos="6990"/>
        </w:tabs>
        <w:spacing w:line="360" w:lineRule="auto"/>
        <w:rPr>
          <w:rFonts w:ascii="Times New Roman" w:hAnsi="Times New Roman" w:cs="Times New Roman" w:hint="default"/>
          <w:color w:val="000000" w:themeColor="text1"/>
          <w:sz w:val="24"/>
          <w:szCs w:val="24"/>
          <w:lang w:val="zh-TW" w:eastAsia="zh-TW"/>
        </w:rPr>
      </w:pPr>
      <w:r>
        <w:t>1 solvent control group + 3 dose test groups. Each group has 10 rats, half male and half female, dosed 1-2 times daily for 4 consecutive weeks, with no recovery period.</w:t>
      </w:r>
    </w:p>
    <w:p w14:paraId="5C63522B" w14:textId="77777777" w:rsidR="0057420F" w:rsidRDefault="004B6417">
      <w:pPr>
        <w:pStyle w:val="Af1"/>
        <w:tabs>
          <w:tab w:val="left" w:pos="6990"/>
        </w:tabs>
        <w:spacing w:line="360" w:lineRule="auto"/>
        <w:ind w:firstLine="240"/>
        <w:rPr>
          <w:rFonts w:ascii="Times New Roman" w:hAnsi="Times New Roman" w:cs="Times New Roman" w:hint="default"/>
          <w:color w:val="000000" w:themeColor="text1"/>
          <w:sz w:val="24"/>
          <w:szCs w:val="24"/>
          <w:lang w:val="zh-TW" w:eastAsia="zh-TW"/>
        </w:rPr>
      </w:pPr>
      <w:r>
        <w:t xml:space="preserve">　　belongs to Party A.</w:t>
      </w:r>
    </w:p>
    <w:p w14:paraId="695418D4" w14:textId="77777777" w:rsidR="0057420F" w:rsidRDefault="0057420F">
      <w:pPr>
        <w:pStyle w:val="Af1"/>
        <w:tabs>
          <w:tab w:val="left" w:pos="6990"/>
        </w:tabs>
        <w:spacing w:line="360" w:lineRule="auto"/>
        <w:rPr>
          <w:rFonts w:ascii="Times New Roman" w:hAnsi="Times New Roman" w:cs="Times New Roman" w:hint="default"/>
          <w:color w:val="000000" w:themeColor="text1"/>
          <w:sz w:val="24"/>
          <w:szCs w:val="24"/>
        </w:rPr>
      </w:pPr>
    </w:p>
    <w:p w14:paraId="5A497BB8" w14:textId="77777777" w:rsidR="0057420F" w:rsidRDefault="004B6417">
      <w:pPr>
        <w:pStyle w:val="Af1"/>
        <w:tabs>
          <w:tab w:val="left" w:pos="6990"/>
        </w:tabs>
        <w:spacing w:line="360" w:lineRule="auto"/>
        <w:rPr>
          <w:rFonts w:ascii="Times New Roman" w:hAnsi="Times New Roman" w:cs="Times New Roman" w:hint="default"/>
          <w:color w:val="000000" w:themeColor="text1"/>
          <w:sz w:val="24"/>
          <w:szCs w:val="24"/>
          <w:lang w:val="zh-TW" w:eastAsia="zh-TW"/>
        </w:rPr>
      </w:pPr>
      <w:r>
        <w:t>seven, confidentiality of technical information and data：</w:t>
      </w:r>
    </w:p>
    <w:p w14:paraId="501C219A" w14:textId="77777777" w:rsidR="0057420F" w:rsidRDefault="004B6417">
      <w:pPr>
        <w:pStyle w:val="Af1"/>
        <w:spacing w:line="360" w:lineRule="auto"/>
        <w:ind w:firstLine="480"/>
        <w:rPr>
          <w:rFonts w:ascii="Times New Roman" w:hAnsi="Times New Roman" w:cs="Times New Roman" w:hint="default"/>
          <w:color w:val="000000" w:themeColor="text1"/>
          <w:sz w:val="24"/>
          <w:szCs w:val="24"/>
          <w:lang w:val="zh-TW" w:eastAsia="zh-TW"/>
        </w:rPr>
      </w:pPr>
      <w:r>
        <w:t>both parties reach the following confidentiality agreement on the project content through mutual consultation：</w:t>
      </w:r>
    </w:p>
    <w:p w14:paraId="6241F007"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1、confidential information includes：</w:t>
      </w:r>
    </w:p>
    <w:p w14:paraId="16A229A4"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（1）the content of discussions and negotiations between the two parties regarding this project；</w:t>
      </w:r>
    </w:p>
    <w:p w14:paraId="66243E09"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(2) All communication related to this project, whether oral, written, or electronic;</w:t>
      </w:r>
    </w:p>
    <w:p w14:paraId="176CC7B9"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Eighth payment (5%): RMB thirty-four thousand yuan (¥340,000), time: within 10 working days from the date Party B submits a complete set of CTD format applications for FDA approval and is confirmed by Party A.</w:t>
      </w:r>
    </w:p>
    <w:p w14:paraId="4336BFA0"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(4) All information that has been provided by the disclosing party to the receiving party that is confidential or proprietary in nature. The written form should clearly label "confidential" or "proprietary"; for oral disclosure, the disclosing party should deliver a written notice to the receiving party within 14 days after disclosure, stating the confidentiality or proprietary nature of the information.</w:t>
      </w:r>
    </w:p>
    <w:p w14:paraId="2662388A"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2. Unless otherwise permitted in this agreement, without the prior written consent of the disclosing party, the receiving party promises that its use of the confidential information is limited to discussions with the disclosing party regarding the project. The receiving party also promises: (1) strictly control the disclosure of confidential information to its employees and agents who have the right to require reasonable use of the confidential information; (2) inform employees and agents who are aware of the confidential information of the existence of this agreement and comply with its provisions.</w:t>
      </w:r>
    </w:p>
    <w:p w14:paraId="211FD0B0"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3. The restrictions on the receiving party using or disclosing confidential information do not apply to the following information:</w:t>
      </w:r>
    </w:p>
    <w:p w14:paraId="5C95BF83"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（1）disclosed to the public without violation of this agreement；</w:t>
      </w:r>
    </w:p>
    <w:p w14:paraId="77E0DAAE"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(2) No information has been obtained from other third parties that were not disclosed by the disclosing party;</w:t>
      </w:r>
    </w:p>
    <w:p w14:paraId="08323A1A"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 xml:space="preserve">(3) No employee or external consultant of the other party was independently developed using the information of the other party; </w:t>
      </w:r>
    </w:p>
    <w:p w14:paraId="09EBB8B6"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40 Beagle dogs (naïve), 4 groups: 1 solvent control group + 3 dose test groups, 10 dogs/group, half male and half female.</w:t>
      </w:r>
    </w:p>
    <w:p w14:paraId="3319D99D"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4. The confidentiality obligations of the receiving party continue to be effective during the term of this agreement and after this agreement terminates, until the loss of necessity for confidentiality.</w:t>
      </w:r>
    </w:p>
    <w:p w14:paraId="01BE180F"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5. At the request of the disclosing party, the receiving party agrees to immediately return all confidential information and its copies obtained from the disclosing party. However, after Party A provides all materials for the project to Party B, Party B may retain the materials during the contract period. If Party B decides to terminate the research of this project during the contract period, Party B shall return the received materials, except for those that must be archived, to Party A and destroy other related materials including but not limited to various translated text materials.</w:t>
      </w:r>
    </w:p>
    <w:p w14:paraId="74AD9784" w14:textId="77777777" w:rsidR="0057420F" w:rsidRDefault="004B6417">
      <w:pPr>
        <w:pStyle w:val="Af1"/>
        <w:spacing w:line="360" w:lineRule="auto"/>
        <w:ind w:firstLine="480"/>
        <w:rPr>
          <w:rFonts w:ascii="Times New Roman" w:hAnsi="Times New Roman" w:cs="Times New Roman" w:hint="default"/>
          <w:color w:val="000000" w:themeColor="text1"/>
          <w:sz w:val="24"/>
          <w:szCs w:val="24"/>
        </w:rPr>
      </w:pPr>
      <w:r>
        <w:t>6. No provision in this agreement shall be interpreted as granting any authority from the disclosing party's patents, inventions, and intellectual property to the receiving party.</w:t>
      </w:r>
    </w:p>
    <w:p w14:paraId="429A9944" w14:textId="77777777" w:rsidR="0057420F" w:rsidRDefault="0057420F">
      <w:pPr>
        <w:pStyle w:val="Af1"/>
        <w:tabs>
          <w:tab w:val="left" w:pos="6990"/>
        </w:tabs>
        <w:rPr>
          <w:rFonts w:ascii="Times New Roman" w:hAnsi="Times New Roman" w:cs="Times New Roman" w:hint="default"/>
          <w:color w:val="000000" w:themeColor="text1"/>
          <w:sz w:val="28"/>
          <w:szCs w:val="28"/>
        </w:rPr>
      </w:pPr>
    </w:p>
    <w:p w14:paraId="3FF6AF47" w14:textId="77777777" w:rsidR="0057420F" w:rsidRDefault="004B6417">
      <w:pPr>
        <w:pStyle w:val="Af1"/>
        <w:tabs>
          <w:tab w:val="left" w:pos="6990"/>
        </w:tabs>
        <w:spacing w:line="300" w:lineRule="auto"/>
        <w:ind w:left="482" w:hanging="482"/>
        <w:rPr>
          <w:rFonts w:ascii="Times New Roman" w:hAnsi="Times New Roman" w:cs="Times New Roman" w:hint="default"/>
          <w:color w:val="000000" w:themeColor="text1"/>
          <w:sz w:val="24"/>
          <w:szCs w:val="24"/>
          <w:lang w:val="zh-TW" w:eastAsia="zh-TW"/>
        </w:rPr>
      </w:pPr>
      <w:r>
        <w:t>eight, acceptance criteria and method</w:t>
      </w:r>
    </w:p>
    <w:p w14:paraId="75AF0E02" w14:textId="77777777" w:rsidR="0057420F" w:rsidRDefault="004B6417">
      <w:pPr>
        <w:pStyle w:val="Af1"/>
        <w:tabs>
          <w:tab w:val="left" w:pos="6990"/>
        </w:tabs>
        <w:spacing w:line="360" w:lineRule="auto"/>
        <w:ind w:firstLine="480"/>
        <w:rPr>
          <w:ins w:id="199" w:author="liqin xie" w:date="2025-05-18T12:48:00Z"/>
          <w:rFonts w:ascii="Times New Roman" w:eastAsia="宋体" w:hAnsi="Times New Roman" w:cs="Times New Roman" w:hint="default"/>
          <w:color w:val="000000" w:themeColor="text1"/>
          <w:sz w:val="24"/>
          <w:szCs w:val="24"/>
          <w:lang w:val="zh-TW"/>
        </w:rPr>
      </w:pPr>
      <w:r>
        <w:t>The technological achievements completed by the research and development organization shall be accepted according to FDA's technical standards by the application of new drug submission materials.</w:t>
      </w:r>
    </w:p>
    <w:p w14:paraId="19A3CAC9"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lang w:val="zh-TW"/>
        </w:rPr>
      </w:pPr>
      <w:ins w:id="200" w:author="liqin xie" w:date="2025-05-18T12:48:00Z">
        <w:r>
          <w:rPr>
            <w:rFonts w:ascii="微软雅黑" w:eastAsia="微软雅黑" w:hAnsi="微软雅黑" w:cs="微软雅黑"/>
            <w:color w:val="000000" w:themeColor="text1"/>
            <w:sz w:val="24"/>
            <w:szCs w:val="24"/>
          </w:rPr>
          <w:t>甲方有权</w:t>
        </w:r>
        <w:r>
          <w:rPr>
            <w:rFonts w:ascii="Malgun Gothic Semilight" w:eastAsia="Malgun Gothic Semilight" w:hAnsi="Malgun Gothic Semilight" w:cs="Malgun Gothic Semilight"/>
            <w:color w:val="000000" w:themeColor="text1"/>
            <w:sz w:val="24"/>
            <w:szCs w:val="24"/>
          </w:rPr>
          <w:t>（</w:t>
        </w:r>
        <w:r>
          <w:rPr>
            <w:rFonts w:ascii="微软雅黑" w:eastAsia="微软雅黑" w:hAnsi="微软雅黑" w:cs="微软雅黑"/>
            <w:color w:val="000000" w:themeColor="text1"/>
            <w:sz w:val="24"/>
            <w:szCs w:val="24"/>
          </w:rPr>
          <w:t>自行或委托第三方</w:t>
        </w:r>
        <w:r>
          <w:rPr>
            <w:rFonts w:ascii="Malgun Gothic Semilight" w:eastAsia="Malgun Gothic Semilight" w:hAnsi="Malgun Gothic Semilight" w:cs="Malgun Gothic Semilight"/>
            <w:color w:val="000000" w:themeColor="text1"/>
            <w:sz w:val="24"/>
            <w:szCs w:val="24"/>
          </w:rPr>
          <w:t>）</w:t>
        </w:r>
        <w:r>
          <w:rPr>
            <w:rFonts w:ascii="微软雅黑" w:eastAsia="微软雅黑" w:hAnsi="微软雅黑" w:cs="微软雅黑"/>
            <w:color w:val="000000" w:themeColor="text1"/>
            <w:sz w:val="24"/>
            <w:szCs w:val="24"/>
          </w:rPr>
          <w:t>对乙方的实验操作</w:t>
        </w:r>
        <w:r>
          <w:rPr>
            <w:rFonts w:ascii="Malgun Gothic Semilight" w:eastAsia="Malgun Gothic Semilight" w:hAnsi="Malgun Gothic Semilight" w:cs="Malgun Gothic Semilight"/>
            <w:color w:val="000000" w:themeColor="text1"/>
            <w:sz w:val="24"/>
            <w:szCs w:val="24"/>
          </w:rPr>
          <w:t>、</w:t>
        </w:r>
        <w:r>
          <w:rPr>
            <w:rFonts w:ascii="微软雅黑" w:eastAsia="微软雅黑" w:hAnsi="微软雅黑" w:cs="微软雅黑"/>
            <w:color w:val="000000" w:themeColor="text1"/>
            <w:sz w:val="24"/>
            <w:szCs w:val="24"/>
          </w:rPr>
          <w:t>数据记录</w:t>
        </w:r>
        <w:r>
          <w:rPr>
            <w:rFonts w:ascii="Malgun Gothic Semilight" w:eastAsia="Malgun Gothic Semilight" w:hAnsi="Malgun Gothic Semilight" w:cs="Malgun Gothic Semilight"/>
            <w:color w:val="000000" w:themeColor="text1"/>
            <w:sz w:val="24"/>
            <w:szCs w:val="24"/>
          </w:rPr>
          <w:t>、</w:t>
        </w:r>
        <w:r>
          <w:rPr>
            <w:rFonts w:ascii="Times New Roman" w:hAnsi="Times New Roman" w:cs="Times New Roman"/>
            <w:color w:val="000000" w:themeColor="text1"/>
            <w:sz w:val="24"/>
            <w:szCs w:val="24"/>
          </w:rPr>
          <w:t>GLP</w:t>
        </w:r>
        <w:r>
          <w:rPr>
            <w:rFonts w:ascii="微软雅黑" w:eastAsia="微软雅黑" w:hAnsi="微软雅黑" w:cs="微软雅黑"/>
            <w:color w:val="000000" w:themeColor="text1"/>
            <w:sz w:val="24"/>
            <w:szCs w:val="24"/>
          </w:rPr>
          <w:t>符合性等进行现场审计</w:t>
        </w:r>
        <w:r>
          <w:rPr>
            <w:rFonts w:ascii="Malgun Gothic Semilight" w:eastAsia="Malgun Gothic Semilight" w:hAnsi="Malgun Gothic Semilight" w:cs="Malgun Gothic Semilight"/>
            <w:color w:val="000000" w:themeColor="text1"/>
            <w:sz w:val="24"/>
            <w:szCs w:val="24"/>
          </w:rPr>
          <w:t>（</w:t>
        </w:r>
        <w:r>
          <w:rPr>
            <w:rFonts w:ascii="微软雅黑" w:eastAsia="微软雅黑" w:hAnsi="微软雅黑" w:cs="微软雅黑"/>
            <w:color w:val="000000" w:themeColor="text1"/>
            <w:sz w:val="24"/>
            <w:szCs w:val="24"/>
          </w:rPr>
          <w:t>提前合理通知</w:t>
        </w:r>
        <w:r>
          <w:rPr>
            <w:rFonts w:ascii="Malgun Gothic Semilight" w:eastAsia="Malgun Gothic Semilight" w:hAnsi="Malgun Gothic Semilight" w:cs="Malgun Gothic Semilight"/>
            <w:color w:val="000000" w:themeColor="text1"/>
            <w:sz w:val="24"/>
            <w:szCs w:val="24"/>
          </w:rPr>
          <w:t>）</w:t>
        </w:r>
        <w:r>
          <w:rPr>
            <w:rFonts w:ascii="Times New Roman" w:hAnsi="Times New Roman" w:cs="Times New Roman"/>
            <w:color w:val="000000" w:themeColor="text1"/>
            <w:sz w:val="24"/>
            <w:szCs w:val="24"/>
          </w:rPr>
          <w:t>。</w:t>
        </w:r>
      </w:ins>
    </w:p>
    <w:p w14:paraId="57B94D0C" w14:textId="77777777" w:rsidR="0057420F" w:rsidRDefault="004B6417">
      <w:pPr>
        <w:pStyle w:val="Af1"/>
        <w:tabs>
          <w:tab w:val="left" w:pos="6990"/>
        </w:tabs>
        <w:spacing w:line="360" w:lineRule="auto"/>
        <w:ind w:firstLine="480"/>
        <w:rPr>
          <w:rFonts w:ascii="Times New Roman" w:hAnsi="Times New Roman" w:cs="Times New Roman" w:hint="default"/>
          <w:color w:val="000000" w:themeColor="text1"/>
          <w:sz w:val="24"/>
          <w:szCs w:val="24"/>
        </w:rPr>
      </w:pPr>
      <w:r>
        <w:t>Party A shall conduct acceptance within one month from the date of receipt of the report materials submitted by Party B (electronic version, no signature or seal); if the acceptance is not carried out within one month, it will automatically be regarded as qualified. If Party A discovers issues during the acceptance process, they can provide feedback via email or in writing, and Party B should respond or correct within 15 days of receiving feedback; otherwise, Party A’s acceptance period will be extended accordingly.</w:t>
      </w:r>
    </w:p>
    <w:p w14:paraId="7ACDBBF8" w14:textId="77777777" w:rsidR="0057420F" w:rsidRDefault="0057420F">
      <w:pPr>
        <w:pStyle w:val="Af1"/>
        <w:tabs>
          <w:tab w:val="left" w:pos="6990"/>
        </w:tabs>
        <w:spacing w:line="360" w:lineRule="auto"/>
        <w:rPr>
          <w:rFonts w:ascii="Times New Roman" w:hAnsi="Times New Roman" w:cs="Times New Roman" w:hint="default"/>
          <w:color w:val="000000" w:themeColor="text1"/>
          <w:sz w:val="26"/>
          <w:szCs w:val="26"/>
        </w:rPr>
      </w:pPr>
    </w:p>
    <w:p w14:paraId="41B1078A" w14:textId="77777777" w:rsidR="0057420F" w:rsidRDefault="004B6417">
      <w:pPr>
        <w:pStyle w:val="Af1"/>
        <w:numPr>
          <w:ilvl w:val="0"/>
          <w:numId w:val="3"/>
        </w:numPr>
        <w:tabs>
          <w:tab w:val="left" w:pos="6990"/>
        </w:tabs>
        <w:spacing w:line="360" w:lineRule="auto"/>
        <w:ind w:left="482" w:hanging="482"/>
        <w:rPr>
          <w:rFonts w:ascii="Times New Roman" w:eastAsia="宋体" w:hAnsi="Times New Roman" w:cs="Times New Roman" w:hint="default"/>
          <w:b/>
          <w:bCs/>
          <w:color w:val="000000" w:themeColor="text1"/>
          <w:sz w:val="24"/>
          <w:szCs w:val="24"/>
          <w:lang w:val="zh-TW" w:eastAsia="zh-TW"/>
        </w:rPr>
      </w:pPr>
      <w:r>
        <w:t>breach of contract liability</w:t>
      </w:r>
    </w:p>
    <w:p w14:paraId="3F7B0915" w14:textId="77777777" w:rsidR="0057420F" w:rsidRDefault="004B6417">
      <w:pPr>
        <w:pStyle w:val="Af1"/>
        <w:tabs>
          <w:tab w:val="left" w:pos="6990"/>
        </w:tabs>
        <w:spacing w:line="360" w:lineRule="auto"/>
        <w:ind w:firstLineChars="200" w:firstLine="480"/>
        <w:rPr>
          <w:rFonts w:ascii="Times New Roman" w:eastAsia="宋体" w:hAnsi="Times New Roman" w:cs="Times New Roman" w:hint="default"/>
          <w:color w:val="000000" w:themeColor="text1"/>
          <w:sz w:val="24"/>
          <w:szCs w:val="24"/>
        </w:rPr>
      </w:pPr>
      <w:r>
        <w:t>1. If the failure of data to pass the new drug review is caused by Party A, it is deemed that Party B has completed all contractual obligations, and Party A must pay Party B all remuneration as agreed in the contract. If the experiments are suspended or terminated due to Party A's reasons, both Party A and Party B shall sign a supplementary agreement, and Party A shall settle the actual completed experimental expenses to Party B as agreed in the supplementary agreement, and Party B shall report to Party A the accumulated data acquired during the experimental process (including electronic and paper data) in a timely manner.</w:t>
      </w:r>
    </w:p>
    <w:p w14:paraId="6E183D33" w14:textId="77777777" w:rsidR="0057420F" w:rsidRDefault="004B6417">
      <w:pPr>
        <w:pStyle w:val="a3"/>
        <w:spacing w:line="360" w:lineRule="auto"/>
        <w:ind w:firstLine="480"/>
        <w:jc w:val="both"/>
        <w:rPr>
          <w:rFonts w:ascii="Times New Roman" w:eastAsia="宋体" w:hAnsi="Times New Roman" w:cs="Times New Roman"/>
          <w:color w:val="000000" w:themeColor="text1"/>
          <w:sz w:val="24"/>
          <w:szCs w:val="24"/>
        </w:rPr>
      </w:pPr>
      <w:r>
        <w:t>2. Due to reasons attributable to Party B, if the data fails to pass the new drug review, Party B shall bear the corresponding responsibility. Projects that do not pass the review will be supplemented free of charge, and if they cannot be supplemented, both parties shall sign a supplementary agreement, and Party B shall refund Party A the full amount of the research funds corresponding to the projects that did not pass the review according to the supplementary agreement.</w:t>
      </w:r>
    </w:p>
    <w:p w14:paraId="32F0ADD0" w14:textId="77777777" w:rsidR="0057420F" w:rsidRDefault="004B6417">
      <w:pPr>
        <w:pStyle w:val="a3"/>
        <w:spacing w:line="360" w:lineRule="auto"/>
        <w:ind w:firstLine="480"/>
        <w:jc w:val="both"/>
        <w:rPr>
          <w:rFonts w:ascii="Times New Roman" w:eastAsia="宋体" w:hAnsi="Times New Roman" w:cs="Times New Roman"/>
          <w:color w:val="000000" w:themeColor="text1"/>
          <w:sz w:val="24"/>
          <w:szCs w:val="24"/>
          <w:highlight w:val="yellow"/>
          <w:lang w:val="zh-TW"/>
        </w:rPr>
      </w:pPr>
      <w:r>
        <w:t>3. In light of the technical difficulties that are difficult to overcome under the current level and conditions, both parties should first maintain good communication, promptly feedback the specific situation of the technical difficulties and the possible outcomes and risks. The entrusted party is not obligated to pay for research and development funding for research content that has not begun. In the process of implementing this contract, if losses or failures in the work already initiated arise due to technical difficulties that are confirmed to be insurmountable under the current level and conditions, the responsibility for risk shall be determined after further consultation between the two parties.</w:t>
      </w:r>
    </w:p>
    <w:p w14:paraId="5648C7C6" w14:textId="77777777" w:rsidR="0057420F" w:rsidRDefault="004B6417">
      <w:pPr>
        <w:pStyle w:val="a3"/>
        <w:spacing w:line="360" w:lineRule="auto"/>
        <w:ind w:firstLine="480"/>
        <w:jc w:val="both"/>
        <w:rPr>
          <w:rFonts w:ascii="Times New Roman" w:eastAsia="宋体" w:hAnsi="Times New Roman" w:cs="Times New Roman"/>
          <w:color w:val="000000" w:themeColor="text1"/>
          <w:sz w:val="24"/>
          <w:szCs w:val="24"/>
        </w:rPr>
      </w:pPr>
      <w:r>
        <w:t>4. If any of the following events occur, beyond the reasonable control of either party, including but not limited to natural disasters, fires, explosions, weather, disease, war, uprisings, internal disturbances, riots, or government actions, resulting in any party delaying or being unable to perform its obligations under this contract, then the party responsible for such delays or inability to perform shall not bear liability for the delays or inability to perform, but must notify the other party as soon as possible after such events, to resolve the situation through further consultation.</w:t>
      </w:r>
    </w:p>
    <w:p w14:paraId="4124CE25" w14:textId="77777777" w:rsidR="0057420F" w:rsidRDefault="0057420F">
      <w:pPr>
        <w:pStyle w:val="a3"/>
        <w:spacing w:line="360" w:lineRule="auto"/>
        <w:ind w:firstLine="480"/>
        <w:rPr>
          <w:rFonts w:ascii="Times New Roman" w:eastAsia="宋体" w:hAnsi="Times New Roman" w:cs="Times New Roman"/>
          <w:color w:val="000000" w:themeColor="text1"/>
          <w:sz w:val="24"/>
          <w:szCs w:val="24"/>
        </w:rPr>
      </w:pPr>
    </w:p>
    <w:p w14:paraId="3C054BC4" w14:textId="77777777" w:rsidR="0057420F" w:rsidRDefault="004B6417">
      <w:pPr>
        <w:pStyle w:val="Af1"/>
        <w:tabs>
          <w:tab w:val="left" w:pos="6990"/>
        </w:tabs>
        <w:spacing w:line="300" w:lineRule="auto"/>
        <w:rPr>
          <w:rFonts w:ascii="Times New Roman" w:hAnsi="Times New Roman" w:cs="Times New Roman" w:hint="default"/>
          <w:color w:val="000000" w:themeColor="text1"/>
          <w:sz w:val="24"/>
          <w:szCs w:val="24"/>
          <w:highlight w:val="green"/>
          <w:lang w:val="zh-TW" w:eastAsia="zh-TW"/>
        </w:rPr>
      </w:pPr>
      <w:r>
        <w:t>ten, dispute resolution method</w:t>
      </w:r>
    </w:p>
    <w:p w14:paraId="32386E61" w14:textId="77777777" w:rsidR="0057420F" w:rsidRDefault="0057420F">
      <w:pPr>
        <w:pStyle w:val="a3"/>
        <w:spacing w:line="360" w:lineRule="auto"/>
        <w:ind w:firstLineChars="200" w:firstLine="480"/>
        <w:rPr>
          <w:rFonts w:ascii="Times New Roman" w:eastAsia="宋体" w:hAnsi="Times New Roman" w:cs="Times New Roman"/>
          <w:color w:val="000000" w:themeColor="text1"/>
          <w:sz w:val="24"/>
          <w:szCs w:val="24"/>
          <w:lang w:val="zh-TW" w:eastAsia="zh-TW"/>
        </w:rPr>
      </w:pPr>
    </w:p>
    <w:p w14:paraId="39EF405A" w14:textId="77777777" w:rsidR="0057420F" w:rsidRDefault="004B6417">
      <w:pPr>
        <w:pStyle w:val="a3"/>
        <w:spacing w:line="360" w:lineRule="auto"/>
        <w:ind w:firstLineChars="200" w:firstLine="480"/>
        <w:rPr>
          <w:rFonts w:ascii="Times New Roman" w:hAnsi="Times New Roman" w:cs="Times New Roman"/>
          <w:color w:val="000000" w:themeColor="text1"/>
        </w:rPr>
      </w:pPr>
      <w:r>
        <w:t>(3) Party A shall pay Party B research funds according to the deadlines of each phase, with no absolute order. For adjustments involving research projects or experimental plans, both parties shall confirm and settle based on the actual situation.</w:t>
      </w:r>
    </w:p>
    <w:p w14:paraId="2A84909E" w14:textId="77777777" w:rsidR="0057420F" w:rsidRDefault="0057420F">
      <w:pPr>
        <w:pStyle w:val="Af1"/>
        <w:tabs>
          <w:tab w:val="left" w:pos="6990"/>
        </w:tabs>
        <w:spacing w:line="360" w:lineRule="auto"/>
        <w:ind w:firstLine="480"/>
        <w:rPr>
          <w:rFonts w:ascii="Times New Roman" w:hAnsi="Times New Roman" w:cs="Times New Roman" w:hint="default"/>
          <w:color w:val="000000" w:themeColor="text1"/>
          <w:sz w:val="24"/>
          <w:szCs w:val="24"/>
        </w:rPr>
      </w:pPr>
    </w:p>
    <w:p w14:paraId="3AACC1A9" w14:textId="77777777" w:rsidR="0057420F" w:rsidRDefault="004B6417">
      <w:pPr>
        <w:pStyle w:val="Af1"/>
        <w:tabs>
          <w:tab w:val="left" w:pos="6990"/>
        </w:tabs>
        <w:spacing w:line="300" w:lineRule="auto"/>
        <w:rPr>
          <w:rFonts w:ascii="Times New Roman" w:eastAsia="宋体" w:hAnsi="Times New Roman" w:cs="Times New Roman" w:hint="default"/>
          <w:b/>
          <w:bCs/>
          <w:color w:val="000000" w:themeColor="text1"/>
          <w:sz w:val="24"/>
          <w:szCs w:val="24"/>
          <w:lang w:val="zh-TW" w:eastAsia="zh-TW"/>
        </w:rPr>
      </w:pPr>
      <w:r>
        <w:t>Eleven, Notification</w:t>
      </w:r>
    </w:p>
    <w:p w14:paraId="108E3615" w14:textId="77777777" w:rsidR="0057420F" w:rsidRDefault="004B6417">
      <w:pPr>
        <w:pStyle w:val="ab"/>
        <w:rPr>
          <w:rFonts w:eastAsia="宋体"/>
          <w:b w:val="0"/>
          <w:bCs w:val="0"/>
          <w:lang w:eastAsia="zh-CN"/>
        </w:rPr>
      </w:pPr>
      <w:r>
        <w:t>to better fulfill this contract, both parties provide the following contact information：</w:t>
      </w:r>
    </w:p>
    <w:p w14:paraId="3ABD7442" w14:textId="77777777" w:rsidR="0057420F" w:rsidRDefault="004B6417">
      <w:pPr>
        <w:pStyle w:val="ab"/>
        <w:rPr>
          <w:lang w:eastAsia="zh-CN"/>
        </w:rPr>
      </w:pPr>
      <w:r>
        <w:t>Party A Contact:</w:t>
      </w:r>
    </w:p>
    <w:p w14:paraId="1121DD66" w14:textId="77777777" w:rsidR="0057420F" w:rsidRDefault="004B6417">
      <w:pPr>
        <w:pStyle w:val="ab"/>
        <w:rPr>
          <w:b w:val="0"/>
          <w:bCs w:val="0"/>
          <w:lang w:eastAsia="zh-CN"/>
        </w:rPr>
      </w:pPr>
      <w:r>
        <w:t>name：【】</w:t>
      </w:r>
    </w:p>
    <w:p w14:paraId="5B37483A" w14:textId="77777777" w:rsidR="0057420F" w:rsidRDefault="004B6417">
      <w:pPr>
        <w:pStyle w:val="ab"/>
        <w:rPr>
          <w:rFonts w:cs="Calibri"/>
          <w:b w:val="0"/>
          <w:bCs w:val="0"/>
          <w:lang w:eastAsia="zh-CN"/>
        </w:rPr>
      </w:pPr>
      <w:r>
        <w:t>contact address：【】</w:t>
      </w:r>
    </w:p>
    <w:p w14:paraId="72DABF6B" w14:textId="77777777" w:rsidR="0057420F" w:rsidRDefault="004B6417">
      <w:pPr>
        <w:pStyle w:val="ab"/>
        <w:rPr>
          <w:rFonts w:cs="Calibri"/>
          <w:b w:val="0"/>
          <w:bCs w:val="0"/>
          <w:lang w:eastAsia="zh-CN"/>
        </w:rPr>
      </w:pPr>
      <w:r>
        <w:t>contact number：【】</w:t>
      </w:r>
    </w:p>
    <w:p w14:paraId="4CEE70B8" w14:textId="77777777" w:rsidR="0057420F" w:rsidRDefault="004B6417">
      <w:pPr>
        <w:pStyle w:val="ab"/>
        <w:rPr>
          <w:rFonts w:cs="Calibri"/>
          <w:b w:val="0"/>
          <w:bCs w:val="0"/>
          <w:lang w:eastAsia="zh-CN"/>
        </w:rPr>
      </w:pPr>
      <w:r>
        <w:t>email：【】</w:t>
      </w:r>
    </w:p>
    <w:p w14:paraId="72671EA1" w14:textId="77777777" w:rsidR="0057420F" w:rsidRDefault="004B6417">
      <w:pPr>
        <w:pStyle w:val="ab"/>
        <w:rPr>
          <w:lang w:eastAsia="zh-CN"/>
        </w:rPr>
      </w:pPr>
      <w:r>
        <w:t>Party B contact person：</w:t>
      </w:r>
    </w:p>
    <w:p w14:paraId="790EF3E1" w14:textId="77777777" w:rsidR="0057420F" w:rsidRDefault="004B6417">
      <w:pPr>
        <w:pStyle w:val="ab"/>
        <w:rPr>
          <w:b w:val="0"/>
          <w:bCs w:val="0"/>
          <w:lang w:eastAsia="zh-CN"/>
        </w:rPr>
      </w:pPr>
      <w:r>
        <w:t>name：【Zhao Jian】</w:t>
      </w:r>
    </w:p>
    <w:p w14:paraId="4DAF066F" w14:textId="77777777" w:rsidR="0057420F" w:rsidRDefault="004B6417">
      <w:pPr>
        <w:pStyle w:val="ab"/>
        <w:rPr>
          <w:b w:val="0"/>
          <w:bCs w:val="0"/>
          <w:lang w:eastAsia="zh-CN"/>
        </w:rPr>
      </w:pPr>
      <w:r>
        <w:t>contact address：【No. 166 Yuanfeng Road, High-tech Zone, Kunshan, Jiangsu Province】</w:t>
      </w:r>
    </w:p>
    <w:p w14:paraId="4E96A85D" w14:textId="77777777" w:rsidR="0057420F" w:rsidRDefault="004B6417">
      <w:pPr>
        <w:pStyle w:val="ab"/>
        <w:rPr>
          <w:b w:val="0"/>
          <w:bCs w:val="0"/>
          <w:lang w:eastAsia="zh-CN"/>
        </w:rPr>
      </w:pPr>
      <w:r>
        <w:t>Contact Number: 【18782984259】</w:t>
      </w:r>
    </w:p>
    <w:p w14:paraId="04C5E20A" w14:textId="77777777" w:rsidR="0057420F" w:rsidRDefault="004B6417">
      <w:pPr>
        <w:pStyle w:val="ab"/>
        <w:rPr>
          <w:b w:val="0"/>
          <w:bCs w:val="0"/>
          <w:lang w:eastAsia="zh-CN"/>
        </w:rPr>
      </w:pPr>
      <w:r>
        <w:t>Email: 【kzhaojian@cti-cert.com】</w:t>
      </w:r>
    </w:p>
    <w:p w14:paraId="367D3C7A" w14:textId="77777777" w:rsidR="0057420F" w:rsidRDefault="0057420F">
      <w:pPr>
        <w:pStyle w:val="a3"/>
        <w:spacing w:line="360" w:lineRule="auto"/>
        <w:ind w:firstLine="480"/>
        <w:jc w:val="both"/>
        <w:rPr>
          <w:rFonts w:ascii="Times New Roman" w:eastAsia="宋体" w:hAnsi="Times New Roman" w:cs="Times New Roman"/>
          <w:color w:val="000000" w:themeColor="text1"/>
          <w:sz w:val="24"/>
          <w:szCs w:val="24"/>
        </w:rPr>
      </w:pPr>
    </w:p>
    <w:p w14:paraId="7D85D98D" w14:textId="77777777" w:rsidR="0057420F" w:rsidRDefault="004B6417">
      <w:pPr>
        <w:pStyle w:val="a3"/>
        <w:spacing w:line="360" w:lineRule="auto"/>
        <w:ind w:firstLine="480"/>
        <w:jc w:val="both"/>
        <w:rPr>
          <w:rFonts w:ascii="Arial" w:hAnsi="Arial" w:cs="Arial"/>
          <w:b/>
          <w:bCs/>
          <w:color w:val="000000" w:themeColor="text1"/>
          <w:sz w:val="24"/>
          <w:szCs w:val="24"/>
        </w:rPr>
      </w:pPr>
      <w:r>
        <w:t>When delivered by email or other electronic means, the date of sending shall be deemed as valid delivery. When delivered by courier or other means, the date of receipt by the other party shall be deemed as valid delivery; if the other party refuses to accept or returns it, it shall be deemed as received. The contact information in this clause shall also serve as a valid judicial delivery address. If one party changes its contact information, it shall notify the other party in writing; otherwise, such contact information shall still be deemed valid, and the party that did not notify shall bear the relevant responsibilities arising therefrom. This clause is an independent clause and is not affected by the effectiveness of the overall contract or other clauses and shall always remain valid.</w:t>
      </w:r>
    </w:p>
    <w:p w14:paraId="12F7F022" w14:textId="77777777" w:rsidR="0057420F" w:rsidRDefault="0057420F">
      <w:pPr>
        <w:pStyle w:val="ab"/>
        <w:rPr>
          <w:b w:val="0"/>
          <w:bCs w:val="0"/>
          <w:lang w:eastAsia="zh-CN"/>
        </w:rPr>
      </w:pPr>
    </w:p>
    <w:p w14:paraId="4CC41035" w14:textId="77777777" w:rsidR="0057420F" w:rsidRDefault="004B6417">
      <w:pPr>
        <w:pStyle w:val="Af1"/>
        <w:tabs>
          <w:tab w:val="left" w:pos="6990"/>
        </w:tabs>
        <w:spacing w:line="360" w:lineRule="auto"/>
        <w:rPr>
          <w:rFonts w:ascii="Times New Roman" w:hAnsi="Times New Roman" w:cs="Times New Roman" w:hint="default"/>
          <w:color w:val="000000" w:themeColor="text1"/>
          <w:sz w:val="24"/>
          <w:szCs w:val="24"/>
        </w:rPr>
      </w:pPr>
      <w:r>
        <w:t>twelve, others</w:t>
      </w:r>
    </w:p>
    <w:p w14:paraId="18AEA283" w14:textId="77777777" w:rsidR="0057420F" w:rsidRDefault="004B6417">
      <w:pPr>
        <w:pStyle w:val="Af1"/>
        <w:tabs>
          <w:tab w:val="left" w:pos="6990"/>
        </w:tabs>
        <w:spacing w:line="360" w:lineRule="auto"/>
        <w:ind w:left="1" w:firstLine="478"/>
        <w:rPr>
          <w:rFonts w:ascii="Times New Roman" w:hAnsi="Times New Roman" w:cs="Times New Roman" w:hint="default"/>
          <w:color w:val="000000" w:themeColor="text1"/>
          <w:sz w:val="24"/>
          <w:szCs w:val="24"/>
          <w:lang w:val="zh-TW" w:eastAsia="zh-TW"/>
        </w:rPr>
      </w:pPr>
      <w:r>
        <w:t>(1) The second party may only publish articles related to the research content after obtaining the written consent of the first party, and the intellectual property rights belong to the first party.</w:t>
      </w:r>
    </w:p>
    <w:p w14:paraId="7E9D4C95" w14:textId="77777777" w:rsidR="0057420F" w:rsidRDefault="004B6417">
      <w:pPr>
        <w:pStyle w:val="Af1"/>
        <w:tabs>
          <w:tab w:val="left" w:pos="6990"/>
        </w:tabs>
        <w:spacing w:line="360" w:lineRule="auto"/>
        <w:ind w:left="1" w:firstLine="478"/>
        <w:rPr>
          <w:rFonts w:ascii="Times New Roman" w:eastAsia="宋体" w:hAnsi="Times New Roman" w:cs="Times New Roman" w:hint="default"/>
          <w:b/>
          <w:bCs/>
          <w:color w:val="000000" w:themeColor="text1"/>
          <w:sz w:val="24"/>
          <w:szCs w:val="24"/>
          <w:lang w:val="zh-TW" w:eastAsia="zh-TW"/>
        </w:rPr>
      </w:pPr>
      <w:r>
        <w:t>(2) All original test data will be archived by Party B free of charge for three years, available for inspection by relevant departments. If the archiving period exceeds three years, an annual maintenance fee of 500 yuan will be charged. PK/TK/ADA (if any), and clinical pathology testing samples shall be returned to Party A or destroyed according to Party A's requirements after 6 months of project testing completion, and if we need to keep samples, a storage fee of 2 yuan/sample/month will be charged. If cold chain delivery is required, the cost shall be borne by Party A.</w:t>
      </w:r>
    </w:p>
    <w:p w14:paraId="1B4C1A62" w14:textId="77777777" w:rsidR="0057420F" w:rsidRDefault="004B6417">
      <w:pPr>
        <w:pStyle w:val="Af1"/>
        <w:tabs>
          <w:tab w:val="left" w:pos="6990"/>
        </w:tabs>
        <w:spacing w:line="360" w:lineRule="auto"/>
        <w:ind w:left="1" w:firstLine="478"/>
        <w:rPr>
          <w:ins w:id="201" w:author="liqin xie" w:date="2025-05-23T15:41:00Z"/>
          <w:rFonts w:ascii="Times New Roman" w:eastAsia="宋体" w:hAnsi="Times New Roman" w:cs="Times New Roman" w:hint="default"/>
          <w:b/>
          <w:bCs/>
          <w:lang w:eastAsia="zh-TW"/>
        </w:rPr>
      </w:pPr>
      <w:r>
        <w:t>(Party B)</w:t>
      </w:r>
    </w:p>
    <w:p w14:paraId="738FFDE4" w14:textId="77777777" w:rsidR="0057420F" w:rsidRDefault="004B6417">
      <w:pPr>
        <w:pStyle w:val="Af1"/>
        <w:tabs>
          <w:tab w:val="left" w:pos="6990"/>
        </w:tabs>
        <w:spacing w:line="360" w:lineRule="auto"/>
        <w:ind w:left="1" w:firstLine="478"/>
        <w:rPr>
          <w:rFonts w:ascii="Times New Roman" w:hAnsi="Times New Roman" w:cs="Times New Roman" w:hint="default"/>
          <w:color w:val="000000" w:themeColor="text1"/>
          <w:sz w:val="24"/>
          <w:szCs w:val="24"/>
          <w:lang w:val="zh-TW" w:eastAsia="zh-TW"/>
        </w:rPr>
      </w:pPr>
      <w:del w:id="203" w:author="liqin xie" w:date="2025-05-23T15:41:00Z">
        <w:r>
          <w:rPr>
            <w:rFonts w:ascii="Times New Roman" w:eastAsia="宋体" w:hAnsi="Times New Roman" w:cs="Times New Roman" w:hint="default"/>
            <w:color w:val="000000" w:themeColor="text1"/>
            <w:sz w:val="24"/>
            <w:szCs w:val="24"/>
            <w:lang w:val="zh-TW" w:eastAsia="zh-TW"/>
          </w:rPr>
          <w:delText>未尽事宜，双方友好协商解决</w:delText>
        </w:r>
      </w:del>
      <w:r>
        <w:rPr>
          <w:rFonts w:ascii="Times New Roman" w:eastAsia="宋体" w:hAnsi="Times New Roman" w:cs="Times New Roman" w:hint="default"/>
          <w:color w:val="000000" w:themeColor="text1"/>
          <w:sz w:val="24"/>
          <w:szCs w:val="24"/>
          <w:lang w:val="zh-TW" w:eastAsia="zh-TW"/>
        </w:rPr>
        <w:t>。</w:t>
      </w:r>
    </w:p>
    <w:p w14:paraId="760C0724" w14:textId="77777777" w:rsidR="0057420F" w:rsidRDefault="004B6417">
      <w:pPr>
        <w:pStyle w:val="Af1"/>
        <w:tabs>
          <w:tab w:val="left" w:pos="6990"/>
        </w:tabs>
        <w:spacing w:line="360" w:lineRule="auto"/>
        <w:ind w:left="1" w:firstLine="478"/>
        <w:rPr>
          <w:rFonts w:ascii="Times New Roman" w:eastAsia="宋体" w:hAnsi="Times New Roman" w:cs="Times New Roman" w:hint="default"/>
          <w:color w:val="000000" w:themeColor="text1"/>
          <w:sz w:val="24"/>
          <w:szCs w:val="24"/>
          <w:lang w:val="zh-TW" w:eastAsia="zh-TW"/>
        </w:rPr>
      </w:pPr>
      <w:r>
        <w:t>(4) This contract is made in four copies, with each party holding two copies, and it takes effect from the date of signing. The contract attachments are an inherent part of this contract and have equal validity.</w:t>
      </w:r>
    </w:p>
    <w:p w14:paraId="467ADEE6" w14:textId="77777777" w:rsidR="0057420F" w:rsidRDefault="004B6417">
      <w:pPr>
        <w:rPr>
          <w:rFonts w:eastAsia="宋体"/>
          <w:color w:val="000000" w:themeColor="text1"/>
          <w:kern w:val="2"/>
          <w:u w:color="000000"/>
          <w:lang w:val="zh-TW" w:eastAsia="zh-TW"/>
        </w:rPr>
      </w:pPr>
      <w:r>
        <w:rPr>
          <w:rFonts w:eastAsia="宋体"/>
          <w:color w:val="000000" w:themeColor="text1"/>
          <w:lang w:val="zh-TW" w:eastAsia="zh-TW"/>
        </w:rPr>
        <w:br w:type="page"/>
      </w:r>
    </w:p>
    <w:p w14:paraId="72C5E9E7" w14:textId="77777777" w:rsidR="0057420F" w:rsidRDefault="0057420F">
      <w:pPr>
        <w:pStyle w:val="Af1"/>
        <w:tabs>
          <w:tab w:val="left" w:pos="6990"/>
        </w:tabs>
        <w:spacing w:line="360" w:lineRule="auto"/>
        <w:ind w:left="1" w:firstLine="478"/>
        <w:rPr>
          <w:rFonts w:ascii="Times New Roman" w:hAnsi="Times New Roman" w:cs="Times New Roman" w:hint="default"/>
          <w:color w:val="000000" w:themeColor="text1"/>
          <w:sz w:val="26"/>
          <w:szCs w:val="26"/>
        </w:rPr>
      </w:pPr>
    </w:p>
    <w:p w14:paraId="2DAB46A5" w14:textId="77777777" w:rsidR="0057420F" w:rsidRDefault="0057420F">
      <w:pPr>
        <w:pStyle w:val="Af1"/>
        <w:tabs>
          <w:tab w:val="left" w:pos="6990"/>
        </w:tabs>
        <w:rPr>
          <w:rFonts w:ascii="Times New Roman" w:hAnsi="Times New Roman" w:cs="Times New Roman" w:hint="default"/>
          <w:color w:val="000000" w:themeColor="text1"/>
          <w:sz w:val="26"/>
          <w:szCs w:val="26"/>
        </w:rPr>
      </w:pPr>
    </w:p>
    <w:p w14:paraId="1EC1E802" w14:textId="77777777" w:rsidR="0057420F" w:rsidRDefault="004B6417">
      <w:pPr>
        <w:jc w:val="center"/>
        <w:rPr>
          <w:rFonts w:ascii="Arial" w:hAnsi="Arial"/>
          <w:color w:val="000000" w:themeColor="text1"/>
          <w:szCs w:val="21"/>
          <w:lang w:eastAsia="zh-CN"/>
        </w:rPr>
      </w:pPr>
      <w:r>
        <w:t>——————————(This page has no text, for signature page)——————————</w:t>
      </w:r>
    </w:p>
    <w:p w14:paraId="124126A0" w14:textId="77777777" w:rsidR="0057420F" w:rsidRDefault="0057420F">
      <w:pPr>
        <w:pStyle w:val="Af1"/>
        <w:spacing w:before="100" w:after="100"/>
        <w:rPr>
          <w:rFonts w:ascii="Times New Roman" w:hAnsi="Times New Roman" w:cs="Times New Roman" w:hint="default"/>
          <w:color w:val="000000" w:themeColor="text1"/>
        </w:rPr>
        <w:sectPr w:rsidR="0057420F">
          <w:footerReference w:type="default" r:id="rId10"/>
          <w:headerReference w:type="default" r:id="rId14"/>
          <w:pgSz w:w="11900" w:h="16840"/>
          <w:pgMar w:top="1440" w:right="1588" w:bottom="1440" w:left="1588" w:header="851" w:footer="992" w:gutter="0"/>
          <w:pgNumType w:start="1"/>
          <w:cols w:space="720"/>
          <w:titlePg/>
        </w:sectPr>
      </w:pPr>
    </w:p>
    <w:p w14:paraId="45125084" w14:textId="77777777" w:rsidR="0057420F" w:rsidRDefault="004B6417">
      <w:pPr>
        <w:pStyle w:val="Af1"/>
        <w:spacing w:before="100" w:after="100"/>
        <w:rPr>
          <w:rFonts w:ascii="Times New Roman" w:hAnsi="Times New Roman" w:cs="Times New Roman" w:hint="default"/>
          <w:b/>
          <w:bCs/>
          <w:color w:val="000000" w:themeColor="text1"/>
          <w:sz w:val="22"/>
          <w:szCs w:val="22"/>
        </w:rPr>
      </w:pPr>
      <w:r>
        <w:t>attachment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
        <w:gridCol w:w="1373"/>
        <w:gridCol w:w="2238"/>
        <w:gridCol w:w="2730"/>
        <w:gridCol w:w="1110"/>
        <w:gridCol w:w="1054"/>
      </w:tblGrid>
      <w:tr w:rsidR="0057420F" w14:paraId="404DD40B" w14:textId="77777777">
        <w:trPr>
          <w:trHeight w:val="605"/>
          <w:jc w:val="center"/>
        </w:trPr>
        <w:tc>
          <w:tcPr>
            <w:tcW w:w="5000" w:type="pct"/>
            <w:gridSpan w:val="6"/>
            <w:tcBorders>
              <w:bottom w:val="single" w:sz="4" w:space="0" w:color="auto"/>
            </w:tcBorders>
            <w:shd w:val="clear" w:color="auto" w:fill="auto"/>
            <w:vAlign w:val="center"/>
          </w:tcPr>
          <w:p w14:paraId="6AA7BEC1" w14:textId="77777777" w:rsidR="0057420F" w:rsidRDefault="004B6417">
            <w:pPr>
              <w:jc w:val="center"/>
              <w:rPr>
                <w:rFonts w:ascii="等线" w:eastAsia="等线" w:hAnsi="等线"/>
                <w:b/>
                <w:sz w:val="21"/>
                <w:szCs w:val="21"/>
                <w:lang w:eastAsia="zh-CN"/>
              </w:rPr>
            </w:pPr>
            <w:r>
              <w:t>preliminary plan and quotation for non-clinical safety study of single plant extract</w:t>
            </w:r>
          </w:p>
        </w:tc>
      </w:tr>
      <w:tr w:rsidR="0057420F" w14:paraId="4D56AD44" w14:textId="77777777">
        <w:trPr>
          <w:trHeight w:val="363"/>
          <w:jc w:val="center"/>
        </w:trPr>
        <w:tc>
          <w:tcPr>
            <w:tcW w:w="2284" w:type="pct"/>
            <w:gridSpan w:val="3"/>
            <w:tcBorders>
              <w:bottom w:val="dashSmallGap" w:sz="4" w:space="0" w:color="auto"/>
              <w:right w:val="dashSmallGap" w:sz="4" w:space="0" w:color="auto"/>
            </w:tcBorders>
            <w:shd w:val="clear" w:color="auto" w:fill="auto"/>
            <w:vAlign w:val="center"/>
          </w:tcPr>
          <w:p w14:paraId="04CC9359" w14:textId="77777777" w:rsidR="0057420F" w:rsidRDefault="004B6417">
            <w:pPr>
              <w:ind w:right="400"/>
              <w:rPr>
                <w:rFonts w:ascii="等线" w:eastAsia="等线" w:hAnsi="等线"/>
                <w:sz w:val="21"/>
                <w:szCs w:val="21"/>
                <w:lang w:eastAsia="zh-CN"/>
              </w:rPr>
            </w:pPr>
            <w:r>
              <w:t xml:space="preserve">Client Unit/Client: </w:t>
            </w:r>
          </w:p>
        </w:tc>
        <w:tc>
          <w:tcPr>
            <w:tcW w:w="2715" w:type="pct"/>
            <w:gridSpan w:val="3"/>
            <w:tcBorders>
              <w:left w:val="dashSmallGap" w:sz="4" w:space="0" w:color="auto"/>
              <w:bottom w:val="dashSmallGap" w:sz="4" w:space="0" w:color="auto"/>
            </w:tcBorders>
            <w:shd w:val="clear" w:color="auto" w:fill="auto"/>
            <w:vAlign w:val="center"/>
          </w:tcPr>
          <w:p w14:paraId="373D7FA5" w14:textId="77777777" w:rsidR="0057420F" w:rsidRDefault="004B6417">
            <w:pPr>
              <w:ind w:right="400"/>
              <w:rPr>
                <w:rFonts w:ascii="等线" w:eastAsia="等线" w:hAnsi="等线"/>
                <w:sz w:val="21"/>
                <w:szCs w:val="21"/>
              </w:rPr>
            </w:pPr>
            <w:r>
              <w:t>phone/Tel：</w:t>
            </w:r>
          </w:p>
        </w:tc>
      </w:tr>
      <w:tr w:rsidR="0057420F" w14:paraId="7BA743C0" w14:textId="77777777">
        <w:trPr>
          <w:trHeight w:val="363"/>
          <w:jc w:val="center"/>
        </w:trPr>
        <w:tc>
          <w:tcPr>
            <w:tcW w:w="2284" w:type="pct"/>
            <w:gridSpan w:val="3"/>
            <w:tcBorders>
              <w:top w:val="dashSmallGap" w:sz="4" w:space="0" w:color="auto"/>
              <w:bottom w:val="dashSmallGap" w:sz="4" w:space="0" w:color="auto"/>
              <w:right w:val="dashSmallGap" w:sz="4" w:space="0" w:color="auto"/>
            </w:tcBorders>
            <w:shd w:val="clear" w:color="auto" w:fill="auto"/>
            <w:vAlign w:val="center"/>
          </w:tcPr>
          <w:p w14:paraId="1141D8C1" w14:textId="77777777" w:rsidR="0057420F" w:rsidRDefault="004B6417">
            <w:pPr>
              <w:rPr>
                <w:rFonts w:ascii="等线" w:eastAsia="等线" w:hAnsi="等线"/>
                <w:sz w:val="21"/>
                <w:szCs w:val="21"/>
                <w:lang w:eastAsia="zh-CN"/>
              </w:rPr>
            </w:pPr>
            <w:r>
              <w:t xml:space="preserve">unit address/Add： </w:t>
            </w:r>
          </w:p>
        </w:tc>
        <w:tc>
          <w:tcPr>
            <w:tcW w:w="2715" w:type="pct"/>
            <w:gridSpan w:val="3"/>
            <w:tcBorders>
              <w:top w:val="dashSmallGap" w:sz="4" w:space="0" w:color="auto"/>
              <w:left w:val="dashSmallGap" w:sz="4" w:space="0" w:color="auto"/>
              <w:bottom w:val="dashSmallGap" w:sz="4" w:space="0" w:color="auto"/>
            </w:tcBorders>
            <w:shd w:val="clear" w:color="auto" w:fill="auto"/>
            <w:vAlign w:val="center"/>
          </w:tcPr>
          <w:p w14:paraId="26252FCB" w14:textId="77777777" w:rsidR="0057420F" w:rsidRDefault="004B6417">
            <w:pPr>
              <w:rPr>
                <w:rFonts w:ascii="等线" w:eastAsia="等线" w:hAnsi="等线"/>
                <w:sz w:val="21"/>
                <w:szCs w:val="21"/>
                <w:lang w:eastAsia="zh-CN"/>
              </w:rPr>
            </w:pPr>
            <w:r>
              <w:t>Mobile/Mob:</w:t>
            </w:r>
          </w:p>
        </w:tc>
      </w:tr>
      <w:tr w:rsidR="0057420F" w14:paraId="746A0E28" w14:textId="77777777">
        <w:trPr>
          <w:trHeight w:val="363"/>
          <w:jc w:val="center"/>
        </w:trPr>
        <w:tc>
          <w:tcPr>
            <w:tcW w:w="2284" w:type="pct"/>
            <w:gridSpan w:val="3"/>
            <w:tcBorders>
              <w:top w:val="dashSmallGap" w:sz="4" w:space="0" w:color="auto"/>
              <w:right w:val="dashSmallGap" w:sz="4" w:space="0" w:color="auto"/>
            </w:tcBorders>
            <w:shd w:val="clear" w:color="auto" w:fill="auto"/>
            <w:vAlign w:val="center"/>
          </w:tcPr>
          <w:p w14:paraId="5ADF281E" w14:textId="77777777" w:rsidR="0057420F" w:rsidRDefault="004B6417">
            <w:pPr>
              <w:rPr>
                <w:rFonts w:ascii="等线" w:eastAsia="等线" w:hAnsi="等线"/>
                <w:sz w:val="21"/>
                <w:szCs w:val="21"/>
                <w:lang w:eastAsia="zh-CN"/>
              </w:rPr>
            </w:pPr>
            <w:r>
              <w:t xml:space="preserve">Contact Person/Contactor: </w:t>
            </w:r>
          </w:p>
        </w:tc>
        <w:tc>
          <w:tcPr>
            <w:tcW w:w="2715" w:type="pct"/>
            <w:gridSpan w:val="3"/>
            <w:tcBorders>
              <w:top w:val="dashSmallGap" w:sz="4" w:space="0" w:color="auto"/>
              <w:left w:val="dashSmallGap" w:sz="4" w:space="0" w:color="auto"/>
            </w:tcBorders>
            <w:shd w:val="clear" w:color="auto" w:fill="auto"/>
            <w:vAlign w:val="center"/>
          </w:tcPr>
          <w:p w14:paraId="3E12DB0B" w14:textId="77777777" w:rsidR="0057420F" w:rsidRDefault="004B6417">
            <w:pPr>
              <w:rPr>
                <w:rFonts w:ascii="等线" w:eastAsia="等线" w:hAnsi="等线"/>
                <w:sz w:val="21"/>
                <w:szCs w:val="21"/>
              </w:rPr>
            </w:pPr>
            <w:r>
              <w:rPr>
                <w:rFonts w:ascii="等线" w:eastAsia="等线" w:hAnsi="等线"/>
                <w:sz w:val="21"/>
                <w:szCs w:val="21"/>
              </w:rPr>
              <w:t>E-mail</w:t>
            </w:r>
            <w:r>
              <w:rPr>
                <w:rFonts w:ascii="等线" w:eastAsia="等线" w:hAnsi="等线"/>
                <w:sz w:val="21"/>
                <w:szCs w:val="21"/>
              </w:rPr>
              <w:t>：</w:t>
            </w:r>
          </w:p>
        </w:tc>
      </w:tr>
      <w:tr w:rsidR="0057420F" w14:paraId="26507120" w14:textId="77777777">
        <w:trPr>
          <w:trHeight w:val="603"/>
          <w:jc w:val="center"/>
        </w:trPr>
        <w:tc>
          <w:tcPr>
            <w:tcW w:w="280" w:type="pct"/>
            <w:shd w:val="clear" w:color="000000" w:fill="CCFFCC"/>
            <w:vAlign w:val="center"/>
          </w:tcPr>
          <w:p w14:paraId="23AE1A94" w14:textId="77777777" w:rsidR="0057420F" w:rsidRDefault="004B6417">
            <w:pPr>
              <w:spacing w:line="300" w:lineRule="auto"/>
              <w:jc w:val="center"/>
              <w:rPr>
                <w:rFonts w:ascii="等线" w:eastAsia="等线" w:hAnsi="等线"/>
                <w:b/>
                <w:sz w:val="21"/>
                <w:szCs w:val="21"/>
              </w:rPr>
            </w:pPr>
            <w:r>
              <w:t>serial number</w:t>
            </w:r>
          </w:p>
        </w:tc>
        <w:tc>
          <w:tcPr>
            <w:tcW w:w="762" w:type="pct"/>
            <w:shd w:val="clear" w:color="000000" w:fill="CCFFCC"/>
            <w:vAlign w:val="center"/>
          </w:tcPr>
          <w:p w14:paraId="693E77F4" w14:textId="77777777" w:rsidR="0057420F" w:rsidRDefault="004B6417">
            <w:pPr>
              <w:spacing w:line="300" w:lineRule="auto"/>
              <w:jc w:val="center"/>
              <w:rPr>
                <w:rFonts w:ascii="等线" w:eastAsia="等线" w:hAnsi="等线"/>
                <w:b/>
                <w:sz w:val="21"/>
                <w:szCs w:val="21"/>
              </w:rPr>
            </w:pPr>
            <w:r>
              <w:t>test project</w:t>
            </w:r>
          </w:p>
        </w:tc>
        <w:tc>
          <w:tcPr>
            <w:tcW w:w="2757" w:type="pct"/>
            <w:gridSpan w:val="2"/>
            <w:shd w:val="clear" w:color="000000" w:fill="CCFFCC"/>
            <w:vAlign w:val="center"/>
          </w:tcPr>
          <w:p w14:paraId="1C8CC3D4" w14:textId="77777777" w:rsidR="0057420F" w:rsidRDefault="004B6417">
            <w:pPr>
              <w:spacing w:line="300" w:lineRule="auto"/>
              <w:jc w:val="center"/>
              <w:rPr>
                <w:rFonts w:ascii="等线" w:eastAsia="等线" w:hAnsi="等线"/>
                <w:b/>
                <w:sz w:val="21"/>
                <w:szCs w:val="21"/>
              </w:rPr>
            </w:pPr>
            <w:r>
              <w:t>Basic experimental content</w:t>
            </w:r>
          </w:p>
        </w:tc>
        <w:tc>
          <w:tcPr>
            <w:tcW w:w="616" w:type="pct"/>
            <w:shd w:val="clear" w:color="000000" w:fill="CCFFCC"/>
            <w:vAlign w:val="center"/>
          </w:tcPr>
          <w:p w14:paraId="5F415CFA" w14:textId="77777777" w:rsidR="0057420F" w:rsidRDefault="004B6417">
            <w:pPr>
              <w:spacing w:line="300" w:lineRule="auto"/>
              <w:jc w:val="center"/>
              <w:rPr>
                <w:rFonts w:ascii="等线" w:eastAsia="等线" w:hAnsi="等线"/>
                <w:b/>
                <w:sz w:val="21"/>
                <w:szCs w:val="21"/>
              </w:rPr>
            </w:pPr>
            <w:r>
              <w:t>price (10,000 yuan)</w:t>
            </w:r>
          </w:p>
        </w:tc>
        <w:tc>
          <w:tcPr>
            <w:tcW w:w="584" w:type="pct"/>
            <w:shd w:val="clear" w:color="000000" w:fill="CCFFCC"/>
            <w:vAlign w:val="center"/>
          </w:tcPr>
          <w:p w14:paraId="6998CF2A" w14:textId="77777777" w:rsidR="0057420F" w:rsidRDefault="004B6417">
            <w:pPr>
              <w:spacing w:line="300" w:lineRule="auto"/>
              <w:jc w:val="center"/>
              <w:rPr>
                <w:rFonts w:ascii="等线" w:eastAsia="等线" w:hAnsi="等线"/>
                <w:b/>
                <w:sz w:val="21"/>
                <w:szCs w:val="21"/>
              </w:rPr>
            </w:pPr>
            <w:r>
              <w:t>experimental cycle</w:t>
            </w:r>
          </w:p>
        </w:tc>
      </w:tr>
      <w:tr w:rsidR="0057420F" w14:paraId="537954FC" w14:textId="77777777">
        <w:trPr>
          <w:trHeight w:val="489"/>
          <w:jc w:val="center"/>
        </w:trPr>
        <w:tc>
          <w:tcPr>
            <w:tcW w:w="5000" w:type="pct"/>
            <w:gridSpan w:val="6"/>
            <w:shd w:val="clear" w:color="auto" w:fill="auto"/>
            <w:vAlign w:val="center"/>
          </w:tcPr>
          <w:p w14:paraId="77109D8E" w14:textId="77777777" w:rsidR="0057420F" w:rsidRDefault="004B6417">
            <w:pPr>
              <w:spacing w:line="360" w:lineRule="auto"/>
              <w:jc w:val="center"/>
              <w:rPr>
                <w:rFonts w:ascii="等线" w:eastAsia="等线" w:hAnsi="等线"/>
                <w:sz w:val="21"/>
                <w:szCs w:val="21"/>
                <w:lang w:eastAsia="zh-CN"/>
              </w:rPr>
            </w:pPr>
            <w:r>
              <w:t>1、toxicology experiment</w:t>
            </w:r>
          </w:p>
        </w:tc>
      </w:tr>
      <w:tr w:rsidR="0057420F" w14:paraId="7AC8852C" w14:textId="77777777">
        <w:trPr>
          <w:trHeight w:val="489"/>
          <w:jc w:val="center"/>
        </w:trPr>
        <w:tc>
          <w:tcPr>
            <w:tcW w:w="280" w:type="pct"/>
            <w:shd w:val="clear" w:color="auto" w:fill="auto"/>
            <w:vAlign w:val="center"/>
          </w:tcPr>
          <w:p w14:paraId="70BE1FE2"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b/>
                <w:bCs/>
                <w:sz w:val="21"/>
                <w:szCs w:val="21"/>
                <w:lang w:eastAsia="zh-CN"/>
              </w:rPr>
              <w:t>1</w:t>
            </w:r>
          </w:p>
        </w:tc>
        <w:tc>
          <w:tcPr>
            <w:tcW w:w="762" w:type="pct"/>
            <w:shd w:val="clear" w:color="auto" w:fill="auto"/>
            <w:vAlign w:val="center"/>
          </w:tcPr>
          <w:p w14:paraId="48DA2739" w14:textId="77777777" w:rsidR="0057420F" w:rsidRDefault="004B6417">
            <w:pPr>
              <w:spacing w:line="300" w:lineRule="auto"/>
              <w:rPr>
                <w:rFonts w:ascii="等线" w:eastAsia="等线" w:hAnsi="等线"/>
                <w:b/>
                <w:bCs/>
                <w:sz w:val="21"/>
                <w:szCs w:val="21"/>
                <w:lang w:eastAsia="zh-CN"/>
              </w:rPr>
            </w:pPr>
            <w:r>
              <w:t>SD rat single-dose toxicity test (GLP)</w:t>
            </w:r>
          </w:p>
        </w:tc>
        <w:tc>
          <w:tcPr>
            <w:tcW w:w="2757" w:type="pct"/>
            <w:gridSpan w:val="2"/>
            <w:shd w:val="clear" w:color="auto" w:fill="auto"/>
            <w:vAlign w:val="center"/>
          </w:tcPr>
          <w:p w14:paraId="741F94F0" w14:textId="77777777" w:rsidR="0057420F" w:rsidRDefault="004B6417">
            <w:pPr>
              <w:spacing w:line="300" w:lineRule="auto"/>
              <w:ind w:firstLineChars="98" w:firstLine="206"/>
              <w:rPr>
                <w:rFonts w:ascii="等线" w:eastAsia="等线" w:hAnsi="等线"/>
                <w:sz w:val="21"/>
                <w:szCs w:val="21"/>
                <w:lang w:eastAsia="zh-CN"/>
              </w:rPr>
            </w:pPr>
            <w:r>
              <w:t>First payment (2.3%): RMB thirty thousand yuan (¥300,000), time: within 20 days after the contract is signed and takes effect, paid by Party A.</w:t>
            </w:r>
          </w:p>
          <w:p w14:paraId="7AA1B637" w14:textId="77777777" w:rsidR="0057420F" w:rsidRDefault="004B6417">
            <w:pPr>
              <w:spacing w:line="300" w:lineRule="auto"/>
              <w:ind w:firstLineChars="98" w:firstLine="206"/>
              <w:rPr>
                <w:rFonts w:ascii="等线" w:eastAsia="等线" w:hAnsi="等线"/>
                <w:sz w:val="21"/>
                <w:szCs w:val="21"/>
                <w:lang w:eastAsia="zh-CN"/>
              </w:rPr>
            </w:pPr>
            <w:r>
              <w:t>Detection indicators: clinical observations, body weight, feeding amount, etc.; at the end of the observation period, live animals will undergo clinical pathological testing (hematology + coagulation + biochemistry), gross anatomy, and organ weighing (if any abnormalities are found, they will be recorded and subjected to pathological examination).</w:t>
            </w:r>
          </w:p>
          <w:p w14:paraId="28D86613" w14:textId="77777777" w:rsidR="0057420F" w:rsidRDefault="004B6417">
            <w:pPr>
              <w:pStyle w:val="Default"/>
              <w:spacing w:line="300" w:lineRule="auto"/>
              <w:ind w:firstLineChars="98" w:firstLine="206"/>
              <w:rPr>
                <w:rFonts w:ascii="等线" w:eastAsia="等线" w:hAnsi="等线" w:cs="Times New Roman"/>
                <w:b/>
                <w:color w:val="auto"/>
                <w:sz w:val="21"/>
                <w:szCs w:val="21"/>
              </w:rPr>
            </w:pPr>
            <w:r>
              <w:t>Specific needs depend on actual circumstances; if toxic reactions are significant, then measure LD50; if toxicity is minor, then conduct MTD tests.</w:t>
            </w:r>
          </w:p>
        </w:tc>
        <w:tc>
          <w:tcPr>
            <w:tcW w:w="616" w:type="pct"/>
            <w:shd w:val="clear" w:color="auto" w:fill="auto"/>
            <w:vAlign w:val="center"/>
          </w:tcPr>
          <w:p w14:paraId="10D0B7C1"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7.3</w:t>
            </w:r>
          </w:p>
        </w:tc>
        <w:tc>
          <w:tcPr>
            <w:tcW w:w="584" w:type="pct"/>
            <w:shd w:val="clear" w:color="auto" w:fill="auto"/>
            <w:noWrap/>
            <w:vAlign w:val="center"/>
          </w:tcPr>
          <w:p w14:paraId="32261A37" w14:textId="77777777" w:rsidR="0057420F" w:rsidRDefault="004B6417">
            <w:pPr>
              <w:spacing w:line="360" w:lineRule="auto"/>
              <w:jc w:val="center"/>
              <w:rPr>
                <w:rFonts w:ascii="等线" w:eastAsia="等线" w:hAnsi="等线"/>
                <w:sz w:val="21"/>
                <w:szCs w:val="21"/>
                <w:lang w:eastAsia="zh-CN"/>
              </w:rPr>
            </w:pPr>
            <w:r>
              <w:t>2 months</w:t>
            </w:r>
          </w:p>
        </w:tc>
      </w:tr>
      <w:tr w:rsidR="0057420F" w14:paraId="0B3D8AE6" w14:textId="77777777">
        <w:trPr>
          <w:trHeight w:val="489"/>
          <w:jc w:val="center"/>
        </w:trPr>
        <w:tc>
          <w:tcPr>
            <w:tcW w:w="280" w:type="pct"/>
            <w:shd w:val="clear" w:color="auto" w:fill="auto"/>
            <w:vAlign w:val="center"/>
          </w:tcPr>
          <w:p w14:paraId="79A9D6FA" w14:textId="77777777" w:rsidR="0057420F" w:rsidRDefault="0057420F">
            <w:pPr>
              <w:spacing w:line="360" w:lineRule="auto"/>
              <w:jc w:val="center"/>
              <w:rPr>
                <w:rFonts w:ascii="等线" w:eastAsia="等线" w:hAnsi="等线"/>
                <w:b/>
                <w:bCs/>
                <w:sz w:val="21"/>
                <w:szCs w:val="21"/>
                <w:lang w:eastAsia="zh-CN"/>
              </w:rPr>
            </w:pPr>
          </w:p>
          <w:p w14:paraId="03A9278A" w14:textId="77777777" w:rsidR="0057420F" w:rsidRDefault="0057420F">
            <w:pPr>
              <w:spacing w:line="360" w:lineRule="auto"/>
              <w:jc w:val="center"/>
              <w:rPr>
                <w:rFonts w:ascii="等线" w:eastAsia="等线" w:hAnsi="等线"/>
                <w:b/>
                <w:bCs/>
                <w:sz w:val="21"/>
                <w:szCs w:val="21"/>
                <w:lang w:eastAsia="zh-CN"/>
              </w:rPr>
            </w:pPr>
          </w:p>
        </w:tc>
        <w:tc>
          <w:tcPr>
            <w:tcW w:w="762" w:type="pct"/>
            <w:shd w:val="clear" w:color="auto" w:fill="auto"/>
            <w:vAlign w:val="center"/>
          </w:tcPr>
          <w:p w14:paraId="0B5E9035" w14:textId="77777777" w:rsidR="0057420F" w:rsidRDefault="004B6417">
            <w:pPr>
              <w:spacing w:line="300" w:lineRule="auto"/>
              <w:rPr>
                <w:rFonts w:ascii="等线" w:eastAsia="等线" w:hAnsi="等线"/>
                <w:b/>
                <w:bCs/>
                <w:sz w:val="21"/>
                <w:szCs w:val="21"/>
                <w:lang w:eastAsia="zh-CN"/>
              </w:rPr>
            </w:pPr>
            <w:r>
              <w:t>SD rat acute toxicity pre-experiment</w:t>
            </w:r>
          </w:p>
        </w:tc>
        <w:tc>
          <w:tcPr>
            <w:tcW w:w="2757" w:type="pct"/>
            <w:gridSpan w:val="2"/>
            <w:shd w:val="clear" w:color="auto" w:fill="auto"/>
            <w:vAlign w:val="center"/>
          </w:tcPr>
          <w:p w14:paraId="45CF0823" w14:textId="77777777" w:rsidR="0057420F" w:rsidRDefault="004B6417">
            <w:pPr>
              <w:spacing w:line="300" w:lineRule="auto"/>
              <w:ind w:firstLineChars="98" w:firstLine="206"/>
              <w:rPr>
                <w:rFonts w:ascii="等线" w:eastAsia="等线" w:hAnsi="等线"/>
                <w:sz w:val="21"/>
                <w:szCs w:val="21"/>
                <w:lang w:eastAsia="zh-CN"/>
              </w:rPr>
            </w:pPr>
            <w:r>
              <w:t>Experimental Design: 24 SD rats, divided into 4 groups: 3 dosage groups + 1 control group, 6 animals per group, evenly split between males and females. Observation for 7 days after single dosing.</w:t>
            </w:r>
          </w:p>
          <w:p w14:paraId="3FC2E461" w14:textId="77777777" w:rsidR="0057420F" w:rsidRDefault="004B6417">
            <w:pPr>
              <w:spacing w:line="300" w:lineRule="auto"/>
              <w:ind w:firstLineChars="98" w:firstLine="206"/>
              <w:rPr>
                <w:rFonts w:ascii="等线" w:eastAsia="等线" w:hAnsi="等线"/>
                <w:b/>
                <w:sz w:val="21"/>
                <w:szCs w:val="21"/>
                <w:lang w:eastAsia="zh-CN"/>
              </w:rPr>
            </w:pPr>
            <w:r>
              <w:t>Genetic classification methods (for example, DNA barcoding described in USP General Chapter 563: Identification of plant-derived materials) the applicant should provide the following information:#</w:t>
            </w:r>
          </w:p>
        </w:tc>
        <w:tc>
          <w:tcPr>
            <w:tcW w:w="616" w:type="pct"/>
            <w:shd w:val="clear" w:color="auto" w:fill="auto"/>
            <w:vAlign w:val="center"/>
          </w:tcPr>
          <w:p w14:paraId="32C03FC5"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3.6</w:t>
            </w:r>
          </w:p>
        </w:tc>
        <w:tc>
          <w:tcPr>
            <w:tcW w:w="584" w:type="pct"/>
            <w:shd w:val="clear" w:color="auto" w:fill="auto"/>
            <w:noWrap/>
            <w:vAlign w:val="center"/>
          </w:tcPr>
          <w:p w14:paraId="145B3CF0" w14:textId="77777777" w:rsidR="0057420F" w:rsidRDefault="004B6417">
            <w:pPr>
              <w:spacing w:line="360" w:lineRule="auto"/>
              <w:jc w:val="center"/>
              <w:rPr>
                <w:rFonts w:ascii="等线" w:eastAsia="等线" w:hAnsi="等线"/>
                <w:sz w:val="21"/>
                <w:szCs w:val="21"/>
                <w:lang w:eastAsia="zh-CN"/>
              </w:rPr>
            </w:pPr>
            <w:r>
              <w:t>1 month</w:t>
            </w:r>
          </w:p>
        </w:tc>
      </w:tr>
      <w:tr w:rsidR="0057420F" w14:paraId="64E632C0" w14:textId="77777777">
        <w:trPr>
          <w:trHeight w:val="489"/>
          <w:jc w:val="center"/>
        </w:trPr>
        <w:tc>
          <w:tcPr>
            <w:tcW w:w="280" w:type="pct"/>
            <w:shd w:val="clear" w:color="auto" w:fill="auto"/>
            <w:vAlign w:val="center"/>
          </w:tcPr>
          <w:p w14:paraId="53064683" w14:textId="77777777" w:rsidR="0057420F" w:rsidRDefault="0057420F">
            <w:pPr>
              <w:spacing w:line="360" w:lineRule="auto"/>
              <w:jc w:val="center"/>
              <w:rPr>
                <w:rFonts w:ascii="等线" w:eastAsia="等线" w:hAnsi="等线"/>
                <w:b/>
                <w:bCs/>
                <w:sz w:val="21"/>
                <w:szCs w:val="21"/>
                <w:lang w:eastAsia="zh-CN"/>
              </w:rPr>
            </w:pPr>
          </w:p>
        </w:tc>
        <w:tc>
          <w:tcPr>
            <w:tcW w:w="762" w:type="pct"/>
            <w:shd w:val="clear" w:color="auto" w:fill="auto"/>
            <w:vAlign w:val="center"/>
          </w:tcPr>
          <w:p w14:paraId="32CBE8D5" w14:textId="77777777" w:rsidR="0057420F" w:rsidRDefault="004B6417">
            <w:pPr>
              <w:spacing w:line="300" w:lineRule="auto"/>
              <w:rPr>
                <w:rFonts w:ascii="等线" w:eastAsia="等线" w:hAnsi="等线"/>
                <w:b/>
                <w:bCs/>
                <w:sz w:val="21"/>
                <w:szCs w:val="21"/>
                <w:lang w:eastAsia="zh-CN"/>
              </w:rPr>
            </w:pPr>
            <w:r>
              <w:t>Beagle dog acute toxicity pre-experiment</w:t>
            </w:r>
          </w:p>
        </w:tc>
        <w:tc>
          <w:tcPr>
            <w:tcW w:w="2757" w:type="pct"/>
            <w:gridSpan w:val="2"/>
            <w:shd w:val="clear" w:color="auto" w:fill="auto"/>
            <w:vAlign w:val="center"/>
          </w:tcPr>
          <w:p w14:paraId="53AFF3AB" w14:textId="77777777" w:rsidR="0057420F" w:rsidRDefault="004B6417">
            <w:pPr>
              <w:spacing w:line="300" w:lineRule="auto"/>
              <w:ind w:firstLineChars="98" w:firstLine="206"/>
              <w:rPr>
                <w:rFonts w:ascii="等线" w:eastAsia="等线" w:hAnsi="等线"/>
                <w:color w:val="000000" w:themeColor="text1"/>
                <w:sz w:val="21"/>
                <w:szCs w:val="21"/>
                <w:lang w:eastAsia="zh-CN"/>
              </w:rPr>
            </w:pPr>
            <w:r>
              <w:t>Experimental design: 4 beagle dogs (naïve), divided into 1 test compound group, half male and half female.</w:t>
            </w:r>
          </w:p>
          <w:p w14:paraId="2023BB1E" w14:textId="77777777" w:rsidR="0057420F" w:rsidRDefault="004B6417">
            <w:pPr>
              <w:spacing w:line="300" w:lineRule="auto"/>
              <w:ind w:firstLineChars="98" w:firstLine="206"/>
              <w:rPr>
                <w:rFonts w:ascii="等线" w:eastAsia="等线" w:hAnsi="等线"/>
                <w:color w:val="000000" w:themeColor="text1"/>
                <w:sz w:val="21"/>
                <w:szCs w:val="21"/>
                <w:lang w:eastAsia="zh-CN"/>
              </w:rPr>
            </w:pPr>
            <w:r>
              <w:t>Administration Method: Single-dose oral administration; dosing on D1, D4, D7, D10, with observation for 7 days after the last dose;</w:t>
            </w:r>
          </w:p>
          <w:p w14:paraId="15CE3921" w14:textId="77777777" w:rsidR="0057420F" w:rsidRDefault="004B6417">
            <w:pPr>
              <w:spacing w:line="300" w:lineRule="auto"/>
              <w:ind w:firstLineChars="98" w:firstLine="206"/>
              <w:rPr>
                <w:rFonts w:ascii="等线" w:eastAsia="等线" w:hAnsi="等线"/>
                <w:b/>
                <w:sz w:val="21"/>
                <w:szCs w:val="21"/>
                <w:lang w:eastAsia="zh-CN"/>
              </w:rPr>
            </w:pPr>
            <w:r>
              <w:t>Detection Indicators: Cage-side observations: twice daily, clinical observations: once weekly during the acclimatization period, on dosing day, and weekly during the observation period; food intake/consumption: quantitatively measured twice during the acclimatization period, once after each dosing, with the rest being consumed; body weight: measured twice during the acclimatization period, before each dosing and the day after dosing, weekly during the observation period, and once before necropsy; clinical pathology (hematology, coagulation, blood biochemistry, urinalysis, urinary sediment: measured twice during the acclimatization period, once before each dosing and the day after dosing, and once before necropsy); gross necropsy at the end of dosing.</w:t>
            </w:r>
          </w:p>
        </w:tc>
        <w:tc>
          <w:tcPr>
            <w:tcW w:w="616" w:type="pct"/>
            <w:shd w:val="clear" w:color="auto" w:fill="auto"/>
            <w:vAlign w:val="center"/>
          </w:tcPr>
          <w:p w14:paraId="2372688D"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7.5</w:t>
            </w:r>
          </w:p>
        </w:tc>
        <w:tc>
          <w:tcPr>
            <w:tcW w:w="584" w:type="pct"/>
            <w:shd w:val="clear" w:color="auto" w:fill="auto"/>
            <w:noWrap/>
            <w:vAlign w:val="center"/>
          </w:tcPr>
          <w:p w14:paraId="7721C096" w14:textId="77777777" w:rsidR="0057420F" w:rsidRDefault="004B6417">
            <w:pPr>
              <w:spacing w:line="360" w:lineRule="auto"/>
              <w:jc w:val="center"/>
              <w:rPr>
                <w:rFonts w:ascii="等线" w:eastAsia="等线" w:hAnsi="等线"/>
                <w:sz w:val="21"/>
                <w:szCs w:val="21"/>
                <w:lang w:eastAsia="zh-CN"/>
              </w:rPr>
            </w:pPr>
            <w:r>
              <w:t>1 month</w:t>
            </w:r>
          </w:p>
        </w:tc>
      </w:tr>
      <w:tr w:rsidR="0057420F" w14:paraId="4B13E63E" w14:textId="77777777">
        <w:trPr>
          <w:trHeight w:val="489"/>
          <w:jc w:val="center"/>
        </w:trPr>
        <w:tc>
          <w:tcPr>
            <w:tcW w:w="280" w:type="pct"/>
            <w:shd w:val="clear" w:color="auto" w:fill="auto"/>
            <w:vAlign w:val="center"/>
          </w:tcPr>
          <w:p w14:paraId="6E35DE1E"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lastRenderedPageBreak/>
              <w:t>2</w:t>
            </w:r>
          </w:p>
        </w:tc>
        <w:tc>
          <w:tcPr>
            <w:tcW w:w="762" w:type="pct"/>
            <w:shd w:val="clear" w:color="auto" w:fill="auto"/>
            <w:vAlign w:val="center"/>
          </w:tcPr>
          <w:p w14:paraId="23971418" w14:textId="77777777" w:rsidR="0057420F" w:rsidRDefault="004B6417">
            <w:pPr>
              <w:spacing w:line="300" w:lineRule="auto"/>
              <w:rPr>
                <w:rFonts w:ascii="等线" w:eastAsia="等线" w:hAnsi="等线"/>
                <w:b/>
                <w:bCs/>
                <w:sz w:val="21"/>
                <w:szCs w:val="21"/>
                <w:lang w:eastAsia="zh-CN"/>
              </w:rPr>
            </w:pPr>
            <w:r>
              <w:t>Beagle dog single-dose toxicity test (GLP)</w:t>
            </w:r>
          </w:p>
        </w:tc>
        <w:tc>
          <w:tcPr>
            <w:tcW w:w="2757" w:type="pct"/>
            <w:gridSpan w:val="2"/>
            <w:shd w:val="clear" w:color="auto" w:fill="auto"/>
            <w:vAlign w:val="center"/>
          </w:tcPr>
          <w:p w14:paraId="75EAA579" w14:textId="77777777" w:rsidR="0057420F" w:rsidRDefault="004B6417">
            <w:pPr>
              <w:spacing w:line="300" w:lineRule="auto"/>
              <w:ind w:firstLineChars="98" w:firstLine="206"/>
              <w:rPr>
                <w:rFonts w:ascii="等线" w:eastAsia="等线" w:hAnsi="等线"/>
                <w:color w:val="000000" w:themeColor="text1"/>
                <w:sz w:val="21"/>
                <w:szCs w:val="21"/>
                <w:lang w:eastAsia="zh-CN"/>
              </w:rPr>
            </w:pPr>
            <w:r>
              <w:t>Experimental Design: 8 Beagle dogs (naïve), divided into 4 groups: 1 solvent control group + 3 dosage test groups, 2 animals per group, evenly split between males and females. Observation for 14 days after single dosing.</w:t>
            </w:r>
          </w:p>
          <w:p w14:paraId="45DAFB1B" w14:textId="77777777" w:rsidR="0057420F" w:rsidRDefault="004B6417">
            <w:pPr>
              <w:pStyle w:val="Default"/>
              <w:spacing w:line="300" w:lineRule="auto"/>
              <w:ind w:firstLineChars="98" w:firstLine="206"/>
              <w:rPr>
                <w:rFonts w:ascii="等线" w:eastAsia="等线" w:hAnsi="等线" w:cs="Times New Roman"/>
                <w:color w:val="000000" w:themeColor="text1"/>
                <w:sz w:val="21"/>
                <w:szCs w:val="21"/>
              </w:rPr>
            </w:pPr>
            <w:r>
              <w:t>Detection indicators: clinical observation, body weight, food intake; health check (ECG, temperature, etc.: once before administration, and dependent on circumstances after administration, at least once on day 2 and day 14); clinical pathology (blood routine, 4 coagulation tests, blood biochemistry, urine; twice during adaption period, once on day 2 and day 14 after administration); ophthalmic examination (once before administration and on day 14); gross necropsy on day 14 (if there are abnormalities, record and conduct pathological histological examination on visually abnormal tissues), perform bone marrow cytological examination.</w:t>
            </w:r>
          </w:p>
        </w:tc>
        <w:tc>
          <w:tcPr>
            <w:tcW w:w="616" w:type="pct"/>
            <w:shd w:val="clear" w:color="auto" w:fill="auto"/>
            <w:vAlign w:val="center"/>
          </w:tcPr>
          <w:p w14:paraId="7CE0273A"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13.0</w:t>
            </w:r>
          </w:p>
        </w:tc>
        <w:tc>
          <w:tcPr>
            <w:tcW w:w="584" w:type="pct"/>
            <w:shd w:val="clear" w:color="auto" w:fill="auto"/>
            <w:noWrap/>
            <w:vAlign w:val="center"/>
          </w:tcPr>
          <w:p w14:paraId="3E4DD5E7" w14:textId="77777777" w:rsidR="0057420F" w:rsidRDefault="004B6417">
            <w:pPr>
              <w:spacing w:line="360" w:lineRule="auto"/>
              <w:jc w:val="center"/>
              <w:rPr>
                <w:rFonts w:ascii="等线" w:eastAsia="等线" w:hAnsi="等线"/>
                <w:sz w:val="21"/>
                <w:szCs w:val="21"/>
                <w:lang w:eastAsia="zh-CN"/>
              </w:rPr>
            </w:pPr>
            <w:r>
              <w:t>2 months</w:t>
            </w:r>
          </w:p>
        </w:tc>
      </w:tr>
      <w:tr w:rsidR="0057420F" w14:paraId="5C7A698D" w14:textId="77777777">
        <w:trPr>
          <w:trHeight w:val="489"/>
          <w:jc w:val="center"/>
        </w:trPr>
        <w:tc>
          <w:tcPr>
            <w:tcW w:w="280" w:type="pct"/>
            <w:shd w:val="clear" w:color="auto" w:fill="auto"/>
            <w:vAlign w:val="center"/>
          </w:tcPr>
          <w:p w14:paraId="5574C4DE"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3</w:t>
            </w:r>
          </w:p>
        </w:tc>
        <w:tc>
          <w:tcPr>
            <w:tcW w:w="762" w:type="pct"/>
            <w:shd w:val="clear" w:color="auto" w:fill="auto"/>
            <w:vAlign w:val="center"/>
          </w:tcPr>
          <w:p w14:paraId="7BB16B83" w14:textId="77777777" w:rsidR="0057420F" w:rsidRDefault="004B6417">
            <w:pPr>
              <w:spacing w:line="300" w:lineRule="auto"/>
              <w:rPr>
                <w:rFonts w:ascii="等线" w:eastAsia="等线" w:hAnsi="等线"/>
                <w:b/>
                <w:bCs/>
                <w:sz w:val="21"/>
                <w:szCs w:val="21"/>
                <w:lang w:eastAsia="zh-CN"/>
              </w:rPr>
            </w:pPr>
            <w:r>
              <w:t>SD rat 4-week dose exploratory test (DRF, non-GLP)</w:t>
            </w:r>
          </w:p>
        </w:tc>
        <w:tc>
          <w:tcPr>
            <w:tcW w:w="2757" w:type="pct"/>
            <w:gridSpan w:val="2"/>
            <w:shd w:val="clear" w:color="auto" w:fill="auto"/>
            <w:vAlign w:val="center"/>
          </w:tcPr>
          <w:p w14:paraId="60766BE3" w14:textId="77777777" w:rsidR="0057420F" w:rsidRDefault="004B6417">
            <w:pPr>
              <w:pStyle w:val="Default"/>
              <w:spacing w:line="360" w:lineRule="auto"/>
              <w:ind w:firstLineChars="98" w:firstLine="206"/>
              <w:rPr>
                <w:rFonts w:ascii="等线" w:eastAsia="等线" w:hAnsi="等线" w:cs="Times New Roman"/>
                <w:color w:val="000000" w:themeColor="text1"/>
                <w:sz w:val="21"/>
                <w:szCs w:val="21"/>
              </w:rPr>
            </w:pPr>
            <w:r>
              <w:t>Experimental Design: 40 SD rats divided into 4 groups: 1 solvent control group + 3 dosage test groups. 10 animals per group, evenly split between males and females, daily dosing 1-2 times for 4 weeks, no recovery period.</w:t>
            </w:r>
          </w:p>
          <w:p w14:paraId="3A15C180" w14:textId="77777777" w:rsidR="0057420F" w:rsidRDefault="004B6417">
            <w:pPr>
              <w:spacing w:line="300" w:lineRule="auto"/>
              <w:ind w:firstLineChars="98" w:firstLine="206"/>
              <w:rPr>
                <w:rFonts w:ascii="等线" w:eastAsia="等线" w:hAnsi="等线"/>
                <w:color w:val="000000" w:themeColor="text1"/>
                <w:sz w:val="21"/>
                <w:szCs w:val="21"/>
                <w:lang w:eastAsia="zh-CN"/>
              </w:rPr>
            </w:pPr>
            <w:r>
              <w:t>CHL cells, with and without S9, at least 3 analyzable concentrations for each condition; set controls (negative/formulation/positive), with 2 replicates for each condition. First conduct a pre-test, and the formal test should be repeated at least once.</w:t>
            </w:r>
          </w:p>
        </w:tc>
        <w:tc>
          <w:tcPr>
            <w:tcW w:w="616" w:type="pct"/>
            <w:shd w:val="clear" w:color="auto" w:fill="auto"/>
            <w:vAlign w:val="center"/>
          </w:tcPr>
          <w:p w14:paraId="6FAD23C3"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8.8</w:t>
            </w:r>
          </w:p>
        </w:tc>
        <w:tc>
          <w:tcPr>
            <w:tcW w:w="584" w:type="pct"/>
            <w:shd w:val="clear" w:color="auto" w:fill="auto"/>
            <w:noWrap/>
            <w:vAlign w:val="center"/>
          </w:tcPr>
          <w:p w14:paraId="6041EEFE" w14:textId="77777777" w:rsidR="0057420F" w:rsidRDefault="004B6417">
            <w:pPr>
              <w:spacing w:line="360" w:lineRule="auto"/>
              <w:jc w:val="center"/>
              <w:rPr>
                <w:rFonts w:ascii="等线" w:eastAsia="等线" w:hAnsi="等线"/>
                <w:sz w:val="21"/>
                <w:szCs w:val="21"/>
                <w:lang w:eastAsia="zh-CN"/>
              </w:rPr>
            </w:pPr>
            <w:r>
              <w:t>2-3 months</w:t>
            </w:r>
          </w:p>
        </w:tc>
      </w:tr>
      <w:tr w:rsidR="0057420F" w14:paraId="5A5B683A" w14:textId="77777777">
        <w:trPr>
          <w:trHeight w:val="489"/>
          <w:jc w:val="center"/>
        </w:trPr>
        <w:tc>
          <w:tcPr>
            <w:tcW w:w="280" w:type="pct"/>
            <w:shd w:val="clear" w:color="auto" w:fill="auto"/>
            <w:vAlign w:val="center"/>
          </w:tcPr>
          <w:p w14:paraId="5F3039E9"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4</w:t>
            </w:r>
          </w:p>
        </w:tc>
        <w:tc>
          <w:tcPr>
            <w:tcW w:w="762" w:type="pct"/>
            <w:shd w:val="clear" w:color="auto" w:fill="auto"/>
            <w:vAlign w:val="center"/>
          </w:tcPr>
          <w:p w14:paraId="582A8ADE" w14:textId="77777777" w:rsidR="0057420F" w:rsidRDefault="004B6417">
            <w:pPr>
              <w:spacing w:line="300" w:lineRule="auto"/>
              <w:rPr>
                <w:rFonts w:ascii="等线" w:eastAsia="等线" w:hAnsi="等线"/>
                <w:b/>
                <w:bCs/>
                <w:sz w:val="21"/>
                <w:szCs w:val="21"/>
                <w:lang w:eastAsia="zh-CN"/>
              </w:rPr>
            </w:pPr>
            <w:r>
              <w:t>SD rat repeat dosing 4-month toxicity test (GLP)</w:t>
            </w:r>
          </w:p>
        </w:tc>
        <w:tc>
          <w:tcPr>
            <w:tcW w:w="2757" w:type="pct"/>
            <w:gridSpan w:val="2"/>
            <w:shd w:val="clear" w:color="auto" w:fill="auto"/>
            <w:vAlign w:val="center"/>
          </w:tcPr>
          <w:p w14:paraId="731E3DB6" w14:textId="77777777" w:rsidR="0057420F" w:rsidRDefault="004B6417">
            <w:pPr>
              <w:spacing w:line="300" w:lineRule="auto"/>
              <w:ind w:firstLineChars="98" w:firstLine="206"/>
              <w:rPr>
                <w:rFonts w:ascii="等线" w:eastAsia="等线" w:hAnsi="等线"/>
                <w:color w:val="000000"/>
                <w:sz w:val="21"/>
                <w:szCs w:val="21"/>
                <w:lang w:eastAsia="zh-CN"/>
              </w:rPr>
            </w:pPr>
            <w:r>
              <w:t>Experimental design: 120 SD rats, divided into 4 groups: 3 dosage groups + 1 control group, 30 per group, half male and half female.</w:t>
            </w:r>
          </w:p>
          <w:p w14:paraId="6A3271DD" w14:textId="77777777" w:rsidR="0057420F" w:rsidRDefault="004B6417">
            <w:pPr>
              <w:spacing w:line="300" w:lineRule="auto"/>
              <w:ind w:firstLineChars="98" w:firstLine="206"/>
              <w:rPr>
                <w:rFonts w:ascii="等线" w:eastAsia="等线" w:hAnsi="等线"/>
                <w:color w:val="000000"/>
                <w:sz w:val="21"/>
                <w:szCs w:val="21"/>
                <w:lang w:eastAsia="zh-CN"/>
              </w:rPr>
            </w:pPr>
            <w:r>
              <w:t>Administration method: gastric administration, administered 1-2 times a day, continuously for 4 months.</w:t>
            </w:r>
          </w:p>
          <w:p w14:paraId="2C472A24" w14:textId="77777777" w:rsidR="0057420F" w:rsidRDefault="004B6417">
            <w:pPr>
              <w:spacing w:line="300" w:lineRule="auto"/>
              <w:ind w:firstLineChars="98" w:firstLine="206"/>
              <w:rPr>
                <w:rFonts w:ascii="等线" w:eastAsia="等线" w:hAnsi="等线"/>
                <w:color w:val="000000"/>
                <w:sz w:val="21"/>
                <w:szCs w:val="21"/>
                <w:lang w:eastAsia="zh-CN"/>
              </w:rPr>
            </w:pPr>
            <w:r>
              <w:t>end of administration period: necropsy of 20 per group, half male and half female.</w:t>
            </w:r>
          </w:p>
          <w:p w14:paraId="41286E69" w14:textId="77777777" w:rsidR="0057420F" w:rsidRDefault="004B6417">
            <w:pPr>
              <w:spacing w:line="300" w:lineRule="auto"/>
              <w:ind w:firstLineChars="98" w:firstLine="206"/>
              <w:rPr>
                <w:rFonts w:ascii="等线" w:eastAsia="等线" w:hAnsi="等线"/>
                <w:color w:val="000000"/>
                <w:sz w:val="21"/>
                <w:szCs w:val="21"/>
                <w:lang w:eastAsia="zh-CN"/>
              </w:rPr>
            </w:pPr>
            <w:r>
              <w:t>End of recovery period: necropsy of 10 animals per group, evenly split between males and females. Recovery for 4 weeks after the dosage period ends.</w:t>
            </w:r>
          </w:p>
          <w:p w14:paraId="472088FC" w14:textId="77777777" w:rsidR="0057420F" w:rsidRDefault="004B6417">
            <w:pPr>
              <w:spacing w:line="300" w:lineRule="auto"/>
              <w:ind w:firstLineChars="98" w:firstLine="206"/>
              <w:rPr>
                <w:rFonts w:ascii="等线" w:eastAsia="等线" w:hAnsi="等线"/>
                <w:color w:val="000000"/>
                <w:sz w:val="21"/>
                <w:szCs w:val="21"/>
                <w:lang w:eastAsia="zh-CN"/>
              </w:rPr>
            </w:pPr>
            <w:r>
              <w:t>Detection indicators: clinical observation, body weight, food intake; ophthalmic examination (once at the end of the dosing period and once at the end of the recovery period before necropsy); clinical pathology (blood routine, 4 coagulation tests, blood biochemistry, urine routine; for animals necropsied at the end of the dosing period and recovery period); a complete dissection at the end of the dosing period and recovery period (major organ/tissue weighing, including bone marrow smear), conducting histopathological examinations according to guideline principles. Bone marrow cytological examination will be conducted when peripheral blood is abnormal.</w:t>
            </w:r>
          </w:p>
          <w:p w14:paraId="46341964" w14:textId="77777777" w:rsidR="0057420F" w:rsidRDefault="004B6417">
            <w:pPr>
              <w:spacing w:line="300" w:lineRule="auto"/>
              <w:ind w:firstLineChars="98" w:firstLine="206"/>
              <w:rPr>
                <w:rFonts w:ascii="等线" w:eastAsia="等线" w:hAnsi="等线"/>
                <w:color w:val="000000"/>
                <w:sz w:val="21"/>
                <w:szCs w:val="21"/>
                <w:lang w:eastAsia="zh-CN"/>
              </w:rPr>
            </w:pPr>
            <w:r>
              <w:t>Detection indicators: clinical observation, body weight, food intake, etc.; at the end of the observation period, keep the living animals for clinical pathology testing (hematology + coagulation + biochemistry), gross anatomy, and organ weighing.</w:t>
            </w:r>
          </w:p>
          <w:p w14:paraId="57BEF61B" w14:textId="77777777" w:rsidR="0057420F" w:rsidRDefault="004B6417">
            <w:pPr>
              <w:spacing w:line="300" w:lineRule="auto"/>
              <w:ind w:firstLineChars="98" w:firstLine="206"/>
              <w:rPr>
                <w:rFonts w:ascii="等线" w:eastAsia="等线" w:hAnsi="等线"/>
                <w:color w:val="000000"/>
                <w:sz w:val="21"/>
                <w:szCs w:val="21"/>
                <w:lang w:eastAsia="zh-CN"/>
              </w:rPr>
            </w:pPr>
            <w:r>
              <w:t>Administration method: gastric administration, administered 1-2 times a day, continuously for 4 weeks.</w:t>
            </w:r>
          </w:p>
          <w:p w14:paraId="53F44F69" w14:textId="77777777" w:rsidR="0057420F" w:rsidRDefault="004B6417">
            <w:pPr>
              <w:spacing w:line="300" w:lineRule="auto"/>
              <w:ind w:firstLineChars="98" w:firstLine="206"/>
              <w:rPr>
                <w:rFonts w:ascii="等线" w:eastAsia="等线" w:hAnsi="等线"/>
                <w:sz w:val="21"/>
                <w:szCs w:val="21"/>
                <w:lang w:eastAsia="zh-CN"/>
              </w:rPr>
            </w:pPr>
            <w:r>
              <w:t>Blood sampling time points: After the first and last administration, each time 6 blood sampling points, the control group each time 2 points.</w:t>
            </w:r>
          </w:p>
          <w:p w14:paraId="5E9754AC" w14:textId="77777777" w:rsidR="0057420F" w:rsidRDefault="004B6417">
            <w:pPr>
              <w:pStyle w:val="Default"/>
              <w:spacing w:line="300" w:lineRule="auto"/>
              <w:rPr>
                <w:rFonts w:ascii="等线" w:eastAsia="等线" w:hAnsi="等线" w:cs="Times New Roman"/>
                <w:b/>
                <w:bCs/>
                <w:color w:val="000000" w:themeColor="text1"/>
                <w:sz w:val="21"/>
                <w:szCs w:val="21"/>
              </w:rPr>
            </w:pPr>
            <w:r>
              <w:t>if additional observations or test indicators are added, extra charges will apply.</w:t>
            </w:r>
          </w:p>
        </w:tc>
        <w:tc>
          <w:tcPr>
            <w:tcW w:w="616" w:type="pct"/>
            <w:shd w:val="clear" w:color="auto" w:fill="auto"/>
            <w:vAlign w:val="center"/>
          </w:tcPr>
          <w:p w14:paraId="6E98290B"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lastRenderedPageBreak/>
              <w:t>93.9</w:t>
            </w:r>
          </w:p>
        </w:tc>
        <w:tc>
          <w:tcPr>
            <w:tcW w:w="584" w:type="pct"/>
            <w:shd w:val="clear" w:color="auto" w:fill="auto"/>
            <w:noWrap/>
            <w:vAlign w:val="center"/>
          </w:tcPr>
          <w:p w14:paraId="5E6B6DAD" w14:textId="77777777" w:rsidR="0057420F" w:rsidRDefault="004B6417">
            <w:pPr>
              <w:spacing w:line="360" w:lineRule="auto"/>
              <w:jc w:val="center"/>
              <w:rPr>
                <w:rFonts w:ascii="等线" w:eastAsia="等线" w:hAnsi="等线"/>
                <w:sz w:val="21"/>
                <w:szCs w:val="21"/>
              </w:rPr>
            </w:pPr>
            <w:r>
              <w:t>7-8 months</w:t>
            </w:r>
          </w:p>
        </w:tc>
      </w:tr>
      <w:tr w:rsidR="0057420F" w14:paraId="103309F9" w14:textId="77777777">
        <w:trPr>
          <w:trHeight w:val="489"/>
          <w:jc w:val="center"/>
        </w:trPr>
        <w:tc>
          <w:tcPr>
            <w:tcW w:w="280" w:type="pct"/>
            <w:shd w:val="clear" w:color="auto" w:fill="auto"/>
            <w:vAlign w:val="center"/>
          </w:tcPr>
          <w:p w14:paraId="7FBA65DD"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lastRenderedPageBreak/>
              <w:t>5</w:t>
            </w:r>
          </w:p>
        </w:tc>
        <w:tc>
          <w:tcPr>
            <w:tcW w:w="762" w:type="pct"/>
            <w:shd w:val="clear" w:color="auto" w:fill="auto"/>
            <w:vAlign w:val="center"/>
          </w:tcPr>
          <w:p w14:paraId="2CE2C599" w14:textId="77777777" w:rsidR="0057420F" w:rsidRDefault="004B6417">
            <w:pPr>
              <w:spacing w:line="300" w:lineRule="auto"/>
              <w:rPr>
                <w:rFonts w:ascii="等线" w:eastAsia="等线" w:hAnsi="等线"/>
                <w:b/>
                <w:bCs/>
                <w:sz w:val="21"/>
                <w:szCs w:val="21"/>
                <w:lang w:eastAsia="zh-CN"/>
              </w:rPr>
            </w:pPr>
            <w:r>
              <w:t>Beagle dog 4-week dose exploratory test (DRF, non-GLP)</w:t>
            </w:r>
          </w:p>
        </w:tc>
        <w:tc>
          <w:tcPr>
            <w:tcW w:w="2757" w:type="pct"/>
            <w:gridSpan w:val="2"/>
            <w:shd w:val="clear" w:color="auto" w:fill="auto"/>
            <w:vAlign w:val="center"/>
          </w:tcPr>
          <w:p w14:paraId="12C3513B" w14:textId="77777777" w:rsidR="0057420F" w:rsidRDefault="004B6417">
            <w:pPr>
              <w:pStyle w:val="Default"/>
              <w:spacing w:line="300" w:lineRule="auto"/>
              <w:ind w:firstLineChars="98" w:firstLine="206"/>
              <w:rPr>
                <w:rFonts w:ascii="等线" w:eastAsia="等线" w:hAnsi="等线" w:cs="Times New Roman"/>
                <w:color w:val="000000" w:themeColor="text1"/>
                <w:sz w:val="21"/>
                <w:szCs w:val="21"/>
              </w:rPr>
            </w:pPr>
            <w:r>
              <w:t>Detection indicators: clinical observation, body weight, food intake, etc.; at the end of the observation period, keep the living animals for clinical pathology testing (hematology + coagulation + biochemistry), gross anatomy, and organ weighing (if there are abnormalities, records will be kept and pathological checks carried out).</w:t>
            </w:r>
          </w:p>
          <w:p w14:paraId="6A100552" w14:textId="77777777" w:rsidR="0057420F" w:rsidRDefault="004B6417">
            <w:pPr>
              <w:pStyle w:val="Default"/>
              <w:spacing w:line="300" w:lineRule="auto"/>
              <w:ind w:firstLineChars="98" w:firstLine="206"/>
              <w:rPr>
                <w:rFonts w:ascii="等线" w:eastAsia="等线" w:hAnsi="等线" w:cs="Times New Roman"/>
                <w:color w:val="000000" w:themeColor="text1"/>
                <w:sz w:val="21"/>
                <w:szCs w:val="21"/>
              </w:rPr>
            </w:pPr>
            <w:r>
              <w:t>Detection indicators: clinical observation, body weight, food intake, ophthalmic examination and routine clinical pathology (hematology + coagulation + biochemistry): once before administration, once at the end of administration period. After the end of the administration period, a gross dissection will be conducted, and animals close to death during the trial will be promptly dissected (record macroscopic observations of abnormal tissues and preserve, conduct pathological examination on macroscopic observed abnormal tissues).</w:t>
            </w:r>
          </w:p>
          <w:p w14:paraId="03A9002C" w14:textId="77777777" w:rsidR="0057420F" w:rsidRDefault="004B6417">
            <w:pPr>
              <w:pStyle w:val="Default"/>
              <w:spacing w:line="300" w:lineRule="auto"/>
              <w:ind w:firstLineChars="98" w:firstLine="206"/>
              <w:rPr>
                <w:rFonts w:ascii="等线" w:eastAsia="等线" w:hAnsi="等线" w:cs="Times New Roman"/>
                <w:color w:val="000000" w:themeColor="text1"/>
                <w:sz w:val="21"/>
                <w:szCs w:val="21"/>
              </w:rPr>
            </w:pPr>
            <w:r>
              <w:t>TK blood sampling: blood samples from each group of animals before and after administration, a total of 6-8 blood sampling points.</w:t>
            </w:r>
          </w:p>
        </w:tc>
        <w:tc>
          <w:tcPr>
            <w:tcW w:w="616" w:type="pct"/>
            <w:shd w:val="clear" w:color="auto" w:fill="auto"/>
            <w:vAlign w:val="center"/>
          </w:tcPr>
          <w:p w14:paraId="0578423F"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12.2</w:t>
            </w:r>
          </w:p>
        </w:tc>
        <w:tc>
          <w:tcPr>
            <w:tcW w:w="584" w:type="pct"/>
            <w:shd w:val="clear" w:color="auto" w:fill="auto"/>
            <w:noWrap/>
            <w:vAlign w:val="center"/>
          </w:tcPr>
          <w:p w14:paraId="71922F72" w14:textId="77777777" w:rsidR="0057420F" w:rsidRDefault="004B6417">
            <w:pPr>
              <w:spacing w:line="360" w:lineRule="auto"/>
              <w:jc w:val="center"/>
              <w:rPr>
                <w:rFonts w:ascii="等线" w:eastAsia="等线" w:hAnsi="等线"/>
                <w:sz w:val="21"/>
                <w:szCs w:val="21"/>
                <w:lang w:eastAsia="zh-CN"/>
              </w:rPr>
            </w:pPr>
            <w:r>
              <w:t>2-3 months</w:t>
            </w:r>
          </w:p>
        </w:tc>
      </w:tr>
      <w:tr w:rsidR="0057420F" w14:paraId="7BB97C1C" w14:textId="77777777">
        <w:trPr>
          <w:trHeight w:val="489"/>
          <w:jc w:val="center"/>
        </w:trPr>
        <w:tc>
          <w:tcPr>
            <w:tcW w:w="280" w:type="pct"/>
            <w:shd w:val="clear" w:color="auto" w:fill="auto"/>
            <w:vAlign w:val="center"/>
          </w:tcPr>
          <w:p w14:paraId="11125C1E"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6</w:t>
            </w:r>
          </w:p>
        </w:tc>
        <w:tc>
          <w:tcPr>
            <w:tcW w:w="762" w:type="pct"/>
            <w:shd w:val="clear" w:color="auto" w:fill="auto"/>
            <w:vAlign w:val="center"/>
          </w:tcPr>
          <w:p w14:paraId="0864A964" w14:textId="77777777" w:rsidR="0057420F" w:rsidRDefault="004B6417">
            <w:pPr>
              <w:spacing w:line="300" w:lineRule="auto"/>
              <w:rPr>
                <w:rFonts w:ascii="等线" w:eastAsia="等线" w:hAnsi="等线"/>
                <w:b/>
                <w:bCs/>
                <w:sz w:val="21"/>
                <w:szCs w:val="21"/>
                <w:lang w:eastAsia="zh-CN"/>
              </w:rPr>
            </w:pPr>
            <w:r>
              <w:t>Beagle dog repeat dosing 4-month toxicity test (GLP)</w:t>
            </w:r>
          </w:p>
        </w:tc>
        <w:tc>
          <w:tcPr>
            <w:tcW w:w="2757" w:type="pct"/>
            <w:gridSpan w:val="2"/>
            <w:shd w:val="clear" w:color="auto" w:fill="auto"/>
            <w:vAlign w:val="center"/>
          </w:tcPr>
          <w:p w14:paraId="18C3278A" w14:textId="77777777" w:rsidR="0057420F" w:rsidRDefault="004B6417">
            <w:pPr>
              <w:spacing w:line="300" w:lineRule="auto"/>
              <w:ind w:firstLineChars="98" w:firstLine="206"/>
              <w:rPr>
                <w:rFonts w:ascii="等线" w:eastAsia="等线" w:hAnsi="等线"/>
                <w:color w:val="000000" w:themeColor="text1"/>
                <w:sz w:val="21"/>
                <w:szCs w:val="21"/>
                <w:lang w:eastAsia="zh-CN"/>
              </w:rPr>
            </w:pPr>
            <w:r>
              <w:t>TK trial design: Set a satellite group, 64 SD rats, divided into 4 groups: 3 dose groups + 1 control group, 16 rats/group, half male and half female, to detect 3 active ingredients.</w:t>
            </w:r>
          </w:p>
          <w:p w14:paraId="11D0942E" w14:textId="77777777" w:rsidR="0057420F" w:rsidRDefault="004B6417">
            <w:pPr>
              <w:spacing w:line="300" w:lineRule="auto"/>
              <w:ind w:firstLineChars="98" w:firstLine="206"/>
              <w:rPr>
                <w:rFonts w:ascii="等线" w:eastAsia="等线" w:hAnsi="等线"/>
                <w:color w:val="000000" w:themeColor="text1"/>
                <w:sz w:val="21"/>
                <w:szCs w:val="21"/>
                <w:lang w:eastAsia="zh-CN"/>
              </w:rPr>
            </w:pPr>
            <w:r>
              <w:t>Administration Method: Oral administration, 1-2 times daily, continuous dosing for 4 months.</w:t>
            </w:r>
          </w:p>
          <w:p w14:paraId="09D16149" w14:textId="77777777" w:rsidR="0057420F" w:rsidRDefault="004B6417">
            <w:pPr>
              <w:spacing w:line="300" w:lineRule="auto"/>
              <w:ind w:firstLineChars="98" w:firstLine="206"/>
              <w:rPr>
                <w:rFonts w:ascii="等线" w:eastAsia="等线" w:hAnsi="等线"/>
                <w:color w:val="000000" w:themeColor="text1"/>
                <w:sz w:val="21"/>
                <w:szCs w:val="21"/>
                <w:lang w:eastAsia="zh-CN"/>
              </w:rPr>
            </w:pPr>
            <w:r>
              <w:t>end of administration period: necropsy of 6 per group, half male and half female.</w:t>
            </w:r>
          </w:p>
          <w:p w14:paraId="408DE651" w14:textId="77777777" w:rsidR="0057420F" w:rsidRDefault="004B6417">
            <w:pPr>
              <w:spacing w:line="300" w:lineRule="auto"/>
              <w:ind w:firstLineChars="98" w:firstLine="206"/>
              <w:rPr>
                <w:rFonts w:ascii="等线" w:eastAsia="等线" w:hAnsi="等线"/>
                <w:color w:val="000000" w:themeColor="text1"/>
                <w:sz w:val="21"/>
                <w:szCs w:val="21"/>
                <w:lang w:eastAsia="zh-CN"/>
              </w:rPr>
            </w:pPr>
            <w:r>
              <w:t>End of recovery period: necropsy of 4 animals per group, evenly split between males and females. Recovery for 4 weeks after the dosage period ends.</w:t>
            </w:r>
          </w:p>
          <w:p w14:paraId="1EC97F21" w14:textId="77777777" w:rsidR="0057420F" w:rsidRDefault="004B6417">
            <w:pPr>
              <w:spacing w:line="300" w:lineRule="auto"/>
              <w:ind w:firstLineChars="98" w:firstLine="206"/>
              <w:rPr>
                <w:rFonts w:ascii="等线" w:eastAsia="等线" w:hAnsi="等线"/>
                <w:color w:val="000000" w:themeColor="text1"/>
                <w:sz w:val="21"/>
                <w:szCs w:val="21"/>
                <w:lang w:eastAsia="zh-CN"/>
              </w:rPr>
            </w:pPr>
            <w:r>
              <w:t>Detection indicators: clinical observation, body weight, food intake; ophthalmic examination (1 time each before medication, at the end of the medication period, and at the end of the recovery period); health check-up (respiration, body temperature, electrocardiogram, etc.; 2 times during the adaptation period, 1 time each at the end of the medication period and at the end of the recovery period); clinical pathology (blood routine, 4 blood coagulation items, blood biochemistry, urine routine; 2 times during the adaptation period, 1 time each at the end of the medication period and at the end of the recovery period); dissection at the end of the medication period and at the end of the recovery period (weight of major organs/tissues, including bone marrow smear) for histopathological examination and bone marrow cell examination.</w:t>
            </w:r>
          </w:p>
          <w:p w14:paraId="331ED654" w14:textId="77777777" w:rsidR="0057420F" w:rsidRDefault="004B6417">
            <w:pPr>
              <w:pStyle w:val="Default"/>
              <w:spacing w:line="300" w:lineRule="auto"/>
              <w:ind w:firstLineChars="98" w:firstLine="206"/>
              <w:rPr>
                <w:rFonts w:ascii="等线" w:eastAsia="等线" w:hAnsi="等线" w:cs="Times New Roman"/>
                <w:bCs/>
                <w:color w:val="auto"/>
                <w:sz w:val="21"/>
                <w:szCs w:val="21"/>
              </w:rPr>
            </w:pPr>
            <w:r>
              <w:t>TK blood collection: collected after the first and last dosing, with 6 blood collection points each time. </w:t>
              <w:tab/>
            </w:r>
          </w:p>
          <w:p w14:paraId="411116FA" w14:textId="77777777" w:rsidR="0057420F" w:rsidRDefault="004B6417">
            <w:pPr>
              <w:pStyle w:val="Default"/>
              <w:spacing w:line="300" w:lineRule="auto"/>
              <w:rPr>
                <w:rFonts w:ascii="等线" w:eastAsia="等线" w:hAnsi="等线" w:cs="Times New Roman"/>
                <w:b/>
                <w:bCs/>
                <w:color w:val="000000" w:themeColor="text1"/>
                <w:sz w:val="21"/>
                <w:szCs w:val="21"/>
              </w:rPr>
            </w:pPr>
            <w:r>
              <w:t xml:space="preserve">if additional observations or test indicators are added, extra charges will apply. </w:t>
            </w:r>
          </w:p>
        </w:tc>
        <w:tc>
          <w:tcPr>
            <w:tcW w:w="616" w:type="pct"/>
            <w:shd w:val="clear" w:color="auto" w:fill="auto"/>
            <w:vAlign w:val="center"/>
          </w:tcPr>
          <w:p w14:paraId="47AB5314"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122.9</w:t>
            </w:r>
          </w:p>
        </w:tc>
        <w:tc>
          <w:tcPr>
            <w:tcW w:w="584" w:type="pct"/>
            <w:shd w:val="clear" w:color="auto" w:fill="auto"/>
            <w:noWrap/>
            <w:vAlign w:val="center"/>
          </w:tcPr>
          <w:p w14:paraId="129F1370" w14:textId="77777777" w:rsidR="0057420F" w:rsidRDefault="004B6417">
            <w:pPr>
              <w:spacing w:line="360" w:lineRule="auto"/>
              <w:jc w:val="center"/>
              <w:rPr>
                <w:rFonts w:ascii="等线" w:eastAsia="等线" w:hAnsi="等线"/>
                <w:sz w:val="21"/>
                <w:szCs w:val="21"/>
                <w:lang w:eastAsia="zh-CN"/>
              </w:rPr>
            </w:pPr>
            <w:r>
              <w:t>7-8 months</w:t>
            </w:r>
          </w:p>
        </w:tc>
      </w:tr>
      <w:tr w:rsidR="0057420F" w14:paraId="70897826" w14:textId="77777777">
        <w:trPr>
          <w:trHeight w:val="569"/>
          <w:jc w:val="center"/>
        </w:trPr>
        <w:tc>
          <w:tcPr>
            <w:tcW w:w="280" w:type="pct"/>
            <w:shd w:val="clear" w:color="auto" w:fill="auto"/>
            <w:vAlign w:val="center"/>
          </w:tcPr>
          <w:p w14:paraId="15DB48DE"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7</w:t>
            </w:r>
          </w:p>
        </w:tc>
        <w:tc>
          <w:tcPr>
            <w:tcW w:w="762" w:type="pct"/>
            <w:shd w:val="clear" w:color="auto" w:fill="auto"/>
            <w:vAlign w:val="center"/>
          </w:tcPr>
          <w:p w14:paraId="18872885" w14:textId="77777777" w:rsidR="0057420F" w:rsidRDefault="004B6417">
            <w:pPr>
              <w:spacing w:line="300" w:lineRule="auto"/>
              <w:rPr>
                <w:rFonts w:ascii="等线" w:eastAsia="等线" w:hAnsi="等线"/>
                <w:b/>
                <w:bCs/>
                <w:sz w:val="21"/>
                <w:szCs w:val="21"/>
                <w:lang w:eastAsia="zh-CN"/>
              </w:rPr>
            </w:pPr>
            <w:r>
              <w:t>Beagle dog safety pharmacology test (telemetry) (GLP)</w:t>
            </w:r>
          </w:p>
        </w:tc>
        <w:tc>
          <w:tcPr>
            <w:tcW w:w="2757" w:type="pct"/>
            <w:gridSpan w:val="2"/>
            <w:shd w:val="clear" w:color="auto" w:fill="auto"/>
            <w:vAlign w:val="center"/>
          </w:tcPr>
          <w:p w14:paraId="142A2ED1" w14:textId="77777777" w:rsidR="0057420F" w:rsidRDefault="004B6417">
            <w:pPr>
              <w:spacing w:line="300" w:lineRule="auto"/>
              <w:ind w:firstLineChars="98" w:firstLine="206"/>
              <w:rPr>
                <w:rFonts w:ascii="等线" w:eastAsia="等线" w:hAnsi="等线"/>
                <w:color w:val="000000" w:themeColor="text1"/>
                <w:sz w:val="21"/>
                <w:szCs w:val="21"/>
                <w:lang w:eastAsia="zh-CN"/>
              </w:rPr>
            </w:pPr>
            <w:r>
              <w:t>Experimental design: Latin square crossover trial, divided into 4 groups: 1 solvent control group + 3 dosage test compound groups. Latin square crossover administration.</w:t>
            </w:r>
          </w:p>
          <w:p w14:paraId="3152B9C1" w14:textId="77777777" w:rsidR="0057420F" w:rsidRDefault="004B6417">
            <w:pPr>
              <w:spacing w:line="300" w:lineRule="auto"/>
              <w:ind w:firstLineChars="100" w:firstLine="210"/>
              <w:rPr>
                <w:rFonts w:ascii="等线" w:eastAsia="等线" w:hAnsi="等线"/>
                <w:sz w:val="21"/>
                <w:szCs w:val="21"/>
                <w:lang w:eastAsia="zh-CN"/>
              </w:rPr>
            </w:pPr>
            <w:r>
              <w:t xml:space="preserve">  Fifth payment (10%): RMB sixty-eight thousand yuan (¥680,000), time: within 10 working days from the date the safety evaluation research work is initiated and confirmed by Party A;</w:t>
            </w:r>
          </w:p>
        </w:tc>
        <w:tc>
          <w:tcPr>
            <w:tcW w:w="616" w:type="pct"/>
            <w:shd w:val="clear" w:color="auto" w:fill="auto"/>
            <w:vAlign w:val="center"/>
          </w:tcPr>
          <w:p w14:paraId="4DACF2EF"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lastRenderedPageBreak/>
              <w:t>25.0</w:t>
            </w:r>
          </w:p>
        </w:tc>
        <w:tc>
          <w:tcPr>
            <w:tcW w:w="584" w:type="pct"/>
            <w:shd w:val="clear" w:color="auto" w:fill="auto"/>
            <w:noWrap/>
            <w:vAlign w:val="center"/>
          </w:tcPr>
          <w:p w14:paraId="7EF0A226" w14:textId="77777777" w:rsidR="0057420F" w:rsidRDefault="004B6417">
            <w:pPr>
              <w:spacing w:line="360" w:lineRule="auto"/>
              <w:rPr>
                <w:rFonts w:ascii="等线" w:eastAsia="等线" w:hAnsi="等线"/>
                <w:sz w:val="21"/>
                <w:szCs w:val="21"/>
                <w:lang w:eastAsia="zh-CN"/>
              </w:rPr>
            </w:pPr>
            <w:r>
              <w:rPr>
                <w:rFonts w:ascii="等线" w:eastAsia="等线" w:hAnsi="等线" w:hint="eastAsia"/>
                <w:sz w:val="21"/>
                <w:szCs w:val="21"/>
                <w:lang w:eastAsia="zh-CN"/>
              </w:rPr>
              <w:t>NA</w:t>
            </w:r>
          </w:p>
        </w:tc>
      </w:tr>
      <w:tr w:rsidR="0057420F" w14:paraId="6DD68119" w14:textId="77777777">
        <w:trPr>
          <w:trHeight w:val="569"/>
          <w:jc w:val="center"/>
        </w:trPr>
        <w:tc>
          <w:tcPr>
            <w:tcW w:w="280" w:type="pct"/>
            <w:shd w:val="clear" w:color="auto" w:fill="auto"/>
            <w:vAlign w:val="center"/>
          </w:tcPr>
          <w:p w14:paraId="64D33CD1"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lastRenderedPageBreak/>
              <w:t>8</w:t>
            </w:r>
          </w:p>
        </w:tc>
        <w:tc>
          <w:tcPr>
            <w:tcW w:w="762" w:type="pct"/>
            <w:shd w:val="clear" w:color="auto" w:fill="auto"/>
            <w:vAlign w:val="center"/>
          </w:tcPr>
          <w:p w14:paraId="16D1173D" w14:textId="77777777" w:rsidR="0057420F" w:rsidRDefault="004B6417">
            <w:pPr>
              <w:spacing w:line="300" w:lineRule="auto"/>
              <w:rPr>
                <w:rFonts w:ascii="等线" w:eastAsia="等线" w:hAnsi="等线"/>
                <w:b/>
                <w:bCs/>
                <w:sz w:val="21"/>
                <w:szCs w:val="21"/>
                <w:lang w:eastAsia="zh-CN"/>
              </w:rPr>
            </w:pPr>
            <w:r>
              <w:t>rat FOB test (GLP)</w:t>
            </w:r>
          </w:p>
        </w:tc>
        <w:tc>
          <w:tcPr>
            <w:tcW w:w="2757" w:type="pct"/>
            <w:gridSpan w:val="2"/>
            <w:shd w:val="clear" w:color="auto" w:fill="auto"/>
            <w:vAlign w:val="center"/>
          </w:tcPr>
          <w:p w14:paraId="6E75358E" w14:textId="77777777" w:rsidR="0057420F" w:rsidRDefault="004B6417">
            <w:pPr>
              <w:spacing w:line="300" w:lineRule="auto"/>
              <w:ind w:firstLineChars="98" w:firstLine="206"/>
              <w:rPr>
                <w:rFonts w:ascii="等线" w:eastAsia="等线" w:hAnsi="等线"/>
                <w:color w:val="000000" w:themeColor="text1"/>
                <w:sz w:val="21"/>
                <w:szCs w:val="21"/>
                <w:lang w:eastAsia="zh-CN"/>
              </w:rPr>
            </w:pPr>
            <w:r>
              <w:t>Trial design: 40 SD rats, divided into 4 groups: 1 solvent control group + 3 dose test substance groups, 10 per group, 3 males and 3 females. Single administration, observation at 4 time points: (1) before administration; (2) after administration including 2 points including Tmax; (3) after administration one point ≥ 5 times T1/2.</w:t>
            </w:r>
          </w:p>
          <w:p w14:paraId="219483D8" w14:textId="77777777" w:rsidR="0057420F" w:rsidRDefault="004B6417">
            <w:pPr>
              <w:spacing w:line="300" w:lineRule="auto"/>
              <w:ind w:firstLineChars="98" w:firstLine="206"/>
              <w:rPr>
                <w:rFonts w:ascii="等线" w:eastAsia="等线" w:hAnsi="等线"/>
                <w:color w:val="000000" w:themeColor="text1"/>
                <w:sz w:val="21"/>
                <w:szCs w:val="21"/>
                <w:lang w:eastAsia="zh-CN"/>
              </w:rPr>
            </w:pPr>
            <w:r>
              <w:t>Detection Indicators:</w:t>
            </w:r>
          </w:p>
          <w:p w14:paraId="5992C7AA" w14:textId="77777777" w:rsidR="0057420F" w:rsidRDefault="004B6417">
            <w:pPr>
              <w:spacing w:line="300" w:lineRule="auto"/>
              <w:ind w:firstLineChars="98" w:firstLine="206"/>
              <w:rPr>
                <w:rFonts w:ascii="等线" w:eastAsia="等线" w:hAnsi="等线"/>
                <w:color w:val="000000" w:themeColor="text1"/>
                <w:sz w:val="21"/>
                <w:szCs w:val="21"/>
                <w:lang w:eastAsia="zh-CN"/>
              </w:rPr>
            </w:pPr>
            <w:r>
              <w:t>3. Provide trial data (including quality inspection reports, pharmacodynamics data, drug formulation methods) to Party B as a basis for Party B to design the trial;</w:t>
            </w:r>
          </w:p>
          <w:p w14:paraId="6F02A88F" w14:textId="77777777" w:rsidR="0057420F" w:rsidRDefault="004B6417">
            <w:pPr>
              <w:spacing w:line="300" w:lineRule="auto"/>
              <w:ind w:firstLineChars="98" w:firstLine="206"/>
              <w:rPr>
                <w:rFonts w:ascii="等线" w:eastAsia="等线" w:hAnsi="等线"/>
                <w:color w:val="000000" w:themeColor="text1"/>
                <w:sz w:val="21"/>
                <w:szCs w:val="21"/>
                <w:lang w:eastAsia="zh-CN"/>
              </w:rPr>
            </w:pPr>
            <w:r>
              <w:t>(1) the total research and development funds for this project (in words):</w:t>
            </w:r>
          </w:p>
          <w:p w14:paraId="5409740D" w14:textId="77777777" w:rsidR="0057420F" w:rsidRDefault="004B6417">
            <w:pPr>
              <w:spacing w:line="300" w:lineRule="auto"/>
              <w:ind w:firstLineChars="98" w:firstLine="206"/>
              <w:rPr>
                <w:rFonts w:ascii="等线" w:eastAsia="等线" w:hAnsi="等线"/>
                <w:color w:val="000000" w:themeColor="text1"/>
                <w:sz w:val="21"/>
                <w:szCs w:val="21"/>
                <w:lang w:eastAsia="zh-CN"/>
              </w:rPr>
            </w:pPr>
            <w:r>
              <w:t>Detection indicators: clinical observation, body weight, food intake; health check (electrocardiogram, body temperature, etc.: once before dosing and then as needed, at least on d2 and d14)</w:t>
            </w:r>
          </w:p>
          <w:p w14:paraId="09B60B8A" w14:textId="77777777" w:rsidR="0057420F" w:rsidRDefault="004B6417">
            <w:pPr>
              <w:spacing w:line="300" w:lineRule="auto"/>
              <w:ind w:firstLineChars="98" w:firstLine="206"/>
              <w:rPr>
                <w:rFonts w:ascii="等线" w:eastAsia="等线" w:hAnsi="等线"/>
                <w:color w:val="000000" w:themeColor="text1"/>
                <w:sz w:val="21"/>
                <w:szCs w:val="21"/>
                <w:lang w:eastAsia="zh-CN"/>
              </w:rPr>
            </w:pPr>
            <w:r>
              <w:t>Operational observations: (1) Blunt object approach response, (2) contact response, (3) muscle tone, (4) abdominal tone, (5) limb tone, (6) pupil reflex, (7) auditory startle response, (8) tail pinch response, (9) aerial righting reflex, (10) fore and hind limb grip strength.</w:t>
            </w:r>
          </w:p>
          <w:p w14:paraId="27E5676E" w14:textId="77777777" w:rsidR="0057420F" w:rsidRDefault="004B6417">
            <w:pPr>
              <w:spacing w:line="300" w:lineRule="auto"/>
              <w:ind w:firstLineChars="100" w:firstLine="210"/>
              <w:rPr>
                <w:rFonts w:ascii="等线" w:eastAsia="等线" w:hAnsi="等线"/>
                <w:sz w:val="21"/>
                <w:szCs w:val="21"/>
                <w:lang w:eastAsia="zh-CN"/>
              </w:rPr>
            </w:pPr>
            <w:r>
              <w:t>physiological index testing：（1）body weight（2）rectal temperature.</w:t>
            </w:r>
          </w:p>
        </w:tc>
        <w:tc>
          <w:tcPr>
            <w:tcW w:w="616" w:type="pct"/>
            <w:shd w:val="clear" w:color="auto" w:fill="auto"/>
            <w:vAlign w:val="center"/>
          </w:tcPr>
          <w:p w14:paraId="26BDA694"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8.0</w:t>
            </w:r>
          </w:p>
        </w:tc>
        <w:tc>
          <w:tcPr>
            <w:tcW w:w="584" w:type="pct"/>
            <w:shd w:val="clear" w:color="auto" w:fill="auto"/>
            <w:noWrap/>
            <w:vAlign w:val="center"/>
          </w:tcPr>
          <w:p w14:paraId="54AC3768" w14:textId="77777777" w:rsidR="0057420F" w:rsidRDefault="004B6417">
            <w:pPr>
              <w:spacing w:line="360" w:lineRule="auto"/>
              <w:rPr>
                <w:rFonts w:ascii="等线" w:eastAsia="等线" w:hAnsi="等线"/>
                <w:sz w:val="21"/>
                <w:szCs w:val="21"/>
                <w:lang w:eastAsia="zh-CN"/>
              </w:rPr>
            </w:pPr>
            <w:r>
              <w:t>3 months</w:t>
            </w:r>
          </w:p>
        </w:tc>
      </w:tr>
      <w:tr w:rsidR="0057420F" w14:paraId="55192831" w14:textId="77777777">
        <w:trPr>
          <w:trHeight w:val="569"/>
          <w:jc w:val="center"/>
        </w:trPr>
        <w:tc>
          <w:tcPr>
            <w:tcW w:w="280" w:type="pct"/>
            <w:shd w:val="clear" w:color="auto" w:fill="auto"/>
            <w:vAlign w:val="center"/>
          </w:tcPr>
          <w:p w14:paraId="592380A2"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9</w:t>
            </w:r>
          </w:p>
        </w:tc>
        <w:tc>
          <w:tcPr>
            <w:tcW w:w="762" w:type="pct"/>
            <w:shd w:val="clear" w:color="auto" w:fill="auto"/>
            <w:vAlign w:val="center"/>
          </w:tcPr>
          <w:p w14:paraId="420ABE10" w14:textId="77777777" w:rsidR="0057420F" w:rsidRDefault="004B6417">
            <w:pPr>
              <w:spacing w:line="300" w:lineRule="auto"/>
              <w:rPr>
                <w:rFonts w:ascii="等线" w:eastAsia="等线" w:hAnsi="等线"/>
                <w:b/>
                <w:bCs/>
                <w:sz w:val="21"/>
                <w:szCs w:val="21"/>
                <w:lang w:eastAsia="zh-CN"/>
              </w:rPr>
            </w:pPr>
            <w:r>
              <w:t>Rat respiratory system impact test (GLP)</w:t>
            </w:r>
          </w:p>
        </w:tc>
        <w:tc>
          <w:tcPr>
            <w:tcW w:w="2757" w:type="pct"/>
            <w:gridSpan w:val="2"/>
            <w:shd w:val="clear" w:color="auto" w:fill="auto"/>
            <w:vAlign w:val="center"/>
          </w:tcPr>
          <w:p w14:paraId="312A4547" w14:textId="77777777" w:rsidR="0057420F" w:rsidRDefault="004B6417">
            <w:pPr>
              <w:spacing w:line="300" w:lineRule="auto"/>
              <w:ind w:firstLineChars="98" w:firstLine="206"/>
              <w:rPr>
                <w:rFonts w:ascii="等线" w:eastAsia="等线" w:hAnsi="等线"/>
                <w:color w:val="000000" w:themeColor="text1"/>
                <w:sz w:val="21"/>
                <w:szCs w:val="21"/>
                <w:lang w:eastAsia="zh-CN"/>
              </w:rPr>
            </w:pPr>
            <w:r>
              <w:t>Trial design: 40 SD rats, divided into 4 groups: 1 solvent control group + 3 dose test substance groups, 10 per group, 3 males and 3 females. Single administration, observation at 4 time points: (1) before administration; (2) after administration including 2 points including Tmax; (3) after administration one point ≥ 5 times T1/2.</w:t>
            </w:r>
          </w:p>
          <w:p w14:paraId="3DB089FD" w14:textId="77777777" w:rsidR="0057420F" w:rsidRDefault="004B6417">
            <w:pPr>
              <w:spacing w:line="300" w:lineRule="auto"/>
              <w:ind w:firstLineChars="100" w:firstLine="210"/>
              <w:rPr>
                <w:rFonts w:ascii="等线" w:eastAsia="等线" w:hAnsi="等线"/>
                <w:sz w:val="21"/>
                <w:szCs w:val="21"/>
                <w:lang w:eastAsia="zh-CN"/>
              </w:rPr>
            </w:pPr>
            <w:r>
              <w:t>test indicators: respiratory rate, respiratory rhythm, tidal volume.</w:t>
            </w:r>
          </w:p>
        </w:tc>
        <w:tc>
          <w:tcPr>
            <w:tcW w:w="616" w:type="pct"/>
            <w:shd w:val="clear" w:color="auto" w:fill="auto"/>
            <w:vAlign w:val="center"/>
          </w:tcPr>
          <w:p w14:paraId="38AA768B"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8.0</w:t>
            </w:r>
          </w:p>
        </w:tc>
        <w:tc>
          <w:tcPr>
            <w:tcW w:w="584" w:type="pct"/>
            <w:shd w:val="clear" w:color="auto" w:fill="auto"/>
            <w:noWrap/>
            <w:vAlign w:val="center"/>
          </w:tcPr>
          <w:p w14:paraId="7E927ED8" w14:textId="77777777" w:rsidR="0057420F" w:rsidRDefault="004B6417">
            <w:pPr>
              <w:spacing w:line="360" w:lineRule="auto"/>
              <w:rPr>
                <w:rFonts w:ascii="等线" w:eastAsia="等线" w:hAnsi="等线"/>
                <w:sz w:val="21"/>
                <w:szCs w:val="21"/>
                <w:lang w:eastAsia="zh-CN"/>
              </w:rPr>
            </w:pPr>
            <w:r>
              <w:t>3 months</w:t>
            </w:r>
          </w:p>
        </w:tc>
      </w:tr>
      <w:tr w:rsidR="0057420F" w14:paraId="4E7EBB17" w14:textId="77777777">
        <w:trPr>
          <w:trHeight w:val="569"/>
          <w:jc w:val="center"/>
        </w:trPr>
        <w:tc>
          <w:tcPr>
            <w:tcW w:w="280" w:type="pct"/>
            <w:shd w:val="clear" w:color="auto" w:fill="auto"/>
            <w:vAlign w:val="center"/>
          </w:tcPr>
          <w:p w14:paraId="4127C63A"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10</w:t>
            </w:r>
          </w:p>
        </w:tc>
        <w:tc>
          <w:tcPr>
            <w:tcW w:w="762" w:type="pct"/>
            <w:shd w:val="clear" w:color="auto" w:fill="auto"/>
            <w:vAlign w:val="center"/>
          </w:tcPr>
          <w:p w14:paraId="2DEC8486" w14:textId="77777777" w:rsidR="0057420F" w:rsidRDefault="004B6417">
            <w:pPr>
              <w:spacing w:line="300" w:lineRule="auto"/>
              <w:rPr>
                <w:rFonts w:ascii="等线" w:eastAsia="等线" w:hAnsi="等线"/>
                <w:b/>
                <w:bCs/>
                <w:sz w:val="21"/>
                <w:szCs w:val="21"/>
                <w:lang w:eastAsia="zh-CN"/>
              </w:rPr>
            </w:pPr>
            <w:r>
              <w:t>Open field observation: (1) alertness, (2) gait, (3) grooming behavior, (4) abnormal behavior, (5) standing, (6) urination, (7) defecation.</w:t>
            </w:r>
          </w:p>
        </w:tc>
        <w:tc>
          <w:tcPr>
            <w:tcW w:w="2757" w:type="pct"/>
            <w:gridSpan w:val="2"/>
            <w:shd w:val="clear" w:color="auto" w:fill="auto"/>
            <w:vAlign w:val="center"/>
          </w:tcPr>
          <w:p w14:paraId="65A4E045" w14:textId="77777777" w:rsidR="0057420F" w:rsidRDefault="004B6417">
            <w:pPr>
              <w:spacing w:line="300" w:lineRule="auto"/>
              <w:ind w:firstLineChars="98" w:firstLine="206"/>
              <w:rPr>
                <w:rFonts w:ascii="等线" w:eastAsia="等线" w:hAnsi="等线"/>
                <w:bCs/>
                <w:color w:val="000000" w:themeColor="text1"/>
                <w:sz w:val="21"/>
                <w:szCs w:val="21"/>
                <w:lang w:eastAsia="zh-CN"/>
              </w:rPr>
            </w:pPr>
            <w:r>
              <w:t>Test design: 8 Beagle dogs (Non-naïve), divided into 4 groups, 1 control group + 3 dose test groups. Each group has 2 dogs, half male and half female, dosed 1-2 times daily for 4 consecutive weeks, with no recovery period.</w:t>
            </w:r>
          </w:p>
          <w:p w14:paraId="013C9DDF" w14:textId="77777777" w:rsidR="0057420F" w:rsidRDefault="004B6417">
            <w:pPr>
              <w:spacing w:line="300" w:lineRule="auto"/>
              <w:ind w:firstLineChars="98" w:firstLine="206"/>
              <w:rPr>
                <w:rFonts w:ascii="等线" w:eastAsia="等线" w:hAnsi="等线"/>
                <w:bCs/>
                <w:color w:val="000000" w:themeColor="text1"/>
                <w:sz w:val="21"/>
                <w:szCs w:val="21"/>
                <w:lang w:eastAsia="zh-CN"/>
              </w:rPr>
            </w:pPr>
            <w:r>
              <w:t>In vitro chromosome aberration test: CHL cells, with and without S9, at least 3 analytical concentrations per condition; set controls (negative/excipients/positive), 2 repeats per condition. Preliminary tests first, formal tests at least once.</w:t>
            </w:r>
          </w:p>
          <w:p w14:paraId="0D812F95" w14:textId="77777777" w:rsidR="0057420F" w:rsidRDefault="004B6417">
            <w:pPr>
              <w:spacing w:line="300" w:lineRule="auto"/>
              <w:ind w:firstLineChars="98" w:firstLine="206"/>
              <w:rPr>
                <w:rFonts w:ascii="等线" w:eastAsia="等线" w:hAnsi="等线"/>
                <w:bCs/>
                <w:color w:val="000000" w:themeColor="text1"/>
                <w:sz w:val="21"/>
                <w:szCs w:val="21"/>
                <w:lang w:eastAsia="zh-CN"/>
              </w:rPr>
            </w:pPr>
            <w:r>
              <w:t>In vivo micronucleus test: 50 mice (or rats), divided into 5 groups: 1 control + 3 doses + 1 positive, 10 in each group, 3 males and 3 females; administer once daily, 1-3 times, sample collection and fixation 24h after the last dose, under microscopic analysis.</w:t>
            </w:r>
          </w:p>
        </w:tc>
        <w:tc>
          <w:tcPr>
            <w:tcW w:w="616" w:type="pct"/>
            <w:shd w:val="clear" w:color="auto" w:fill="auto"/>
            <w:vAlign w:val="center"/>
          </w:tcPr>
          <w:p w14:paraId="300B2A1E" w14:textId="77777777" w:rsidR="0057420F" w:rsidRDefault="004B6417">
            <w:pPr>
              <w:spacing w:line="360" w:lineRule="auto"/>
              <w:jc w:val="center"/>
              <w:rPr>
                <w:rFonts w:ascii="等线" w:eastAsia="等线" w:hAnsi="等线"/>
                <w:bCs/>
                <w:color w:val="000000" w:themeColor="text1"/>
                <w:sz w:val="21"/>
                <w:szCs w:val="21"/>
                <w:lang w:eastAsia="zh-CN"/>
              </w:rPr>
            </w:pPr>
            <w:r>
              <w:t>Each component 16.0</w:t>
            </w:r>
          </w:p>
        </w:tc>
        <w:tc>
          <w:tcPr>
            <w:tcW w:w="584" w:type="pct"/>
            <w:shd w:val="clear" w:color="auto" w:fill="auto"/>
            <w:noWrap/>
            <w:vAlign w:val="center"/>
          </w:tcPr>
          <w:p w14:paraId="375B8EB6" w14:textId="77777777" w:rsidR="0057420F" w:rsidRDefault="004B6417">
            <w:pPr>
              <w:spacing w:line="360" w:lineRule="auto"/>
              <w:rPr>
                <w:rFonts w:ascii="等线" w:eastAsia="等线" w:hAnsi="等线"/>
                <w:sz w:val="21"/>
                <w:szCs w:val="21"/>
                <w:lang w:eastAsia="zh-CN"/>
              </w:rPr>
            </w:pPr>
            <w:r>
              <w:t>2-3 months</w:t>
            </w:r>
          </w:p>
        </w:tc>
      </w:tr>
      <w:tr w:rsidR="0057420F" w14:paraId="5B842920" w14:textId="77777777">
        <w:trPr>
          <w:trHeight w:val="569"/>
          <w:jc w:val="center"/>
        </w:trPr>
        <w:tc>
          <w:tcPr>
            <w:tcW w:w="280" w:type="pct"/>
            <w:shd w:val="clear" w:color="auto" w:fill="auto"/>
            <w:vAlign w:val="center"/>
          </w:tcPr>
          <w:p w14:paraId="6EDC30C7" w14:textId="77777777" w:rsidR="0057420F" w:rsidRDefault="004B6417">
            <w:pPr>
              <w:spacing w:line="360" w:lineRule="auto"/>
              <w:jc w:val="center"/>
              <w:rPr>
                <w:rFonts w:ascii="等线" w:eastAsia="等线" w:hAnsi="等线"/>
                <w:b/>
                <w:bCs/>
                <w:sz w:val="21"/>
                <w:szCs w:val="21"/>
              </w:rPr>
            </w:pPr>
            <w:r>
              <w:rPr>
                <w:rFonts w:ascii="等线" w:eastAsia="等线" w:hAnsi="等线" w:hint="eastAsia"/>
                <w:b/>
                <w:bCs/>
                <w:sz w:val="21"/>
                <w:szCs w:val="21"/>
                <w:lang w:eastAsia="zh-CN"/>
              </w:rPr>
              <w:lastRenderedPageBreak/>
              <w:t>11</w:t>
            </w:r>
          </w:p>
        </w:tc>
        <w:tc>
          <w:tcPr>
            <w:tcW w:w="762" w:type="pct"/>
            <w:shd w:val="clear" w:color="auto" w:fill="auto"/>
            <w:vAlign w:val="center"/>
          </w:tcPr>
          <w:p w14:paraId="104830D1" w14:textId="77777777" w:rsidR="0057420F" w:rsidRDefault="004B6417">
            <w:pPr>
              <w:spacing w:line="300" w:lineRule="auto"/>
              <w:rPr>
                <w:rFonts w:ascii="等线" w:eastAsia="等线" w:hAnsi="等线"/>
                <w:b/>
                <w:bCs/>
                <w:sz w:val="21"/>
                <w:szCs w:val="21"/>
                <w:lang w:eastAsia="zh-CN"/>
              </w:rPr>
            </w:pPr>
            <w:r>
              <w:t>administration preparation analysis (GLP)</w:t>
            </w:r>
          </w:p>
        </w:tc>
        <w:tc>
          <w:tcPr>
            <w:tcW w:w="2757" w:type="pct"/>
            <w:gridSpan w:val="2"/>
            <w:shd w:val="clear" w:color="auto" w:fill="auto"/>
            <w:vAlign w:val="center"/>
          </w:tcPr>
          <w:p w14:paraId="3C857268" w14:textId="77777777" w:rsidR="0057420F" w:rsidRDefault="004B6417">
            <w:pPr>
              <w:spacing w:line="300" w:lineRule="auto"/>
              <w:ind w:firstLineChars="100" w:firstLine="210"/>
              <w:rPr>
                <w:rFonts w:ascii="等线" w:eastAsia="等线" w:hAnsi="等线"/>
                <w:sz w:val="21"/>
                <w:szCs w:val="21"/>
                <w:lang w:eastAsia="zh-CN"/>
              </w:rPr>
            </w:pPr>
            <w:r>
              <w:t>Includes methodological transfer and validation, limited to the analysis of one indicator component in the test compound;</w:t>
            </w:r>
          </w:p>
          <w:p w14:paraId="6682C743" w14:textId="77777777" w:rsidR="0057420F" w:rsidRDefault="004B6417">
            <w:pPr>
              <w:spacing w:line="300" w:lineRule="auto"/>
              <w:ind w:firstLineChars="100" w:firstLine="210"/>
              <w:rPr>
                <w:rFonts w:ascii="等线" w:eastAsia="等线" w:hAnsi="等线"/>
                <w:sz w:val="21"/>
                <w:szCs w:val="21"/>
                <w:lang w:eastAsia="zh-CN"/>
              </w:rPr>
            </w:pPr>
            <w:r>
              <w:t>reserved 1 month before the formal test for methodological verification study；</w:t>
            </w:r>
          </w:p>
          <w:p w14:paraId="42233A1E" w14:textId="77777777" w:rsidR="0057420F" w:rsidRDefault="004B6417">
            <w:pPr>
              <w:spacing w:line="300" w:lineRule="auto"/>
              <w:ind w:firstLineChars="100" w:firstLine="210"/>
              <w:rPr>
                <w:rFonts w:ascii="等线" w:eastAsia="等线" w:hAnsi="等线"/>
                <w:sz w:val="21"/>
                <w:szCs w:val="21"/>
                <w:lang w:eastAsia="zh-CN"/>
              </w:rPr>
            </w:pPr>
            <w:r>
              <w:t>individually issue methodological verification report.</w:t>
            </w:r>
          </w:p>
          <w:p w14:paraId="5C797680" w14:textId="77777777" w:rsidR="0057420F" w:rsidRDefault="004B6417">
            <w:pPr>
              <w:spacing w:line="300" w:lineRule="auto"/>
              <w:ind w:firstLineChars="100" w:firstLine="210"/>
              <w:rPr>
                <w:rFonts w:ascii="等线" w:eastAsia="等线" w:hAnsi="等线"/>
                <w:sz w:val="21"/>
                <w:szCs w:val="21"/>
                <w:lang w:eastAsia="zh-CN"/>
              </w:rPr>
            </w:pPr>
            <w:r>
              <w:t>if there are 3 components, the quotation is X3.</w:t>
            </w:r>
          </w:p>
        </w:tc>
        <w:tc>
          <w:tcPr>
            <w:tcW w:w="616" w:type="pct"/>
            <w:shd w:val="clear" w:color="auto" w:fill="auto"/>
            <w:vAlign w:val="center"/>
          </w:tcPr>
          <w:p w14:paraId="3AC3F207"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6</w:t>
            </w:r>
            <w:r>
              <w:rPr>
                <w:rFonts w:ascii="等线" w:eastAsia="等线" w:hAnsi="等线"/>
                <w:sz w:val="21"/>
                <w:szCs w:val="21"/>
              </w:rPr>
              <w:t>.0</w:t>
            </w:r>
          </w:p>
        </w:tc>
        <w:tc>
          <w:tcPr>
            <w:tcW w:w="584" w:type="pct"/>
            <w:shd w:val="clear" w:color="auto" w:fill="auto"/>
            <w:noWrap/>
            <w:vAlign w:val="center"/>
          </w:tcPr>
          <w:p w14:paraId="0A28D51B" w14:textId="77777777" w:rsidR="0057420F" w:rsidRDefault="004B6417">
            <w:pPr>
              <w:spacing w:line="360" w:lineRule="auto"/>
              <w:rPr>
                <w:rFonts w:ascii="等线" w:eastAsia="等线" w:hAnsi="等线"/>
                <w:sz w:val="21"/>
                <w:szCs w:val="21"/>
                <w:lang w:eastAsia="zh-CN"/>
              </w:rPr>
            </w:pPr>
            <w:r>
              <w:t>1-2 months</w:t>
            </w:r>
          </w:p>
        </w:tc>
      </w:tr>
      <w:tr w:rsidR="0057420F" w14:paraId="2E157093" w14:textId="77777777">
        <w:trPr>
          <w:trHeight w:val="569"/>
          <w:jc w:val="center"/>
        </w:trPr>
        <w:tc>
          <w:tcPr>
            <w:tcW w:w="280" w:type="pct"/>
            <w:shd w:val="clear" w:color="auto" w:fill="auto"/>
            <w:vAlign w:val="center"/>
          </w:tcPr>
          <w:p w14:paraId="782A92EE"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12</w:t>
            </w:r>
          </w:p>
        </w:tc>
        <w:tc>
          <w:tcPr>
            <w:tcW w:w="762" w:type="pct"/>
            <w:shd w:val="clear" w:color="auto" w:fill="auto"/>
            <w:vAlign w:val="center"/>
          </w:tcPr>
          <w:p w14:paraId="14539A4B" w14:textId="77777777" w:rsidR="0057420F" w:rsidRDefault="004B6417">
            <w:pPr>
              <w:spacing w:line="300" w:lineRule="auto"/>
              <w:rPr>
                <w:rFonts w:ascii="等线" w:eastAsia="等线" w:hAnsi="等线"/>
                <w:b/>
                <w:bCs/>
                <w:sz w:val="21"/>
                <w:szCs w:val="21"/>
                <w:lang w:eastAsia="zh-CN"/>
              </w:rPr>
            </w:pPr>
            <w:r>
              <w:t>Rat, Dog TK analysis method validation and index detection</w:t>
            </w:r>
          </w:p>
        </w:tc>
        <w:tc>
          <w:tcPr>
            <w:tcW w:w="2757" w:type="pct"/>
            <w:gridSpan w:val="2"/>
            <w:shd w:val="clear" w:color="auto" w:fill="auto"/>
            <w:vAlign w:val="center"/>
          </w:tcPr>
          <w:p w14:paraId="6652DD06" w14:textId="77777777" w:rsidR="0057420F" w:rsidRDefault="004B6417">
            <w:pPr>
              <w:spacing w:line="300" w:lineRule="auto"/>
              <w:ind w:firstLineChars="98" w:firstLine="206"/>
              <w:rPr>
                <w:rFonts w:ascii="等线" w:eastAsia="等线" w:hAnsi="等线"/>
                <w:sz w:val="21"/>
                <w:szCs w:val="21"/>
                <w:lang w:eastAsia="zh-CN"/>
              </w:rPr>
            </w:pPr>
            <w:r>
              <w:t>Full validation of TK analysis methods on two species (rats and dogs) and investigation of blood sample stability;</w:t>
            </w:r>
          </w:p>
          <w:p w14:paraId="13F62EB6" w14:textId="77777777" w:rsidR="0057420F" w:rsidRDefault="004B6417">
            <w:pPr>
              <w:spacing w:line="300" w:lineRule="auto"/>
              <w:ind w:firstLineChars="98" w:firstLine="206"/>
              <w:rPr>
                <w:rFonts w:ascii="等线" w:eastAsia="等线" w:hAnsi="等线"/>
                <w:sz w:val="21"/>
                <w:szCs w:val="21"/>
                <w:lang w:eastAsia="zh-CN"/>
              </w:rPr>
            </w:pPr>
            <w:r>
              <w:t>Detection of 3 components in biological matrices, excluding metabolites; if necessary, additional fees will apply.</w:t>
            </w:r>
          </w:p>
          <w:p w14:paraId="666AB56F" w14:textId="77777777" w:rsidR="0057420F" w:rsidRDefault="004B6417">
            <w:pPr>
              <w:spacing w:line="300" w:lineRule="auto"/>
              <w:ind w:firstLineChars="98" w:firstLine="206"/>
              <w:rPr>
                <w:rFonts w:ascii="等线" w:eastAsia="等线" w:hAnsi="等线"/>
                <w:sz w:val="21"/>
                <w:szCs w:val="21"/>
                <w:lang w:eastAsia="zh-CN"/>
              </w:rPr>
            </w:pPr>
            <w:r>
              <w:t>Including tests and reports for rat 28-day, dog 28-day trials and rat 13-week, dog 13-week trial TK samples, which includes 10% ISR and 10% possible retest samples, using WinNonlin 6.3 software for toxicokinetic parameter analysis and calculation.</w:t>
            </w:r>
          </w:p>
          <w:p w14:paraId="26BF61CE" w14:textId="77777777" w:rsidR="0057420F" w:rsidRDefault="004B6417">
            <w:pPr>
              <w:spacing w:line="300" w:lineRule="auto"/>
              <w:ind w:firstLineChars="98" w:firstLine="206"/>
              <w:rPr>
                <w:rFonts w:ascii="等线" w:eastAsia="等线" w:hAnsi="等线"/>
                <w:sz w:val="21"/>
                <w:szCs w:val="21"/>
                <w:lang w:eastAsia="zh-CN"/>
              </w:rPr>
            </w:pPr>
            <w:r>
              <w:t>individually issue TK testing methodology verification report.</w:t>
            </w:r>
          </w:p>
        </w:tc>
        <w:tc>
          <w:tcPr>
            <w:tcW w:w="616" w:type="pct"/>
            <w:shd w:val="clear" w:color="auto" w:fill="auto"/>
            <w:vAlign w:val="center"/>
          </w:tcPr>
          <w:p w14:paraId="1717E6B1" w14:textId="77777777" w:rsidR="0057420F" w:rsidRDefault="004B6417">
            <w:pPr>
              <w:spacing w:line="360" w:lineRule="auto"/>
              <w:jc w:val="center"/>
              <w:rPr>
                <w:rFonts w:ascii="等线" w:eastAsia="等线" w:hAnsi="等线"/>
                <w:sz w:val="21"/>
                <w:szCs w:val="21"/>
                <w:lang w:eastAsia="zh-CN"/>
              </w:rPr>
            </w:pPr>
            <w:r>
              <w:rPr>
                <w:rFonts w:ascii="等线" w:eastAsia="等线" w:hAnsi="等线" w:hint="eastAsia"/>
                <w:sz w:val="21"/>
                <w:szCs w:val="21"/>
                <w:lang w:eastAsia="zh-CN"/>
              </w:rPr>
              <w:t>42.6</w:t>
            </w:r>
          </w:p>
        </w:tc>
        <w:tc>
          <w:tcPr>
            <w:tcW w:w="584" w:type="pct"/>
            <w:shd w:val="clear" w:color="auto" w:fill="auto"/>
            <w:noWrap/>
            <w:vAlign w:val="center"/>
          </w:tcPr>
          <w:p w14:paraId="0AF9D963" w14:textId="77777777" w:rsidR="0057420F" w:rsidRDefault="004B6417">
            <w:pPr>
              <w:spacing w:line="360" w:lineRule="auto"/>
              <w:rPr>
                <w:rFonts w:ascii="等线" w:eastAsia="等线" w:hAnsi="等线"/>
                <w:sz w:val="21"/>
                <w:szCs w:val="21"/>
                <w:lang w:eastAsia="zh-CN"/>
              </w:rPr>
            </w:pPr>
            <w:r>
              <w:t>2 months</w:t>
            </w:r>
          </w:p>
        </w:tc>
      </w:tr>
      <w:tr w:rsidR="0057420F" w14:paraId="7EF7B6A8" w14:textId="77777777">
        <w:trPr>
          <w:trHeight w:val="823"/>
          <w:jc w:val="center"/>
        </w:trPr>
        <w:tc>
          <w:tcPr>
            <w:tcW w:w="280" w:type="pct"/>
            <w:shd w:val="clear" w:color="auto" w:fill="auto"/>
            <w:vAlign w:val="center"/>
          </w:tcPr>
          <w:p w14:paraId="078C876E" w14:textId="77777777" w:rsidR="0057420F" w:rsidRDefault="0057420F">
            <w:pPr>
              <w:spacing w:line="360" w:lineRule="auto"/>
              <w:jc w:val="center"/>
              <w:rPr>
                <w:rFonts w:ascii="等线" w:eastAsia="等线" w:hAnsi="等线"/>
                <w:b/>
                <w:bCs/>
                <w:sz w:val="21"/>
                <w:szCs w:val="21"/>
                <w:lang w:eastAsia="zh-CN"/>
              </w:rPr>
            </w:pPr>
          </w:p>
        </w:tc>
        <w:tc>
          <w:tcPr>
            <w:tcW w:w="762" w:type="pct"/>
            <w:shd w:val="clear" w:color="auto" w:fill="auto"/>
            <w:vAlign w:val="center"/>
          </w:tcPr>
          <w:p w14:paraId="35343A23" w14:textId="77777777" w:rsidR="0057420F" w:rsidRDefault="004B6417">
            <w:pPr>
              <w:spacing w:line="300" w:lineRule="auto"/>
              <w:rPr>
                <w:rFonts w:ascii="等线" w:eastAsia="等线" w:hAnsi="等线"/>
                <w:b/>
                <w:bCs/>
                <w:sz w:val="21"/>
                <w:szCs w:val="21"/>
                <w:lang w:eastAsia="zh-CN"/>
              </w:rPr>
            </w:pPr>
            <w:r>
              <w:t>subtotal</w:t>
            </w:r>
          </w:p>
        </w:tc>
        <w:tc>
          <w:tcPr>
            <w:tcW w:w="2757" w:type="pct"/>
            <w:gridSpan w:val="2"/>
            <w:shd w:val="clear" w:color="auto" w:fill="auto"/>
            <w:vAlign w:val="center"/>
          </w:tcPr>
          <w:p w14:paraId="2FA72CE1" w14:textId="77777777" w:rsidR="0057420F" w:rsidRDefault="0057420F">
            <w:pPr>
              <w:spacing w:line="300" w:lineRule="auto"/>
              <w:ind w:firstLineChars="98" w:firstLine="206"/>
              <w:rPr>
                <w:rFonts w:ascii="等线" w:eastAsia="等线" w:hAnsi="等线"/>
                <w:b/>
                <w:bCs/>
                <w:sz w:val="21"/>
                <w:szCs w:val="21"/>
                <w:lang w:eastAsia="zh-CN"/>
              </w:rPr>
            </w:pPr>
          </w:p>
        </w:tc>
        <w:tc>
          <w:tcPr>
            <w:tcW w:w="616" w:type="pct"/>
            <w:shd w:val="clear" w:color="auto" w:fill="auto"/>
            <w:vAlign w:val="center"/>
          </w:tcPr>
          <w:p w14:paraId="3B717740"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374.8</w:t>
            </w:r>
          </w:p>
        </w:tc>
        <w:tc>
          <w:tcPr>
            <w:tcW w:w="584" w:type="pct"/>
            <w:shd w:val="clear" w:color="auto" w:fill="auto"/>
            <w:noWrap/>
            <w:vAlign w:val="center"/>
          </w:tcPr>
          <w:p w14:paraId="0AF89EFB" w14:textId="77777777" w:rsidR="0057420F" w:rsidRDefault="0057420F">
            <w:pPr>
              <w:spacing w:line="360" w:lineRule="auto"/>
              <w:rPr>
                <w:rFonts w:ascii="等线" w:eastAsia="等线" w:hAnsi="等线"/>
                <w:b/>
                <w:bCs/>
                <w:sz w:val="21"/>
                <w:szCs w:val="21"/>
                <w:lang w:eastAsia="zh-CN"/>
              </w:rPr>
            </w:pPr>
          </w:p>
        </w:tc>
      </w:tr>
      <w:tr w:rsidR="0057420F" w14:paraId="7D44BCB6" w14:textId="77777777">
        <w:trPr>
          <w:trHeight w:val="569"/>
          <w:jc w:val="center"/>
        </w:trPr>
        <w:tc>
          <w:tcPr>
            <w:tcW w:w="5000" w:type="pct"/>
            <w:gridSpan w:val="6"/>
            <w:shd w:val="clear" w:color="auto" w:fill="auto"/>
            <w:vAlign w:val="center"/>
          </w:tcPr>
          <w:p w14:paraId="00274312" w14:textId="77777777" w:rsidR="0057420F" w:rsidRDefault="004B6417">
            <w:pPr>
              <w:spacing w:line="360" w:lineRule="auto"/>
              <w:jc w:val="center"/>
              <w:rPr>
                <w:rFonts w:ascii="等线" w:eastAsia="等线" w:hAnsi="等线"/>
                <w:sz w:val="21"/>
                <w:szCs w:val="21"/>
                <w:lang w:eastAsia="zh-CN"/>
              </w:rPr>
            </w:pPr>
            <w:r>
              <w:t>2、pharmacokinetics experiment</w:t>
            </w:r>
          </w:p>
        </w:tc>
      </w:tr>
      <w:tr w:rsidR="0057420F" w14:paraId="32085655" w14:textId="77777777">
        <w:trPr>
          <w:trHeight w:val="569"/>
          <w:jc w:val="center"/>
        </w:trPr>
        <w:tc>
          <w:tcPr>
            <w:tcW w:w="280" w:type="pct"/>
            <w:shd w:val="clear" w:color="auto" w:fill="auto"/>
            <w:vAlign w:val="center"/>
          </w:tcPr>
          <w:p w14:paraId="510894A5"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b/>
                <w:bCs/>
                <w:sz w:val="21"/>
                <w:szCs w:val="21"/>
                <w:lang w:eastAsia="zh-CN"/>
              </w:rPr>
              <w:t>1</w:t>
            </w:r>
          </w:p>
        </w:tc>
        <w:tc>
          <w:tcPr>
            <w:tcW w:w="762" w:type="pct"/>
            <w:shd w:val="clear" w:color="auto" w:fill="auto"/>
            <w:vAlign w:val="center"/>
          </w:tcPr>
          <w:p w14:paraId="513B4FD6" w14:textId="77777777" w:rsidR="0057420F" w:rsidRDefault="004B6417">
            <w:pPr>
              <w:spacing w:line="300" w:lineRule="auto"/>
              <w:rPr>
                <w:rFonts w:ascii="等线" w:eastAsia="等线" w:hAnsi="等线"/>
                <w:b/>
                <w:bCs/>
                <w:sz w:val="21"/>
                <w:szCs w:val="21"/>
                <w:lang w:eastAsia="zh-CN"/>
              </w:rPr>
            </w:pPr>
            <w:r>
              <w:t xml:space="preserve">SD rat plasma pharmacokinetics study (single dose and multiple doses)  </w:t>
            </w:r>
          </w:p>
        </w:tc>
        <w:tc>
          <w:tcPr>
            <w:tcW w:w="2757" w:type="pct"/>
            <w:gridSpan w:val="2"/>
            <w:shd w:val="clear" w:color="auto" w:fill="auto"/>
            <w:vAlign w:val="center"/>
          </w:tcPr>
          <w:p w14:paraId="6B72B309" w14:textId="77777777" w:rsidR="0057420F" w:rsidRDefault="004B6417">
            <w:pPr>
              <w:spacing w:line="300" w:lineRule="auto"/>
              <w:rPr>
                <w:rFonts w:ascii="等线" w:eastAsia="等线" w:hAnsi="等线"/>
                <w:sz w:val="21"/>
                <w:szCs w:val="21"/>
                <w:lang w:eastAsia="zh-CN"/>
              </w:rPr>
            </w:pPr>
            <w:r>
              <w:t xml:space="preserve">1. 1 intravenous injection group for rats, 3 single-dose gastric administration groups at low, medium, and high doses, and 1 multi-dose gastric administration group, a total of 5 groups.  </w:t>
            </w:r>
          </w:p>
          <w:p w14:paraId="2A4B487F" w14:textId="77777777" w:rsidR="0057420F" w:rsidRDefault="004B6417">
            <w:pPr>
              <w:spacing w:line="300" w:lineRule="auto"/>
              <w:rPr>
                <w:rFonts w:ascii="等线" w:eastAsia="等线" w:hAnsi="等线"/>
                <w:sz w:val="21"/>
                <w:szCs w:val="21"/>
                <w:lang w:eastAsia="zh-CN"/>
              </w:rPr>
            </w:pPr>
            <w:r>
              <w:t>2. Each dosage group has 6 animals (3 males and 3 females), a total of 30 rats.</w:t>
            </w:r>
          </w:p>
          <w:p w14:paraId="2528FD17" w14:textId="77777777" w:rsidR="0057420F" w:rsidRDefault="004B6417">
            <w:pPr>
              <w:spacing w:line="300" w:lineRule="auto"/>
              <w:rPr>
                <w:rFonts w:ascii="等线" w:eastAsia="等线" w:hAnsi="等线"/>
                <w:sz w:val="21"/>
                <w:szCs w:val="21"/>
                <w:lang w:eastAsia="zh-CN"/>
              </w:rPr>
            </w:pPr>
            <w:r>
              <w:t>Test design: 40 Beagle dogs (naïve), 4 groups: 1 solvent control group + 3 dose test groups, 10 dogs/group, half male and half female.</w:t>
            </w:r>
          </w:p>
          <w:p w14:paraId="308223BD" w14:textId="77777777" w:rsidR="0057420F" w:rsidRDefault="004B6417">
            <w:pPr>
              <w:spacing w:line="300" w:lineRule="auto"/>
              <w:rPr>
                <w:rFonts w:ascii="等线" w:eastAsia="等线" w:hAnsi="等线"/>
                <w:sz w:val="21"/>
                <w:szCs w:val="21"/>
                <w:lang w:eastAsia="zh-CN"/>
              </w:rPr>
            </w:pPr>
            <w:r>
              <w:t>4.this trial and the following tests all detect 3 main components.</w:t>
            </w:r>
          </w:p>
        </w:tc>
        <w:tc>
          <w:tcPr>
            <w:tcW w:w="616" w:type="pct"/>
            <w:shd w:val="clear" w:color="auto" w:fill="auto"/>
            <w:vAlign w:val="center"/>
          </w:tcPr>
          <w:p w14:paraId="0BA1CEF9"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13.2</w:t>
            </w:r>
          </w:p>
        </w:tc>
        <w:tc>
          <w:tcPr>
            <w:tcW w:w="584" w:type="pct"/>
            <w:shd w:val="clear" w:color="auto" w:fill="auto"/>
            <w:noWrap/>
            <w:vAlign w:val="center"/>
          </w:tcPr>
          <w:p w14:paraId="598DDA9B" w14:textId="77777777" w:rsidR="0057420F" w:rsidRDefault="004B6417">
            <w:pPr>
              <w:spacing w:line="360" w:lineRule="auto"/>
              <w:rPr>
                <w:rFonts w:ascii="等线" w:eastAsia="等线" w:hAnsi="等线"/>
                <w:sz w:val="21"/>
                <w:szCs w:val="21"/>
                <w:lang w:eastAsia="zh-CN"/>
              </w:rPr>
            </w:pPr>
            <w:r>
              <w:t>1 month</w:t>
            </w:r>
          </w:p>
        </w:tc>
      </w:tr>
      <w:tr w:rsidR="0057420F" w14:paraId="5D65ABEB" w14:textId="77777777">
        <w:trPr>
          <w:trHeight w:val="569"/>
          <w:jc w:val="center"/>
        </w:trPr>
        <w:tc>
          <w:tcPr>
            <w:tcW w:w="280" w:type="pct"/>
            <w:shd w:val="clear" w:color="auto" w:fill="auto"/>
            <w:vAlign w:val="center"/>
          </w:tcPr>
          <w:p w14:paraId="04E4D58C"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2</w:t>
            </w:r>
          </w:p>
        </w:tc>
        <w:tc>
          <w:tcPr>
            <w:tcW w:w="762" w:type="pct"/>
            <w:shd w:val="clear" w:color="auto" w:fill="auto"/>
            <w:vAlign w:val="center"/>
          </w:tcPr>
          <w:p w14:paraId="59E10717" w14:textId="77777777" w:rsidR="0057420F" w:rsidRDefault="004B6417">
            <w:pPr>
              <w:spacing w:line="300" w:lineRule="auto"/>
              <w:rPr>
                <w:rFonts w:ascii="等线" w:eastAsia="等线" w:hAnsi="等线"/>
                <w:b/>
                <w:bCs/>
                <w:sz w:val="21"/>
                <w:szCs w:val="21"/>
                <w:lang w:eastAsia="zh-CN"/>
              </w:rPr>
            </w:pPr>
            <w:r>
              <w:t xml:space="preserve">Beagle dog pharmacokinetic study (single dose and multiple doses)  </w:t>
            </w:r>
          </w:p>
        </w:tc>
        <w:tc>
          <w:tcPr>
            <w:tcW w:w="2757" w:type="pct"/>
            <w:gridSpan w:val="2"/>
            <w:shd w:val="clear" w:color="auto" w:fill="auto"/>
            <w:vAlign w:val="center"/>
          </w:tcPr>
          <w:p w14:paraId="28D9F624" w14:textId="77777777" w:rsidR="0057420F" w:rsidRDefault="004B6417">
            <w:pPr>
              <w:numPr>
                <w:ilvl w:val="0"/>
                <w:numId w:val="4"/>
              </w:numPr>
              <w:spacing w:line="300" w:lineRule="auto"/>
              <w:ind w:firstLineChars="100" w:firstLine="210"/>
              <w:rPr>
                <w:rFonts w:ascii="等线" w:eastAsia="等线" w:hAnsi="等线"/>
                <w:sz w:val="21"/>
                <w:szCs w:val="21"/>
                <w:lang w:eastAsia="zh-CN"/>
              </w:rPr>
            </w:pPr>
            <w:r>
              <w:t xml:space="preserve"> 1 intravenous injection group for dogs, 3 single-dose gastric administration groups at low, medium, and high doses, and 1 multi-dose gastric administration group, a total of 5 groups. </w:t>
            </w:r>
          </w:p>
          <w:p w14:paraId="4CC4956D" w14:textId="77777777" w:rsidR="0057420F" w:rsidRDefault="004B6417">
            <w:pPr>
              <w:numPr>
                <w:ilvl w:val="0"/>
                <w:numId w:val="4"/>
              </w:numPr>
              <w:spacing w:line="300" w:lineRule="auto"/>
              <w:ind w:firstLineChars="100" w:firstLine="210"/>
              <w:rPr>
                <w:rFonts w:ascii="等线" w:eastAsia="等线" w:hAnsi="等线"/>
                <w:sz w:val="21"/>
                <w:szCs w:val="21"/>
                <w:lang w:eastAsia="zh-CN"/>
              </w:rPr>
            </w:pPr>
            <w:r>
              <w:t>Each dosage group has 6 animals (3 males and 3 females), a total of 30 beagle dogs.</w:t>
            </w:r>
          </w:p>
          <w:p w14:paraId="2CA541FA" w14:textId="77777777" w:rsidR="0057420F" w:rsidRDefault="004B6417">
            <w:pPr>
              <w:numPr>
                <w:ilvl w:val="0"/>
                <w:numId w:val="4"/>
              </w:numPr>
              <w:spacing w:line="300" w:lineRule="auto"/>
              <w:ind w:firstLineChars="100" w:firstLine="210"/>
              <w:rPr>
                <w:rFonts w:ascii="等线" w:eastAsia="等线" w:hAnsi="等线"/>
                <w:sz w:val="21"/>
                <w:szCs w:val="21"/>
                <w:lang w:eastAsia="zh-CN"/>
              </w:rPr>
            </w:pPr>
            <w:r>
              <w:t>Cage observation: (1) posture, (2) piloerection, (3) clonic movements (to observe for any seizure symptoms), (4) tonic movements, (5) vocalization.</w:t>
            </w:r>
          </w:p>
          <w:p w14:paraId="5AE0E351" w14:textId="77777777" w:rsidR="0057420F" w:rsidRDefault="004B6417">
            <w:pPr>
              <w:numPr>
                <w:ilvl w:val="0"/>
                <w:numId w:val="4"/>
              </w:numPr>
              <w:spacing w:line="300" w:lineRule="auto"/>
              <w:ind w:firstLineChars="100" w:firstLine="210"/>
              <w:rPr>
                <w:rFonts w:ascii="等线" w:eastAsia="等线" w:hAnsi="等线"/>
                <w:sz w:val="21"/>
                <w:szCs w:val="21"/>
                <w:lang w:eastAsia="zh-CN"/>
              </w:rPr>
            </w:pPr>
            <w:r>
              <w:t>this trial and the following tests all detect 3 main components.</w:t>
            </w:r>
          </w:p>
        </w:tc>
        <w:tc>
          <w:tcPr>
            <w:tcW w:w="616" w:type="pct"/>
            <w:shd w:val="clear" w:color="auto" w:fill="auto"/>
            <w:vAlign w:val="center"/>
          </w:tcPr>
          <w:p w14:paraId="007D8FEB"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lastRenderedPageBreak/>
              <w:t>28.6</w:t>
            </w:r>
          </w:p>
        </w:tc>
        <w:tc>
          <w:tcPr>
            <w:tcW w:w="584" w:type="pct"/>
            <w:shd w:val="clear" w:color="auto" w:fill="auto"/>
            <w:noWrap/>
            <w:vAlign w:val="center"/>
          </w:tcPr>
          <w:p w14:paraId="6C06D6A7" w14:textId="77777777" w:rsidR="0057420F" w:rsidRDefault="004B6417">
            <w:pPr>
              <w:spacing w:line="360" w:lineRule="auto"/>
              <w:rPr>
                <w:rFonts w:ascii="等线" w:eastAsia="等线" w:hAnsi="等线"/>
                <w:sz w:val="21"/>
                <w:szCs w:val="21"/>
                <w:lang w:eastAsia="zh-CN"/>
              </w:rPr>
            </w:pPr>
            <w:r>
              <w:t>2 months</w:t>
            </w:r>
          </w:p>
        </w:tc>
      </w:tr>
      <w:tr w:rsidR="0057420F" w14:paraId="78A1CD17" w14:textId="77777777">
        <w:trPr>
          <w:trHeight w:val="569"/>
          <w:jc w:val="center"/>
        </w:trPr>
        <w:tc>
          <w:tcPr>
            <w:tcW w:w="280" w:type="pct"/>
            <w:shd w:val="clear" w:color="auto" w:fill="auto"/>
            <w:vAlign w:val="center"/>
          </w:tcPr>
          <w:p w14:paraId="2081474A"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lastRenderedPageBreak/>
              <w:t>3</w:t>
            </w:r>
          </w:p>
        </w:tc>
        <w:tc>
          <w:tcPr>
            <w:tcW w:w="762" w:type="pct"/>
            <w:shd w:val="clear" w:color="auto" w:fill="auto"/>
            <w:vAlign w:val="center"/>
          </w:tcPr>
          <w:p w14:paraId="1A98B176" w14:textId="77777777" w:rsidR="0057420F" w:rsidRDefault="004B6417">
            <w:pPr>
              <w:spacing w:line="300" w:lineRule="auto"/>
              <w:rPr>
                <w:rFonts w:ascii="等线" w:eastAsia="等线" w:hAnsi="等线"/>
                <w:b/>
                <w:bCs/>
                <w:sz w:val="21"/>
                <w:szCs w:val="21"/>
                <w:lang w:eastAsia="zh-CN"/>
              </w:rPr>
            </w:pPr>
            <w:r>
              <w:t xml:space="preserve">SD rat tissue distribution test </w:t>
            </w:r>
          </w:p>
        </w:tc>
        <w:tc>
          <w:tcPr>
            <w:tcW w:w="2757" w:type="pct"/>
            <w:gridSpan w:val="2"/>
            <w:shd w:val="clear" w:color="auto" w:fill="auto"/>
            <w:vAlign w:val="center"/>
          </w:tcPr>
          <w:p w14:paraId="6EDCAB98" w14:textId="77777777" w:rsidR="0057420F" w:rsidRDefault="004B6417">
            <w:pPr>
              <w:spacing w:line="300" w:lineRule="auto"/>
              <w:ind w:firstLineChars="100" w:firstLine="210"/>
              <w:rPr>
                <w:rFonts w:ascii="等线" w:eastAsia="等线" w:hAnsi="等线"/>
                <w:sz w:val="21"/>
                <w:szCs w:val="21"/>
                <w:lang w:eastAsia="zh-CN"/>
              </w:rPr>
            </w:pPr>
            <w:r>
              <w:t>Collection of tissue samples from 4 time points with 6 rats at each time point (3 males and 3 females), determination of drug concentration in brain, heart, lung, liver, stomach, spleen, kidney, skeletal muscle, fat, small intestine, rectum, ovary, uterus, testis and other tissues.</w:t>
            </w:r>
          </w:p>
          <w:p w14:paraId="22AFDB1C" w14:textId="77777777" w:rsidR="0057420F" w:rsidRDefault="004B6417">
            <w:pPr>
              <w:spacing w:line="300" w:lineRule="auto"/>
              <w:ind w:firstLineChars="100" w:firstLine="210"/>
              <w:rPr>
                <w:rFonts w:ascii="等线" w:eastAsia="等线" w:hAnsi="等线"/>
                <w:sz w:val="21"/>
                <w:szCs w:val="21"/>
                <w:lang w:eastAsia="zh-CN"/>
              </w:rPr>
            </w:pPr>
            <w:r>
              <w:t>this trial and the following tests all detect 3 main components.</w:t>
            </w:r>
          </w:p>
        </w:tc>
        <w:tc>
          <w:tcPr>
            <w:tcW w:w="616" w:type="pct"/>
            <w:shd w:val="clear" w:color="auto" w:fill="auto"/>
            <w:vAlign w:val="center"/>
          </w:tcPr>
          <w:p w14:paraId="4F75826F"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13.2</w:t>
            </w:r>
          </w:p>
        </w:tc>
        <w:tc>
          <w:tcPr>
            <w:tcW w:w="584" w:type="pct"/>
            <w:shd w:val="clear" w:color="auto" w:fill="auto"/>
            <w:noWrap/>
            <w:vAlign w:val="center"/>
          </w:tcPr>
          <w:p w14:paraId="6A19BE2E" w14:textId="77777777" w:rsidR="0057420F" w:rsidRDefault="004B6417">
            <w:pPr>
              <w:spacing w:line="360" w:lineRule="auto"/>
              <w:rPr>
                <w:rFonts w:ascii="等线" w:eastAsia="等线" w:hAnsi="等线"/>
                <w:sz w:val="21"/>
                <w:szCs w:val="21"/>
                <w:lang w:eastAsia="zh-CN"/>
              </w:rPr>
            </w:pPr>
            <w:r>
              <w:t>1 month</w:t>
            </w:r>
          </w:p>
        </w:tc>
      </w:tr>
      <w:tr w:rsidR="0057420F" w14:paraId="1DFA16DC" w14:textId="77777777">
        <w:trPr>
          <w:trHeight w:val="569"/>
          <w:jc w:val="center"/>
        </w:trPr>
        <w:tc>
          <w:tcPr>
            <w:tcW w:w="280" w:type="pct"/>
            <w:shd w:val="clear" w:color="auto" w:fill="auto"/>
            <w:vAlign w:val="center"/>
          </w:tcPr>
          <w:p w14:paraId="7245D826"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4</w:t>
            </w:r>
          </w:p>
        </w:tc>
        <w:tc>
          <w:tcPr>
            <w:tcW w:w="762" w:type="pct"/>
            <w:shd w:val="clear" w:color="auto" w:fill="auto"/>
            <w:vAlign w:val="center"/>
          </w:tcPr>
          <w:p w14:paraId="7C82201D" w14:textId="77777777" w:rsidR="0057420F" w:rsidRDefault="004B6417">
            <w:pPr>
              <w:spacing w:line="300" w:lineRule="auto"/>
              <w:rPr>
                <w:rFonts w:ascii="等线" w:eastAsia="等线" w:hAnsi="等线"/>
                <w:b/>
                <w:bCs/>
                <w:sz w:val="21"/>
                <w:szCs w:val="21"/>
                <w:lang w:eastAsia="zh-CN"/>
              </w:rPr>
            </w:pPr>
            <w:r>
              <w:t xml:space="preserve">SD rat feces, urine, bile excretion test </w:t>
            </w:r>
          </w:p>
        </w:tc>
        <w:tc>
          <w:tcPr>
            <w:tcW w:w="2757" w:type="pct"/>
            <w:gridSpan w:val="2"/>
            <w:shd w:val="clear" w:color="auto" w:fill="auto"/>
            <w:vAlign w:val="center"/>
          </w:tcPr>
          <w:p w14:paraId="2716F18C" w14:textId="77777777" w:rsidR="0057420F" w:rsidRDefault="004B6417">
            <w:pPr>
              <w:numPr>
                <w:ilvl w:val="0"/>
                <w:numId w:val="5"/>
              </w:numPr>
              <w:spacing w:line="300" w:lineRule="auto"/>
              <w:ind w:firstLineChars="100" w:firstLine="210"/>
              <w:rPr>
                <w:rFonts w:ascii="等线" w:eastAsia="等线" w:hAnsi="等线"/>
                <w:sz w:val="21"/>
                <w:szCs w:val="21"/>
                <w:lang w:eastAsia="zh-CN"/>
              </w:rPr>
            </w:pPr>
            <w:r>
              <w:t xml:space="preserve">Fecal, urine excretion, and bile excretion of 6 animals (half male and half female), collect samples for approximately 72 hours fecal and urine excretion and bile excretion. </w:t>
            </w:r>
          </w:p>
          <w:p w14:paraId="363D48D3" w14:textId="77777777" w:rsidR="0057420F" w:rsidRDefault="004B6417">
            <w:pPr>
              <w:numPr>
                <w:ilvl w:val="0"/>
                <w:numId w:val="5"/>
              </w:numPr>
              <w:spacing w:line="300" w:lineRule="auto"/>
              <w:ind w:firstLineChars="100" w:firstLine="210"/>
              <w:rPr>
                <w:rFonts w:ascii="等线" w:eastAsia="等线" w:hAnsi="等线"/>
                <w:sz w:val="21"/>
                <w:szCs w:val="21"/>
                <w:lang w:eastAsia="zh-CN"/>
              </w:rPr>
            </w:pPr>
            <w:r>
              <w:t xml:space="preserve">Use validated LC-MS/MS methods to detect the concentration of drugs in rat urine, feces, bile, and calculate cumulative excretion; </w:t>
            </w:r>
          </w:p>
          <w:p w14:paraId="681F8CA2" w14:textId="77777777" w:rsidR="0057420F" w:rsidRDefault="004B6417">
            <w:pPr>
              <w:numPr>
                <w:ilvl w:val="0"/>
                <w:numId w:val="5"/>
              </w:numPr>
              <w:spacing w:line="300" w:lineRule="auto"/>
              <w:ind w:firstLineChars="100" w:firstLine="210"/>
              <w:rPr>
                <w:rFonts w:ascii="等线" w:eastAsia="等线" w:hAnsi="等线"/>
                <w:sz w:val="21"/>
                <w:szCs w:val="21"/>
                <w:lang w:eastAsia="zh-CN"/>
              </w:rPr>
            </w:pPr>
            <w:r>
              <w:t>determine the main excretion pathways of the drug, provide material balance data</w:t>
            </w:r>
          </w:p>
          <w:p w14:paraId="1D6315B8" w14:textId="77777777" w:rsidR="0057420F" w:rsidRDefault="004B6417">
            <w:pPr>
              <w:numPr>
                <w:ilvl w:val="0"/>
                <w:numId w:val="5"/>
              </w:numPr>
              <w:spacing w:line="300" w:lineRule="auto"/>
              <w:ind w:firstLineChars="100" w:firstLine="210"/>
              <w:rPr>
                <w:rFonts w:ascii="等线" w:eastAsia="等线" w:hAnsi="等线"/>
                <w:sz w:val="21"/>
                <w:szCs w:val="21"/>
                <w:lang w:eastAsia="zh-CN"/>
              </w:rPr>
            </w:pPr>
            <w:r>
              <w:t>this test detects 3 main components.</w:t>
            </w:r>
          </w:p>
        </w:tc>
        <w:tc>
          <w:tcPr>
            <w:tcW w:w="616" w:type="pct"/>
            <w:shd w:val="clear" w:color="auto" w:fill="auto"/>
            <w:vAlign w:val="center"/>
          </w:tcPr>
          <w:p w14:paraId="7D44F8C6"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9.9</w:t>
            </w:r>
          </w:p>
        </w:tc>
        <w:tc>
          <w:tcPr>
            <w:tcW w:w="584" w:type="pct"/>
            <w:shd w:val="clear" w:color="auto" w:fill="auto"/>
            <w:noWrap/>
            <w:vAlign w:val="center"/>
          </w:tcPr>
          <w:p w14:paraId="5A08C854" w14:textId="77777777" w:rsidR="0057420F" w:rsidRDefault="004B6417">
            <w:pPr>
              <w:spacing w:line="360" w:lineRule="auto"/>
              <w:rPr>
                <w:rFonts w:ascii="等线" w:eastAsia="等线" w:hAnsi="等线"/>
                <w:sz w:val="21"/>
                <w:szCs w:val="21"/>
                <w:lang w:eastAsia="zh-CN"/>
              </w:rPr>
            </w:pPr>
            <w:r>
              <w:t>1 month</w:t>
            </w:r>
          </w:p>
        </w:tc>
      </w:tr>
      <w:tr w:rsidR="0057420F" w14:paraId="5AB15631" w14:textId="77777777">
        <w:trPr>
          <w:trHeight w:val="569"/>
          <w:jc w:val="center"/>
        </w:trPr>
        <w:tc>
          <w:tcPr>
            <w:tcW w:w="280" w:type="pct"/>
            <w:shd w:val="clear" w:color="auto" w:fill="auto"/>
            <w:vAlign w:val="center"/>
          </w:tcPr>
          <w:p w14:paraId="1E4BAF52"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5</w:t>
            </w:r>
          </w:p>
        </w:tc>
        <w:tc>
          <w:tcPr>
            <w:tcW w:w="762" w:type="pct"/>
            <w:shd w:val="clear" w:color="auto" w:fill="auto"/>
            <w:vAlign w:val="center"/>
          </w:tcPr>
          <w:p w14:paraId="58919582" w14:textId="77777777" w:rsidR="0057420F" w:rsidRDefault="004B6417">
            <w:pPr>
              <w:spacing w:line="300" w:lineRule="auto"/>
              <w:rPr>
                <w:rFonts w:ascii="等线" w:eastAsia="等线" w:hAnsi="等线"/>
                <w:b/>
                <w:bCs/>
                <w:sz w:val="21"/>
                <w:szCs w:val="21"/>
                <w:lang w:eastAsia="zh-CN"/>
              </w:rPr>
            </w:pPr>
            <w:r>
              <w:t>metabolite identification test—identification of in vivo metabolites</w:t>
            </w:r>
          </w:p>
        </w:tc>
        <w:tc>
          <w:tcPr>
            <w:tcW w:w="2757" w:type="pct"/>
            <w:gridSpan w:val="2"/>
            <w:shd w:val="clear" w:color="auto" w:fill="auto"/>
            <w:vAlign w:val="center"/>
          </w:tcPr>
          <w:p w14:paraId="64218952" w14:textId="77777777" w:rsidR="0057420F" w:rsidRDefault="004B6417">
            <w:pPr>
              <w:spacing w:line="300" w:lineRule="auto"/>
              <w:ind w:firstLineChars="100" w:firstLine="210"/>
              <w:rPr>
                <w:rFonts w:ascii="等线" w:eastAsia="等线" w:hAnsi="等线"/>
                <w:b/>
                <w:sz w:val="21"/>
                <w:szCs w:val="21"/>
                <w:lang w:eastAsia="zh-CN"/>
              </w:rPr>
            </w:pPr>
            <w:r>
              <w:t>Using high-resolution mass spectrometry to study the main metabolic pathways and metabolites of XXX compound in rat plasma, feces, urine, bile, and dog plasma.</w:t>
            </w:r>
          </w:p>
        </w:tc>
        <w:tc>
          <w:tcPr>
            <w:tcW w:w="616" w:type="pct"/>
            <w:shd w:val="clear" w:color="auto" w:fill="auto"/>
            <w:vAlign w:val="center"/>
          </w:tcPr>
          <w:p w14:paraId="759DFA9C"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11</w:t>
            </w:r>
            <w:r>
              <w:rPr>
                <w:rFonts w:ascii="等线" w:eastAsia="等线" w:hAnsi="等线" w:cs="等线" w:hint="eastAsia"/>
                <w:color w:val="000000"/>
                <w:sz w:val="21"/>
                <w:szCs w:val="21"/>
                <w:lang w:eastAsia="zh-CN" w:bidi="ar"/>
              </w:rPr>
              <w:t>.0</w:t>
            </w:r>
          </w:p>
        </w:tc>
        <w:tc>
          <w:tcPr>
            <w:tcW w:w="584" w:type="pct"/>
            <w:shd w:val="clear" w:color="auto" w:fill="auto"/>
            <w:noWrap/>
            <w:vAlign w:val="center"/>
          </w:tcPr>
          <w:p w14:paraId="48A41B1F" w14:textId="77777777" w:rsidR="0057420F" w:rsidRDefault="004B6417">
            <w:pPr>
              <w:spacing w:line="360" w:lineRule="auto"/>
              <w:rPr>
                <w:rFonts w:ascii="等线" w:eastAsia="等线" w:hAnsi="等线"/>
                <w:sz w:val="21"/>
                <w:szCs w:val="21"/>
                <w:lang w:eastAsia="zh-CN"/>
              </w:rPr>
            </w:pPr>
            <w:r>
              <w:t>1 month</w:t>
            </w:r>
          </w:p>
        </w:tc>
      </w:tr>
      <w:tr w:rsidR="0057420F" w14:paraId="4EDBD977" w14:textId="77777777">
        <w:trPr>
          <w:trHeight w:val="569"/>
          <w:jc w:val="center"/>
        </w:trPr>
        <w:tc>
          <w:tcPr>
            <w:tcW w:w="280" w:type="pct"/>
            <w:shd w:val="clear" w:color="auto" w:fill="auto"/>
            <w:vAlign w:val="center"/>
          </w:tcPr>
          <w:p w14:paraId="60447F26"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6</w:t>
            </w:r>
          </w:p>
        </w:tc>
        <w:tc>
          <w:tcPr>
            <w:tcW w:w="762" w:type="pct"/>
            <w:shd w:val="clear" w:color="auto" w:fill="auto"/>
            <w:vAlign w:val="center"/>
          </w:tcPr>
          <w:p w14:paraId="3ECEBD7B" w14:textId="77777777" w:rsidR="0057420F" w:rsidRDefault="004B6417">
            <w:pPr>
              <w:spacing w:line="300" w:lineRule="auto"/>
              <w:rPr>
                <w:rFonts w:ascii="等线" w:eastAsia="等线" w:hAnsi="等线"/>
                <w:b/>
                <w:bCs/>
                <w:sz w:val="21"/>
                <w:szCs w:val="21"/>
                <w:lang w:eastAsia="zh-CN"/>
              </w:rPr>
            </w:pPr>
            <w:r>
              <w:t xml:space="preserve">metabolic species difference test   </w:t>
            </w:r>
          </w:p>
        </w:tc>
        <w:tc>
          <w:tcPr>
            <w:tcW w:w="2757" w:type="pct"/>
            <w:gridSpan w:val="2"/>
            <w:shd w:val="clear" w:color="auto" w:fill="auto"/>
            <w:vAlign w:val="center"/>
          </w:tcPr>
          <w:p w14:paraId="1C47E802" w14:textId="77777777" w:rsidR="0057420F" w:rsidRDefault="004B6417">
            <w:pPr>
              <w:spacing w:line="300" w:lineRule="auto"/>
              <w:ind w:firstLineChars="100" w:firstLine="210"/>
              <w:rPr>
                <w:rFonts w:ascii="等线" w:eastAsia="等线" w:hAnsi="等线"/>
                <w:b/>
                <w:sz w:val="21"/>
                <w:szCs w:val="21"/>
                <w:lang w:eastAsia="zh-CN"/>
              </w:rPr>
            </w:pPr>
            <w:r>
              <w:t>Set a satellite group, 64 SD rats, divided into 4 groups: 3 dose groups + 1 control group, 16 rats/group, half male and half female, to detect 3 active ingredients.</w:t>
            </w:r>
          </w:p>
        </w:tc>
        <w:tc>
          <w:tcPr>
            <w:tcW w:w="616" w:type="pct"/>
            <w:shd w:val="clear" w:color="auto" w:fill="auto"/>
            <w:vAlign w:val="center"/>
          </w:tcPr>
          <w:p w14:paraId="0D9C63C8"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7.7</w:t>
            </w:r>
          </w:p>
        </w:tc>
        <w:tc>
          <w:tcPr>
            <w:tcW w:w="584" w:type="pct"/>
            <w:shd w:val="clear" w:color="auto" w:fill="auto"/>
            <w:noWrap/>
            <w:vAlign w:val="center"/>
          </w:tcPr>
          <w:p w14:paraId="43AC94F8" w14:textId="77777777" w:rsidR="0057420F" w:rsidRDefault="004B6417">
            <w:pPr>
              <w:spacing w:line="360" w:lineRule="auto"/>
              <w:rPr>
                <w:rFonts w:ascii="等线" w:eastAsia="等线" w:hAnsi="等线"/>
                <w:sz w:val="21"/>
                <w:szCs w:val="21"/>
                <w:lang w:eastAsia="zh-CN"/>
              </w:rPr>
            </w:pPr>
            <w:r>
              <w:t>1 month</w:t>
            </w:r>
          </w:p>
        </w:tc>
      </w:tr>
      <w:tr w:rsidR="0057420F" w14:paraId="7F7E6504" w14:textId="77777777">
        <w:trPr>
          <w:trHeight w:val="569"/>
          <w:jc w:val="center"/>
        </w:trPr>
        <w:tc>
          <w:tcPr>
            <w:tcW w:w="280" w:type="pct"/>
            <w:shd w:val="clear" w:color="auto" w:fill="auto"/>
            <w:vAlign w:val="center"/>
          </w:tcPr>
          <w:p w14:paraId="63328F3B"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8</w:t>
            </w:r>
          </w:p>
        </w:tc>
        <w:tc>
          <w:tcPr>
            <w:tcW w:w="762" w:type="pct"/>
            <w:shd w:val="clear" w:color="auto" w:fill="auto"/>
            <w:vAlign w:val="center"/>
          </w:tcPr>
          <w:p w14:paraId="25ADC4F1" w14:textId="77777777" w:rsidR="0057420F" w:rsidRDefault="004B6417">
            <w:pPr>
              <w:spacing w:line="300" w:lineRule="auto"/>
              <w:jc w:val="center"/>
              <w:rPr>
                <w:rFonts w:ascii="等线" w:eastAsia="等线" w:hAnsi="等线"/>
                <w:b/>
                <w:bCs/>
                <w:sz w:val="21"/>
                <w:szCs w:val="21"/>
                <w:lang w:eastAsia="zh-CN"/>
              </w:rPr>
            </w:pPr>
            <w:r>
              <w:t>LC-MS/MS method development and full validation of XXX compound in rat plasma</w:t>
            </w:r>
          </w:p>
        </w:tc>
        <w:tc>
          <w:tcPr>
            <w:tcW w:w="2757" w:type="pct"/>
            <w:gridSpan w:val="2"/>
            <w:shd w:val="clear" w:color="auto" w:fill="auto"/>
            <w:vAlign w:val="center"/>
          </w:tcPr>
          <w:p w14:paraId="16692AB8" w14:textId="77777777" w:rsidR="0057420F" w:rsidRDefault="004B6417">
            <w:pPr>
              <w:spacing w:line="300" w:lineRule="auto"/>
              <w:ind w:firstLineChars="100" w:firstLine="210"/>
              <w:rPr>
                <w:rFonts w:ascii="等线" w:eastAsia="等线" w:hAnsi="等线"/>
                <w:sz w:val="21"/>
                <w:szCs w:val="21"/>
                <w:lang w:eastAsia="zh-CN"/>
              </w:rPr>
            </w:pPr>
            <w:r>
              <w:t>Sixth payment (10%): RMB sixty-eight thousand yuan (¥680,000), time: within 10 working days from the date Party B completes the preparation of stability test samples and is confirmed by Party A;</w:t>
            </w:r>
          </w:p>
          <w:p w14:paraId="5B988E2A" w14:textId="77777777" w:rsidR="0057420F" w:rsidRDefault="004B6417">
            <w:pPr>
              <w:spacing w:line="300" w:lineRule="auto"/>
              <w:ind w:firstLineChars="100" w:firstLine="210"/>
              <w:rPr>
                <w:rFonts w:ascii="等线" w:eastAsia="等线" w:hAnsi="等线"/>
                <w:sz w:val="21"/>
                <w:szCs w:val="21"/>
                <w:lang w:eastAsia="zh-CN"/>
              </w:rPr>
            </w:pPr>
            <w:r>
              <w:t>this trial and the following tests all detect 3 main components.</w:t>
            </w:r>
          </w:p>
        </w:tc>
        <w:tc>
          <w:tcPr>
            <w:tcW w:w="616" w:type="pct"/>
            <w:shd w:val="clear" w:color="auto" w:fill="auto"/>
            <w:vAlign w:val="center"/>
          </w:tcPr>
          <w:p w14:paraId="0692B961"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16.5</w:t>
            </w:r>
          </w:p>
        </w:tc>
        <w:tc>
          <w:tcPr>
            <w:tcW w:w="584" w:type="pct"/>
            <w:shd w:val="clear" w:color="auto" w:fill="auto"/>
            <w:noWrap/>
            <w:vAlign w:val="center"/>
          </w:tcPr>
          <w:p w14:paraId="45DE62BA" w14:textId="77777777" w:rsidR="0057420F" w:rsidRDefault="004B6417">
            <w:pPr>
              <w:spacing w:line="360" w:lineRule="auto"/>
              <w:rPr>
                <w:rFonts w:ascii="等线" w:eastAsia="等线" w:hAnsi="等线"/>
                <w:sz w:val="21"/>
                <w:szCs w:val="21"/>
                <w:lang w:eastAsia="zh-CN"/>
              </w:rPr>
            </w:pPr>
            <w:r>
              <w:t>1 month</w:t>
            </w:r>
          </w:p>
        </w:tc>
      </w:tr>
      <w:tr w:rsidR="0057420F" w14:paraId="00546BEF" w14:textId="77777777">
        <w:trPr>
          <w:trHeight w:val="569"/>
          <w:jc w:val="center"/>
        </w:trPr>
        <w:tc>
          <w:tcPr>
            <w:tcW w:w="280" w:type="pct"/>
            <w:shd w:val="clear" w:color="auto" w:fill="auto"/>
            <w:vAlign w:val="center"/>
          </w:tcPr>
          <w:p w14:paraId="2EF6366D"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10</w:t>
            </w:r>
          </w:p>
        </w:tc>
        <w:tc>
          <w:tcPr>
            <w:tcW w:w="762" w:type="pct"/>
            <w:shd w:val="clear" w:color="auto" w:fill="auto"/>
            <w:vAlign w:val="center"/>
          </w:tcPr>
          <w:p w14:paraId="3692C3B2" w14:textId="77777777" w:rsidR="0057420F" w:rsidRDefault="004B6417">
            <w:pPr>
              <w:spacing w:line="300" w:lineRule="auto"/>
              <w:rPr>
                <w:rFonts w:ascii="等线" w:eastAsia="等线" w:hAnsi="等线"/>
                <w:b/>
                <w:bCs/>
                <w:sz w:val="21"/>
                <w:szCs w:val="21"/>
                <w:lang w:eastAsia="zh-CN"/>
              </w:rPr>
            </w:pPr>
            <w:r>
              <w:t>Development and full validation of LC-MS/MS method for detecting XXX compounds in Beagle dog plasma</w:t>
            </w:r>
          </w:p>
        </w:tc>
        <w:tc>
          <w:tcPr>
            <w:tcW w:w="2757" w:type="pct"/>
            <w:gridSpan w:val="2"/>
            <w:shd w:val="clear" w:color="auto" w:fill="auto"/>
            <w:vAlign w:val="center"/>
          </w:tcPr>
          <w:p w14:paraId="376A642C" w14:textId="77777777" w:rsidR="0057420F" w:rsidRDefault="004B6417">
            <w:pPr>
              <w:spacing w:line="300" w:lineRule="auto"/>
              <w:ind w:firstLineChars="100" w:firstLine="210"/>
              <w:rPr>
                <w:rFonts w:ascii="等线" w:eastAsia="等线" w:hAnsi="等线"/>
                <w:sz w:val="21"/>
                <w:szCs w:val="21"/>
                <w:lang w:eastAsia="zh-CN"/>
              </w:rPr>
            </w:pPr>
            <w:r>
              <w:t>Methodological validation complies with the 2020 Pharmacopoeia "Guidelines for Validation of Quantitative Analysis Methods for Biological Samples" and the "Technical Guidelines for Non-clinical Pharmacokinetic Studies of Drugs" issued in 2014.</w:t>
            </w:r>
          </w:p>
          <w:p w14:paraId="0791C407" w14:textId="77777777" w:rsidR="0057420F" w:rsidRDefault="004B6417">
            <w:pPr>
              <w:spacing w:line="300" w:lineRule="auto"/>
              <w:ind w:firstLineChars="100" w:firstLine="210"/>
              <w:rPr>
                <w:rFonts w:ascii="等线" w:eastAsia="等线" w:hAnsi="等线"/>
                <w:sz w:val="21"/>
                <w:szCs w:val="21"/>
                <w:lang w:eastAsia="zh-CN"/>
              </w:rPr>
            </w:pPr>
            <w:r>
              <w:t>this trial and the following tests all detect 3 main components.</w:t>
            </w:r>
          </w:p>
        </w:tc>
        <w:tc>
          <w:tcPr>
            <w:tcW w:w="616" w:type="pct"/>
            <w:shd w:val="clear" w:color="auto" w:fill="auto"/>
            <w:vAlign w:val="center"/>
          </w:tcPr>
          <w:p w14:paraId="7E1A046D"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16.5</w:t>
            </w:r>
          </w:p>
        </w:tc>
        <w:tc>
          <w:tcPr>
            <w:tcW w:w="584" w:type="pct"/>
            <w:shd w:val="clear" w:color="auto" w:fill="auto"/>
            <w:noWrap/>
            <w:vAlign w:val="center"/>
          </w:tcPr>
          <w:p w14:paraId="4728B92A" w14:textId="77777777" w:rsidR="0057420F" w:rsidRDefault="004B6417">
            <w:pPr>
              <w:spacing w:line="360" w:lineRule="auto"/>
              <w:rPr>
                <w:rFonts w:ascii="等线" w:eastAsia="等线" w:hAnsi="等线"/>
                <w:sz w:val="21"/>
                <w:szCs w:val="21"/>
                <w:lang w:eastAsia="zh-CN"/>
              </w:rPr>
            </w:pPr>
            <w:r>
              <w:t>1 month</w:t>
            </w:r>
          </w:p>
        </w:tc>
      </w:tr>
      <w:tr w:rsidR="0057420F" w14:paraId="375D9301" w14:textId="77777777">
        <w:trPr>
          <w:trHeight w:val="569"/>
          <w:jc w:val="center"/>
        </w:trPr>
        <w:tc>
          <w:tcPr>
            <w:tcW w:w="280" w:type="pct"/>
            <w:shd w:val="clear" w:color="auto" w:fill="auto"/>
            <w:vAlign w:val="center"/>
          </w:tcPr>
          <w:p w14:paraId="41BD63F9"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lastRenderedPageBreak/>
              <w:t>11</w:t>
            </w:r>
          </w:p>
        </w:tc>
        <w:tc>
          <w:tcPr>
            <w:tcW w:w="762" w:type="pct"/>
            <w:shd w:val="clear" w:color="auto" w:fill="auto"/>
            <w:vAlign w:val="center"/>
          </w:tcPr>
          <w:p w14:paraId="19B1317C" w14:textId="77777777" w:rsidR="0057420F" w:rsidRDefault="004B6417">
            <w:pPr>
              <w:spacing w:line="300" w:lineRule="auto"/>
              <w:rPr>
                <w:rFonts w:ascii="等线" w:eastAsia="等线" w:hAnsi="等线"/>
                <w:b/>
                <w:bCs/>
                <w:sz w:val="21"/>
                <w:szCs w:val="21"/>
                <w:lang w:eastAsia="zh-CN"/>
              </w:rPr>
            </w:pPr>
            <w:r>
              <w:t xml:space="preserve">LC-MS/MS method development and partial validation of XXX compound in rat tissues  </w:t>
            </w:r>
          </w:p>
        </w:tc>
        <w:tc>
          <w:tcPr>
            <w:tcW w:w="2757" w:type="pct"/>
            <w:gridSpan w:val="2"/>
            <w:shd w:val="clear" w:color="auto" w:fill="auto"/>
            <w:vAlign w:val="center"/>
          </w:tcPr>
          <w:p w14:paraId="3DC424BC" w14:textId="77777777" w:rsidR="0057420F" w:rsidRDefault="004B6417">
            <w:pPr>
              <w:spacing w:line="300" w:lineRule="auto"/>
              <w:ind w:firstLineChars="100" w:firstLine="210"/>
              <w:rPr>
                <w:rFonts w:ascii="等线" w:eastAsia="等线" w:hAnsi="等线"/>
                <w:sz w:val="21"/>
                <w:szCs w:val="21"/>
                <w:lang w:eastAsia="zh-CN"/>
              </w:rPr>
            </w:pPr>
            <w:r>
              <w:t>Method validation complies with the 2014 issued "Guidelines for Nonclinical Pharmacokinetic Studies of Drugs" requirements</w:t>
            </w:r>
          </w:p>
          <w:p w14:paraId="28C20D1A" w14:textId="77777777" w:rsidR="0057420F" w:rsidRDefault="004B6417">
            <w:pPr>
              <w:spacing w:line="300" w:lineRule="auto"/>
              <w:ind w:firstLineChars="100" w:firstLine="210"/>
              <w:rPr>
                <w:rFonts w:ascii="等线" w:eastAsia="等线" w:hAnsi="等线"/>
                <w:sz w:val="21"/>
                <w:szCs w:val="21"/>
                <w:lang w:eastAsia="zh-CN"/>
              </w:rPr>
            </w:pPr>
            <w:r>
              <w:t>this trial and the following tests all detect 3 main components.</w:t>
            </w:r>
          </w:p>
        </w:tc>
        <w:tc>
          <w:tcPr>
            <w:tcW w:w="616" w:type="pct"/>
            <w:shd w:val="clear" w:color="auto" w:fill="auto"/>
            <w:vAlign w:val="center"/>
          </w:tcPr>
          <w:p w14:paraId="377D58E4"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13.2</w:t>
            </w:r>
          </w:p>
        </w:tc>
        <w:tc>
          <w:tcPr>
            <w:tcW w:w="584" w:type="pct"/>
            <w:shd w:val="clear" w:color="auto" w:fill="auto"/>
            <w:noWrap/>
            <w:vAlign w:val="center"/>
          </w:tcPr>
          <w:p w14:paraId="5EC7F061" w14:textId="77777777" w:rsidR="0057420F" w:rsidRDefault="004B6417">
            <w:pPr>
              <w:spacing w:line="360" w:lineRule="auto"/>
              <w:rPr>
                <w:rFonts w:ascii="等线" w:eastAsia="等线" w:hAnsi="等线"/>
                <w:sz w:val="21"/>
                <w:szCs w:val="21"/>
                <w:lang w:eastAsia="zh-CN"/>
              </w:rPr>
            </w:pPr>
            <w:r>
              <w:t>1 month</w:t>
            </w:r>
          </w:p>
        </w:tc>
      </w:tr>
      <w:tr w:rsidR="0057420F" w14:paraId="37F0BD20" w14:textId="77777777">
        <w:trPr>
          <w:trHeight w:val="569"/>
          <w:jc w:val="center"/>
        </w:trPr>
        <w:tc>
          <w:tcPr>
            <w:tcW w:w="280" w:type="pct"/>
            <w:shd w:val="clear" w:color="auto" w:fill="auto"/>
            <w:vAlign w:val="center"/>
          </w:tcPr>
          <w:p w14:paraId="1BDD5812"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12</w:t>
            </w:r>
          </w:p>
        </w:tc>
        <w:tc>
          <w:tcPr>
            <w:tcW w:w="762" w:type="pct"/>
            <w:shd w:val="clear" w:color="auto" w:fill="auto"/>
            <w:vAlign w:val="center"/>
          </w:tcPr>
          <w:p w14:paraId="158861B0" w14:textId="77777777" w:rsidR="0057420F" w:rsidRDefault="004B6417">
            <w:pPr>
              <w:spacing w:line="300" w:lineRule="auto"/>
              <w:rPr>
                <w:rFonts w:ascii="等线" w:eastAsia="等线" w:hAnsi="等线"/>
                <w:b/>
                <w:bCs/>
                <w:sz w:val="21"/>
                <w:szCs w:val="21"/>
                <w:lang w:eastAsia="zh-CN"/>
              </w:rPr>
            </w:pPr>
            <w:r>
              <w:t xml:space="preserve">LC-MS/MS method development and partial validation of XXX compound in rat feces, urine, and bile </w:t>
            </w:r>
          </w:p>
        </w:tc>
        <w:tc>
          <w:tcPr>
            <w:tcW w:w="2757" w:type="pct"/>
            <w:gridSpan w:val="2"/>
            <w:shd w:val="clear" w:color="auto" w:fill="auto"/>
            <w:vAlign w:val="center"/>
          </w:tcPr>
          <w:p w14:paraId="2C186ACA" w14:textId="77777777" w:rsidR="0057420F" w:rsidRDefault="004B6417">
            <w:pPr>
              <w:spacing w:line="300" w:lineRule="auto"/>
              <w:ind w:firstLineChars="100" w:firstLine="210"/>
              <w:rPr>
                <w:rFonts w:ascii="等线" w:eastAsia="等线" w:hAnsi="等线"/>
                <w:sz w:val="21"/>
                <w:szCs w:val="21"/>
                <w:lang w:eastAsia="zh-CN"/>
              </w:rPr>
            </w:pPr>
            <w:r>
              <w:t>Method validation complies with the 2014 issued "Guidelines for Nonclinical Pharmacokinetic Studies of Drugs" requirements</w:t>
            </w:r>
          </w:p>
          <w:p w14:paraId="3FC596A8" w14:textId="77777777" w:rsidR="0057420F" w:rsidRDefault="004B6417">
            <w:pPr>
              <w:spacing w:line="300" w:lineRule="auto"/>
              <w:ind w:firstLineChars="100" w:firstLine="210"/>
              <w:rPr>
                <w:rFonts w:ascii="等线" w:eastAsia="等线" w:hAnsi="等线"/>
                <w:sz w:val="21"/>
                <w:szCs w:val="21"/>
                <w:lang w:eastAsia="zh-CN"/>
              </w:rPr>
            </w:pPr>
            <w:r>
              <w:t>this test detects 3 main components.</w:t>
            </w:r>
          </w:p>
        </w:tc>
        <w:tc>
          <w:tcPr>
            <w:tcW w:w="616" w:type="pct"/>
            <w:shd w:val="clear" w:color="auto" w:fill="auto"/>
            <w:vAlign w:val="center"/>
          </w:tcPr>
          <w:p w14:paraId="1A318B9E"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13.2</w:t>
            </w:r>
          </w:p>
        </w:tc>
        <w:tc>
          <w:tcPr>
            <w:tcW w:w="584" w:type="pct"/>
            <w:shd w:val="clear" w:color="auto" w:fill="auto"/>
            <w:noWrap/>
            <w:vAlign w:val="center"/>
          </w:tcPr>
          <w:p w14:paraId="79C5E50B" w14:textId="77777777" w:rsidR="0057420F" w:rsidRDefault="004B6417">
            <w:pPr>
              <w:spacing w:line="360" w:lineRule="auto"/>
              <w:rPr>
                <w:rFonts w:ascii="等线" w:eastAsia="等线" w:hAnsi="等线"/>
                <w:sz w:val="21"/>
                <w:szCs w:val="21"/>
                <w:lang w:eastAsia="zh-CN"/>
              </w:rPr>
            </w:pPr>
            <w:r>
              <w:t>1 month</w:t>
            </w:r>
          </w:p>
        </w:tc>
      </w:tr>
      <w:tr w:rsidR="0057420F" w14:paraId="3AE18975" w14:textId="77777777">
        <w:trPr>
          <w:trHeight w:val="569"/>
          <w:jc w:val="center"/>
        </w:trPr>
        <w:tc>
          <w:tcPr>
            <w:tcW w:w="280" w:type="pct"/>
            <w:shd w:val="clear" w:color="auto" w:fill="auto"/>
            <w:vAlign w:val="center"/>
          </w:tcPr>
          <w:p w14:paraId="29943E48"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13</w:t>
            </w:r>
          </w:p>
        </w:tc>
        <w:tc>
          <w:tcPr>
            <w:tcW w:w="762" w:type="pct"/>
            <w:shd w:val="clear" w:color="auto" w:fill="auto"/>
            <w:vAlign w:val="center"/>
          </w:tcPr>
          <w:p w14:paraId="372618D6" w14:textId="77777777" w:rsidR="0057420F" w:rsidRDefault="004B6417">
            <w:pPr>
              <w:spacing w:line="300" w:lineRule="auto"/>
              <w:rPr>
                <w:rFonts w:ascii="等线" w:eastAsia="等线" w:hAnsi="等线"/>
                <w:b/>
                <w:bCs/>
                <w:sz w:val="21"/>
                <w:szCs w:val="21"/>
                <w:lang w:eastAsia="zh-CN"/>
              </w:rPr>
            </w:pPr>
            <w:r>
              <w:t>review and report of test data</w:t>
            </w:r>
          </w:p>
        </w:tc>
        <w:tc>
          <w:tcPr>
            <w:tcW w:w="2757" w:type="pct"/>
            <w:gridSpan w:val="2"/>
            <w:shd w:val="clear" w:color="auto" w:fill="auto"/>
            <w:vAlign w:val="center"/>
          </w:tcPr>
          <w:p w14:paraId="4B93AAEC" w14:textId="77777777" w:rsidR="0057420F" w:rsidRDefault="004B6417">
            <w:pPr>
              <w:spacing w:line="300" w:lineRule="auto"/>
              <w:ind w:firstLineChars="100" w:firstLine="210"/>
              <w:rPr>
                <w:rFonts w:ascii="等线" w:eastAsia="等线" w:hAnsi="等线"/>
                <w:sz w:val="21"/>
                <w:szCs w:val="21"/>
                <w:lang w:eastAsia="zh-CN"/>
              </w:rPr>
            </w:pPr>
            <w:r>
              <w:t>organization of research results and research reports and QC/QA</w:t>
            </w:r>
          </w:p>
        </w:tc>
        <w:tc>
          <w:tcPr>
            <w:tcW w:w="616" w:type="pct"/>
            <w:shd w:val="clear" w:color="auto" w:fill="auto"/>
            <w:vAlign w:val="center"/>
          </w:tcPr>
          <w:p w14:paraId="7B111020" w14:textId="77777777" w:rsidR="0057420F" w:rsidRDefault="004B6417">
            <w:pPr>
              <w:jc w:val="center"/>
              <w:textAlignment w:val="bottom"/>
              <w:rPr>
                <w:rFonts w:ascii="等线" w:eastAsia="等线" w:hAnsi="等线"/>
                <w:sz w:val="21"/>
                <w:szCs w:val="21"/>
                <w:lang w:eastAsia="zh-CN"/>
              </w:rPr>
            </w:pPr>
            <w:r>
              <w:rPr>
                <w:rFonts w:ascii="等线" w:eastAsia="等线" w:hAnsi="等线" w:cs="等线"/>
                <w:color w:val="000000"/>
                <w:sz w:val="21"/>
                <w:szCs w:val="21"/>
                <w:lang w:eastAsia="zh-CN" w:bidi="ar"/>
              </w:rPr>
              <w:t>5.5</w:t>
            </w:r>
          </w:p>
        </w:tc>
        <w:tc>
          <w:tcPr>
            <w:tcW w:w="584" w:type="pct"/>
            <w:shd w:val="clear" w:color="auto" w:fill="auto"/>
            <w:noWrap/>
            <w:vAlign w:val="center"/>
          </w:tcPr>
          <w:p w14:paraId="58A48725" w14:textId="77777777" w:rsidR="0057420F" w:rsidRDefault="004B6417">
            <w:pPr>
              <w:spacing w:line="360" w:lineRule="auto"/>
              <w:rPr>
                <w:rFonts w:ascii="等线" w:eastAsia="等线" w:hAnsi="等线"/>
                <w:sz w:val="21"/>
                <w:szCs w:val="21"/>
                <w:lang w:eastAsia="zh-CN"/>
              </w:rPr>
            </w:pPr>
            <w:r>
              <w:t>2 months</w:t>
            </w:r>
          </w:p>
        </w:tc>
      </w:tr>
      <w:tr w:rsidR="0057420F" w14:paraId="49486D45" w14:textId="77777777">
        <w:trPr>
          <w:trHeight w:val="569"/>
          <w:jc w:val="center"/>
        </w:trPr>
        <w:tc>
          <w:tcPr>
            <w:tcW w:w="280" w:type="pct"/>
            <w:shd w:val="clear" w:color="auto" w:fill="auto"/>
            <w:vAlign w:val="center"/>
          </w:tcPr>
          <w:p w14:paraId="7963205F" w14:textId="77777777" w:rsidR="0057420F" w:rsidRDefault="0057420F">
            <w:pPr>
              <w:spacing w:line="360" w:lineRule="auto"/>
              <w:jc w:val="center"/>
              <w:rPr>
                <w:rFonts w:ascii="等线" w:eastAsia="等线" w:hAnsi="等线"/>
                <w:b/>
                <w:bCs/>
                <w:sz w:val="21"/>
                <w:szCs w:val="21"/>
                <w:lang w:eastAsia="zh-CN"/>
              </w:rPr>
            </w:pPr>
          </w:p>
        </w:tc>
        <w:tc>
          <w:tcPr>
            <w:tcW w:w="762" w:type="pct"/>
            <w:shd w:val="clear" w:color="auto" w:fill="auto"/>
            <w:vAlign w:val="center"/>
          </w:tcPr>
          <w:p w14:paraId="6ADDD8AA" w14:textId="77777777" w:rsidR="0057420F" w:rsidRDefault="004B6417">
            <w:pPr>
              <w:spacing w:line="300" w:lineRule="auto"/>
              <w:rPr>
                <w:rFonts w:ascii="等线" w:eastAsia="等线" w:hAnsi="等线"/>
                <w:b/>
                <w:bCs/>
                <w:sz w:val="21"/>
                <w:szCs w:val="21"/>
                <w:lang w:eastAsia="zh-CN"/>
              </w:rPr>
            </w:pPr>
            <w:r>
              <w:t>subtotal</w:t>
            </w:r>
          </w:p>
        </w:tc>
        <w:tc>
          <w:tcPr>
            <w:tcW w:w="2757" w:type="pct"/>
            <w:gridSpan w:val="2"/>
            <w:shd w:val="clear" w:color="auto" w:fill="auto"/>
            <w:vAlign w:val="center"/>
          </w:tcPr>
          <w:p w14:paraId="5BCDF136" w14:textId="77777777" w:rsidR="0057420F" w:rsidRDefault="0057420F">
            <w:pPr>
              <w:spacing w:line="300" w:lineRule="auto"/>
              <w:ind w:firstLineChars="100" w:firstLine="210"/>
              <w:rPr>
                <w:rFonts w:ascii="等线" w:eastAsia="等线" w:hAnsi="等线"/>
                <w:b/>
                <w:bCs/>
                <w:sz w:val="21"/>
                <w:szCs w:val="21"/>
                <w:lang w:eastAsia="zh-CN"/>
              </w:rPr>
            </w:pPr>
          </w:p>
        </w:tc>
        <w:tc>
          <w:tcPr>
            <w:tcW w:w="616" w:type="pct"/>
            <w:shd w:val="clear" w:color="auto" w:fill="auto"/>
            <w:vAlign w:val="center"/>
          </w:tcPr>
          <w:p w14:paraId="06AB7D69" w14:textId="77777777" w:rsidR="0057420F" w:rsidRDefault="004B6417">
            <w:pPr>
              <w:jc w:val="center"/>
              <w:textAlignment w:val="bottom"/>
              <w:rPr>
                <w:rFonts w:ascii="等线" w:eastAsia="等线" w:hAnsi="等线" w:cs="等线"/>
                <w:b/>
                <w:bCs/>
                <w:color w:val="000000"/>
                <w:sz w:val="21"/>
                <w:szCs w:val="21"/>
                <w:lang w:eastAsia="zh-CN" w:bidi="ar"/>
              </w:rPr>
            </w:pPr>
            <w:r>
              <w:rPr>
                <w:rFonts w:ascii="等线" w:eastAsia="等线" w:hAnsi="等线" w:cs="等线" w:hint="eastAsia"/>
                <w:b/>
                <w:bCs/>
                <w:color w:val="000000"/>
                <w:sz w:val="21"/>
                <w:szCs w:val="21"/>
                <w:lang w:eastAsia="zh-CN" w:bidi="ar"/>
              </w:rPr>
              <w:t>148.5</w:t>
            </w:r>
          </w:p>
        </w:tc>
        <w:tc>
          <w:tcPr>
            <w:tcW w:w="584" w:type="pct"/>
            <w:shd w:val="clear" w:color="auto" w:fill="auto"/>
            <w:noWrap/>
            <w:vAlign w:val="center"/>
          </w:tcPr>
          <w:p w14:paraId="7BF6E1FC" w14:textId="77777777" w:rsidR="0057420F" w:rsidRDefault="0057420F">
            <w:pPr>
              <w:spacing w:line="360" w:lineRule="auto"/>
              <w:rPr>
                <w:rFonts w:ascii="等线" w:eastAsia="等线" w:hAnsi="等线"/>
                <w:b/>
                <w:bCs/>
                <w:sz w:val="21"/>
                <w:szCs w:val="21"/>
                <w:lang w:eastAsia="zh-CN"/>
              </w:rPr>
            </w:pPr>
          </w:p>
        </w:tc>
      </w:tr>
      <w:tr w:rsidR="0057420F" w14:paraId="368EB7EC" w14:textId="77777777">
        <w:trPr>
          <w:trHeight w:val="569"/>
          <w:jc w:val="center"/>
        </w:trPr>
        <w:tc>
          <w:tcPr>
            <w:tcW w:w="5000" w:type="pct"/>
            <w:gridSpan w:val="6"/>
            <w:shd w:val="clear" w:color="auto" w:fill="auto"/>
            <w:vAlign w:val="center"/>
          </w:tcPr>
          <w:p w14:paraId="7A94B91E" w14:textId="77777777" w:rsidR="0057420F" w:rsidRDefault="004B6417">
            <w:pPr>
              <w:spacing w:line="360" w:lineRule="auto"/>
              <w:jc w:val="center"/>
              <w:rPr>
                <w:rFonts w:ascii="等线" w:eastAsia="等线" w:hAnsi="等线"/>
                <w:b/>
                <w:bCs/>
                <w:sz w:val="21"/>
                <w:szCs w:val="21"/>
                <w:lang w:eastAsia="zh-CN"/>
              </w:rPr>
            </w:pPr>
            <w:r>
              <w:t>3、non-experimental part</w:t>
            </w:r>
          </w:p>
        </w:tc>
      </w:tr>
      <w:tr w:rsidR="0057420F" w14:paraId="1B86F230" w14:textId="77777777">
        <w:trPr>
          <w:trHeight w:val="569"/>
          <w:jc w:val="center"/>
        </w:trPr>
        <w:tc>
          <w:tcPr>
            <w:tcW w:w="280" w:type="pct"/>
            <w:shd w:val="clear" w:color="auto" w:fill="auto"/>
            <w:vAlign w:val="center"/>
          </w:tcPr>
          <w:p w14:paraId="1C32B4AD"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1</w:t>
            </w:r>
          </w:p>
        </w:tc>
        <w:tc>
          <w:tcPr>
            <w:tcW w:w="762" w:type="pct"/>
            <w:shd w:val="clear" w:color="auto" w:fill="auto"/>
            <w:vAlign w:val="center"/>
          </w:tcPr>
          <w:p w14:paraId="6049FF74" w14:textId="77777777" w:rsidR="0057420F" w:rsidRDefault="004B6417">
            <w:pPr>
              <w:spacing w:line="300" w:lineRule="auto"/>
              <w:rPr>
                <w:rFonts w:ascii="等线" w:eastAsia="等线" w:hAnsi="等线"/>
                <w:b/>
                <w:bCs/>
                <w:sz w:val="21"/>
                <w:szCs w:val="21"/>
                <w:lang w:eastAsia="zh-CN"/>
              </w:rPr>
            </w:pPr>
            <w:r>
              <w:t>SEND format conversion</w:t>
            </w:r>
          </w:p>
        </w:tc>
        <w:tc>
          <w:tcPr>
            <w:tcW w:w="2757" w:type="pct"/>
            <w:gridSpan w:val="2"/>
            <w:shd w:val="clear" w:color="auto" w:fill="auto"/>
            <w:vAlign w:val="center"/>
          </w:tcPr>
          <w:p w14:paraId="11D9DE3C" w14:textId="77777777" w:rsidR="0057420F" w:rsidRDefault="004B6417">
            <w:pPr>
              <w:spacing w:line="300" w:lineRule="auto"/>
              <w:ind w:firstLineChars="100" w:firstLine="210"/>
              <w:rPr>
                <w:rFonts w:ascii="等线" w:eastAsia="等线" w:hAnsi="等线"/>
                <w:bCs/>
                <w:sz w:val="21"/>
                <w:szCs w:val="21"/>
                <w:lang w:eastAsia="zh-CN"/>
              </w:rPr>
            </w:pPr>
            <w:r>
              <w:t>data conversion content includes：</w:t>
            </w:r>
          </w:p>
          <w:p w14:paraId="6E2F5625" w14:textId="77777777" w:rsidR="0057420F" w:rsidRDefault="004B6417">
            <w:pPr>
              <w:spacing w:line="300" w:lineRule="auto"/>
              <w:ind w:firstLineChars="100" w:firstLine="210"/>
              <w:rPr>
                <w:rFonts w:ascii="等线" w:eastAsia="等线" w:hAnsi="等线"/>
                <w:bCs/>
                <w:sz w:val="21"/>
                <w:szCs w:val="21"/>
                <w:lang w:eastAsia="zh-CN"/>
              </w:rPr>
            </w:pPr>
            <w:r>
              <w:t>1. Rat single-dose toxicity test;</w:t>
            </w:r>
          </w:p>
          <w:p w14:paraId="2908CC0B" w14:textId="77777777" w:rsidR="0057420F" w:rsidRDefault="004B6417">
            <w:pPr>
              <w:spacing w:line="300" w:lineRule="auto"/>
              <w:ind w:firstLineChars="100" w:firstLine="210"/>
              <w:rPr>
                <w:rFonts w:ascii="等线" w:eastAsia="等线" w:hAnsi="等线"/>
                <w:bCs/>
                <w:sz w:val="21"/>
                <w:szCs w:val="21"/>
                <w:lang w:eastAsia="zh-CN"/>
              </w:rPr>
            </w:pPr>
            <w:r>
              <w:t>2、Beagle dog single-dose toxicity test；</w:t>
            </w:r>
          </w:p>
          <w:p w14:paraId="51888C8D" w14:textId="77777777" w:rsidR="0057420F" w:rsidRDefault="004B6417">
            <w:pPr>
              <w:spacing w:line="300" w:lineRule="auto"/>
              <w:ind w:firstLineChars="100" w:firstLine="210"/>
              <w:rPr>
                <w:rFonts w:ascii="等线" w:eastAsia="等线" w:hAnsi="等线"/>
                <w:bCs/>
                <w:sz w:val="21"/>
                <w:szCs w:val="21"/>
                <w:lang w:eastAsia="zh-CN"/>
              </w:rPr>
            </w:pPr>
            <w:r>
              <w:t>3、Beagle dog safety pharmacology test；</w:t>
            </w:r>
          </w:p>
          <w:p w14:paraId="7E84CCCB" w14:textId="77777777" w:rsidR="0057420F" w:rsidRDefault="004B6417">
            <w:pPr>
              <w:spacing w:line="300" w:lineRule="auto"/>
              <w:ind w:firstLineChars="100" w:firstLine="210"/>
              <w:rPr>
                <w:rFonts w:ascii="等线" w:eastAsia="等线" w:hAnsi="等线"/>
                <w:bCs/>
                <w:sz w:val="21"/>
                <w:szCs w:val="21"/>
                <w:lang w:eastAsia="zh-CN"/>
              </w:rPr>
            </w:pPr>
            <w:r>
              <w:t>4. Rat respiratory system impact test</w:t>
            </w:r>
          </w:p>
          <w:p w14:paraId="47B18434" w14:textId="77777777" w:rsidR="0057420F" w:rsidRDefault="004B6417">
            <w:pPr>
              <w:spacing w:line="300" w:lineRule="auto"/>
              <w:ind w:firstLineChars="100" w:firstLine="210"/>
              <w:rPr>
                <w:rFonts w:ascii="等线" w:eastAsia="等线" w:hAnsi="等线"/>
                <w:bCs/>
                <w:sz w:val="21"/>
                <w:szCs w:val="21"/>
                <w:lang w:eastAsia="zh-CN"/>
              </w:rPr>
            </w:pPr>
            <w:r>
              <w:t>5、SD rat repeat dosing 13-week toxicity test；</w:t>
            </w:r>
          </w:p>
          <w:p w14:paraId="00298D7F" w14:textId="77777777" w:rsidR="0057420F" w:rsidRDefault="004B6417">
            <w:pPr>
              <w:spacing w:line="300" w:lineRule="auto"/>
              <w:ind w:firstLineChars="100" w:firstLine="210"/>
              <w:rPr>
                <w:rFonts w:ascii="等线" w:eastAsia="等线" w:hAnsi="等线"/>
                <w:bCs/>
                <w:sz w:val="21"/>
                <w:szCs w:val="21"/>
                <w:lang w:eastAsia="zh-CN"/>
              </w:rPr>
            </w:pPr>
            <w:r>
              <w:t>6、Beagle dog repeat dosing 13-week toxicity test。</w:t>
            </w:r>
          </w:p>
          <w:p w14:paraId="5525E301" w14:textId="77777777" w:rsidR="0057420F" w:rsidRDefault="004B6417">
            <w:pPr>
              <w:spacing w:line="300" w:lineRule="auto"/>
              <w:ind w:firstLineChars="100" w:firstLine="210"/>
              <w:rPr>
                <w:rFonts w:ascii="等线" w:eastAsia="等线" w:hAnsi="等线"/>
                <w:bCs/>
                <w:sz w:val="21"/>
                <w:szCs w:val="21"/>
                <w:lang w:eastAsia="zh-CN"/>
              </w:rPr>
            </w:pPr>
            <w:r>
              <w:t>7, rat and dog 4-week DRF toxicity test</w:t>
            </w:r>
          </w:p>
        </w:tc>
        <w:tc>
          <w:tcPr>
            <w:tcW w:w="616" w:type="pct"/>
            <w:shd w:val="clear" w:color="auto" w:fill="auto"/>
            <w:vAlign w:val="center"/>
          </w:tcPr>
          <w:p w14:paraId="29827B1A" w14:textId="77777777" w:rsidR="0057420F" w:rsidRDefault="004B6417">
            <w:pPr>
              <w:jc w:val="center"/>
              <w:textAlignment w:val="bottom"/>
              <w:rPr>
                <w:rFonts w:ascii="等线" w:eastAsia="等线" w:hAnsi="等线" w:cs="等线"/>
                <w:b/>
                <w:bCs/>
                <w:color w:val="000000"/>
                <w:sz w:val="21"/>
                <w:szCs w:val="21"/>
                <w:lang w:eastAsia="zh-CN" w:bidi="ar"/>
              </w:rPr>
            </w:pPr>
            <w:r>
              <w:rPr>
                <w:rFonts w:ascii="等线" w:eastAsia="等线" w:hAnsi="等线" w:hint="eastAsia"/>
                <w:bCs/>
                <w:sz w:val="21"/>
                <w:szCs w:val="21"/>
                <w:lang w:eastAsia="zh-CN"/>
              </w:rPr>
              <w:t>32.0</w:t>
            </w:r>
          </w:p>
        </w:tc>
        <w:tc>
          <w:tcPr>
            <w:tcW w:w="584" w:type="pct"/>
            <w:shd w:val="clear" w:color="auto" w:fill="auto"/>
            <w:noWrap/>
            <w:vAlign w:val="center"/>
          </w:tcPr>
          <w:p w14:paraId="0DB95F3A" w14:textId="77777777" w:rsidR="0057420F" w:rsidRDefault="004B6417">
            <w:pPr>
              <w:spacing w:line="360" w:lineRule="auto"/>
              <w:rPr>
                <w:rFonts w:ascii="等线" w:eastAsia="等线" w:hAnsi="等线"/>
                <w:b/>
                <w:bCs/>
                <w:sz w:val="21"/>
                <w:szCs w:val="21"/>
                <w:lang w:eastAsia="zh-CN"/>
              </w:rPr>
            </w:pPr>
            <w:r>
              <w:t>1 month</w:t>
            </w:r>
          </w:p>
        </w:tc>
      </w:tr>
      <w:tr w:rsidR="0057420F" w14:paraId="19600651" w14:textId="77777777">
        <w:trPr>
          <w:trHeight w:val="569"/>
          <w:jc w:val="center"/>
        </w:trPr>
        <w:tc>
          <w:tcPr>
            <w:tcW w:w="280" w:type="pct"/>
            <w:shd w:val="clear" w:color="auto" w:fill="auto"/>
            <w:vAlign w:val="center"/>
          </w:tcPr>
          <w:p w14:paraId="2305E52B"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2</w:t>
            </w:r>
          </w:p>
        </w:tc>
        <w:tc>
          <w:tcPr>
            <w:tcW w:w="762" w:type="pct"/>
            <w:shd w:val="clear" w:color="auto" w:fill="auto"/>
            <w:vAlign w:val="center"/>
          </w:tcPr>
          <w:p w14:paraId="34357245" w14:textId="77777777" w:rsidR="0057420F" w:rsidRDefault="004B6417">
            <w:pPr>
              <w:spacing w:line="300" w:lineRule="auto"/>
              <w:rPr>
                <w:rFonts w:ascii="等线" w:eastAsia="等线" w:hAnsi="等线"/>
                <w:b/>
                <w:bCs/>
                <w:sz w:val="21"/>
                <w:szCs w:val="21"/>
                <w:lang w:eastAsia="zh-CN"/>
              </w:rPr>
            </w:pPr>
            <w:r>
              <w:t>English program report translation</w:t>
            </w:r>
          </w:p>
        </w:tc>
        <w:tc>
          <w:tcPr>
            <w:tcW w:w="2757" w:type="pct"/>
            <w:gridSpan w:val="2"/>
            <w:shd w:val="clear" w:color="auto" w:fill="auto"/>
            <w:vAlign w:val="center"/>
          </w:tcPr>
          <w:p w14:paraId="016D9E22" w14:textId="77777777" w:rsidR="0057420F" w:rsidRDefault="004B6417">
            <w:pPr>
              <w:spacing w:line="300" w:lineRule="auto"/>
              <w:ind w:firstLineChars="100" w:firstLine="210"/>
              <w:rPr>
                <w:rFonts w:ascii="等线" w:eastAsia="等线" w:hAnsi="等线"/>
                <w:b/>
                <w:bCs/>
                <w:sz w:val="21"/>
                <w:szCs w:val="21"/>
                <w:lang w:eastAsia="zh-CN"/>
              </w:rPr>
            </w:pPr>
            <w:r>
              <w:t>provide English program and report</w:t>
            </w:r>
          </w:p>
        </w:tc>
        <w:tc>
          <w:tcPr>
            <w:tcW w:w="616" w:type="pct"/>
            <w:shd w:val="clear" w:color="auto" w:fill="auto"/>
            <w:vAlign w:val="center"/>
          </w:tcPr>
          <w:p w14:paraId="65582264" w14:textId="77777777" w:rsidR="0057420F" w:rsidRDefault="004B6417">
            <w:pPr>
              <w:jc w:val="center"/>
              <w:textAlignment w:val="bottom"/>
              <w:rPr>
                <w:rFonts w:ascii="等线" w:eastAsia="等线" w:hAnsi="等线" w:cs="等线"/>
                <w:b/>
                <w:bCs/>
                <w:color w:val="000000"/>
                <w:sz w:val="21"/>
                <w:szCs w:val="21"/>
                <w:lang w:eastAsia="zh-CN" w:bidi="ar"/>
              </w:rPr>
            </w:pPr>
            <w:r>
              <w:rPr>
                <w:rFonts w:ascii="等线" w:eastAsia="等线" w:hAnsi="等线" w:hint="eastAsia"/>
                <w:bCs/>
                <w:sz w:val="21"/>
                <w:szCs w:val="21"/>
                <w:lang w:eastAsia="zh-CN"/>
              </w:rPr>
              <w:t>16.0</w:t>
            </w:r>
          </w:p>
        </w:tc>
        <w:tc>
          <w:tcPr>
            <w:tcW w:w="584" w:type="pct"/>
            <w:shd w:val="clear" w:color="auto" w:fill="auto"/>
            <w:noWrap/>
            <w:vAlign w:val="center"/>
          </w:tcPr>
          <w:p w14:paraId="012C3E55" w14:textId="77777777" w:rsidR="0057420F" w:rsidRDefault="004B6417">
            <w:pPr>
              <w:spacing w:line="360" w:lineRule="auto"/>
              <w:rPr>
                <w:rFonts w:ascii="等线" w:eastAsia="等线" w:hAnsi="等线"/>
                <w:b/>
                <w:bCs/>
                <w:sz w:val="21"/>
                <w:szCs w:val="21"/>
                <w:lang w:eastAsia="zh-CN"/>
              </w:rPr>
            </w:pPr>
            <w:r>
              <w:t>2 months</w:t>
            </w:r>
          </w:p>
        </w:tc>
      </w:tr>
      <w:tr w:rsidR="0057420F" w14:paraId="26C1AA03" w14:textId="77777777">
        <w:trPr>
          <w:trHeight w:val="569"/>
          <w:jc w:val="center"/>
        </w:trPr>
        <w:tc>
          <w:tcPr>
            <w:tcW w:w="280" w:type="pct"/>
            <w:shd w:val="clear" w:color="auto" w:fill="auto"/>
            <w:vAlign w:val="center"/>
          </w:tcPr>
          <w:p w14:paraId="13DF1730" w14:textId="77777777" w:rsidR="0057420F" w:rsidRDefault="004B6417">
            <w:pPr>
              <w:spacing w:line="360" w:lineRule="auto"/>
              <w:jc w:val="center"/>
              <w:rPr>
                <w:rFonts w:ascii="等线" w:eastAsia="等线" w:hAnsi="等线"/>
                <w:b/>
                <w:bCs/>
                <w:sz w:val="21"/>
                <w:szCs w:val="21"/>
                <w:lang w:eastAsia="zh-CN"/>
              </w:rPr>
            </w:pPr>
            <w:r>
              <w:rPr>
                <w:rFonts w:ascii="等线" w:eastAsia="等线" w:hAnsi="等线" w:hint="eastAsia"/>
                <w:b/>
                <w:bCs/>
                <w:sz w:val="21"/>
                <w:szCs w:val="21"/>
                <w:lang w:eastAsia="zh-CN"/>
              </w:rPr>
              <w:t>3</w:t>
            </w:r>
          </w:p>
        </w:tc>
        <w:tc>
          <w:tcPr>
            <w:tcW w:w="762" w:type="pct"/>
            <w:shd w:val="clear" w:color="auto" w:fill="auto"/>
            <w:vAlign w:val="center"/>
          </w:tcPr>
          <w:p w14:paraId="70894F88" w14:textId="77777777" w:rsidR="0057420F" w:rsidRDefault="004B6417">
            <w:pPr>
              <w:spacing w:line="300" w:lineRule="auto"/>
              <w:rPr>
                <w:rFonts w:ascii="等线" w:eastAsia="等线" w:hAnsi="等线"/>
                <w:b/>
                <w:bCs/>
                <w:sz w:val="21"/>
                <w:szCs w:val="21"/>
                <w:lang w:eastAsia="zh-CN"/>
              </w:rPr>
            </w:pPr>
            <w:r>
              <w:t>peer review</w:t>
            </w:r>
          </w:p>
        </w:tc>
        <w:tc>
          <w:tcPr>
            <w:tcW w:w="2757" w:type="pct"/>
            <w:gridSpan w:val="2"/>
            <w:shd w:val="clear" w:color="auto" w:fill="auto"/>
            <w:vAlign w:val="center"/>
          </w:tcPr>
          <w:p w14:paraId="5EBD1AB7" w14:textId="77777777" w:rsidR="0057420F" w:rsidRDefault="004B6417">
            <w:pPr>
              <w:spacing w:line="300" w:lineRule="auto"/>
              <w:ind w:firstLineChars="100" w:firstLine="210"/>
              <w:rPr>
                <w:rFonts w:ascii="等线" w:eastAsia="等线" w:hAnsi="等线"/>
                <w:b/>
                <w:bCs/>
                <w:sz w:val="21"/>
                <w:szCs w:val="21"/>
                <w:lang w:eastAsia="zh-CN"/>
              </w:rPr>
            </w:pPr>
            <w:r>
              <w:t>Toxicological pathologists conduct peer reviews of repeated dosing toxicity studies in rats and beagle dogs.</w:t>
            </w:r>
          </w:p>
        </w:tc>
        <w:tc>
          <w:tcPr>
            <w:tcW w:w="616" w:type="pct"/>
            <w:shd w:val="clear" w:color="auto" w:fill="auto"/>
            <w:vAlign w:val="center"/>
          </w:tcPr>
          <w:p w14:paraId="17B6BBEB" w14:textId="77777777" w:rsidR="0057420F" w:rsidRDefault="004B6417">
            <w:pPr>
              <w:jc w:val="center"/>
              <w:textAlignment w:val="bottom"/>
              <w:rPr>
                <w:rFonts w:ascii="等线" w:eastAsia="等线" w:hAnsi="等线" w:cs="等线"/>
                <w:b/>
                <w:bCs/>
                <w:color w:val="000000"/>
                <w:sz w:val="21"/>
                <w:szCs w:val="21"/>
                <w:lang w:eastAsia="zh-CN" w:bidi="ar"/>
              </w:rPr>
            </w:pPr>
            <w:r>
              <w:rPr>
                <w:rFonts w:ascii="等线" w:eastAsia="等线" w:hAnsi="等线" w:hint="eastAsia"/>
                <w:bCs/>
                <w:sz w:val="21"/>
                <w:szCs w:val="21"/>
                <w:lang w:eastAsia="zh-CN"/>
              </w:rPr>
              <w:t>15.0</w:t>
            </w:r>
          </w:p>
        </w:tc>
        <w:tc>
          <w:tcPr>
            <w:tcW w:w="584" w:type="pct"/>
            <w:shd w:val="clear" w:color="auto" w:fill="auto"/>
            <w:noWrap/>
            <w:vAlign w:val="center"/>
          </w:tcPr>
          <w:p w14:paraId="5853ED41" w14:textId="77777777" w:rsidR="0057420F" w:rsidRDefault="004B6417">
            <w:pPr>
              <w:spacing w:line="360" w:lineRule="auto"/>
              <w:rPr>
                <w:rFonts w:ascii="等线" w:eastAsia="等线" w:hAnsi="等线"/>
                <w:b/>
                <w:bCs/>
                <w:sz w:val="21"/>
                <w:szCs w:val="21"/>
                <w:lang w:eastAsia="zh-CN"/>
              </w:rPr>
            </w:pPr>
            <w:r>
              <w:t>2 months</w:t>
            </w:r>
          </w:p>
        </w:tc>
      </w:tr>
      <w:tr w:rsidR="0057420F" w14:paraId="1AB3467F" w14:textId="77777777">
        <w:trPr>
          <w:trHeight w:val="569"/>
          <w:jc w:val="center"/>
        </w:trPr>
        <w:tc>
          <w:tcPr>
            <w:tcW w:w="280" w:type="pct"/>
            <w:shd w:val="clear" w:color="auto" w:fill="auto"/>
            <w:vAlign w:val="center"/>
          </w:tcPr>
          <w:p w14:paraId="6EA3EEEF" w14:textId="77777777" w:rsidR="0057420F" w:rsidRDefault="0057420F">
            <w:pPr>
              <w:spacing w:line="360" w:lineRule="auto"/>
              <w:jc w:val="center"/>
              <w:rPr>
                <w:rFonts w:ascii="等线" w:eastAsia="等线" w:hAnsi="等线"/>
                <w:b/>
                <w:bCs/>
                <w:sz w:val="21"/>
                <w:szCs w:val="21"/>
                <w:lang w:eastAsia="zh-CN"/>
              </w:rPr>
            </w:pPr>
          </w:p>
        </w:tc>
        <w:tc>
          <w:tcPr>
            <w:tcW w:w="762" w:type="pct"/>
            <w:shd w:val="clear" w:color="auto" w:fill="auto"/>
            <w:vAlign w:val="center"/>
          </w:tcPr>
          <w:p w14:paraId="2212295B" w14:textId="77777777" w:rsidR="0057420F" w:rsidRDefault="004B6417">
            <w:pPr>
              <w:spacing w:line="300" w:lineRule="auto"/>
              <w:rPr>
                <w:rFonts w:ascii="等线" w:eastAsia="等线" w:hAnsi="等线"/>
                <w:b/>
                <w:sz w:val="21"/>
                <w:szCs w:val="21"/>
                <w:lang w:eastAsia="zh-CN"/>
              </w:rPr>
            </w:pPr>
            <w:r>
              <w:t>subtotal</w:t>
            </w:r>
          </w:p>
        </w:tc>
        <w:tc>
          <w:tcPr>
            <w:tcW w:w="2757" w:type="pct"/>
            <w:gridSpan w:val="2"/>
            <w:shd w:val="clear" w:color="auto" w:fill="auto"/>
            <w:vAlign w:val="center"/>
          </w:tcPr>
          <w:p w14:paraId="2DC95C81" w14:textId="77777777" w:rsidR="0057420F" w:rsidRDefault="0057420F">
            <w:pPr>
              <w:spacing w:line="300" w:lineRule="auto"/>
              <w:ind w:firstLineChars="100" w:firstLine="210"/>
              <w:rPr>
                <w:rFonts w:ascii="等线" w:eastAsia="等线" w:hAnsi="等线"/>
                <w:b/>
                <w:sz w:val="21"/>
                <w:szCs w:val="21"/>
                <w:lang w:eastAsia="zh-CN"/>
              </w:rPr>
            </w:pPr>
          </w:p>
        </w:tc>
        <w:tc>
          <w:tcPr>
            <w:tcW w:w="616" w:type="pct"/>
            <w:shd w:val="clear" w:color="auto" w:fill="auto"/>
            <w:vAlign w:val="center"/>
          </w:tcPr>
          <w:p w14:paraId="20EE8F8A" w14:textId="77777777" w:rsidR="0057420F" w:rsidRDefault="004B6417">
            <w:pPr>
              <w:jc w:val="center"/>
              <w:textAlignment w:val="bottom"/>
              <w:rPr>
                <w:rFonts w:ascii="等线" w:eastAsia="等线" w:hAnsi="等线"/>
                <w:b/>
                <w:sz w:val="21"/>
                <w:szCs w:val="21"/>
                <w:lang w:eastAsia="zh-CN"/>
              </w:rPr>
            </w:pPr>
            <w:r>
              <w:rPr>
                <w:rFonts w:ascii="等线" w:eastAsia="等线" w:hAnsi="等线" w:hint="eastAsia"/>
                <w:b/>
                <w:sz w:val="21"/>
                <w:szCs w:val="21"/>
                <w:lang w:eastAsia="zh-CN"/>
              </w:rPr>
              <w:t>63.0</w:t>
            </w:r>
          </w:p>
        </w:tc>
        <w:tc>
          <w:tcPr>
            <w:tcW w:w="584" w:type="pct"/>
            <w:shd w:val="clear" w:color="auto" w:fill="auto"/>
            <w:noWrap/>
            <w:vAlign w:val="center"/>
          </w:tcPr>
          <w:p w14:paraId="7B057054" w14:textId="77777777" w:rsidR="0057420F" w:rsidRDefault="0057420F">
            <w:pPr>
              <w:spacing w:line="360" w:lineRule="auto"/>
              <w:rPr>
                <w:rFonts w:ascii="等线" w:eastAsia="等线" w:hAnsi="等线"/>
                <w:b/>
                <w:sz w:val="21"/>
                <w:szCs w:val="21"/>
                <w:lang w:eastAsia="zh-CN"/>
              </w:rPr>
            </w:pPr>
          </w:p>
        </w:tc>
      </w:tr>
      <w:tr w:rsidR="0057420F" w14:paraId="3841ADAC" w14:textId="77777777">
        <w:trPr>
          <w:trHeight w:val="634"/>
          <w:jc w:val="center"/>
        </w:trPr>
        <w:tc>
          <w:tcPr>
            <w:tcW w:w="5000" w:type="pct"/>
            <w:gridSpan w:val="6"/>
            <w:shd w:val="clear" w:color="auto" w:fill="auto"/>
            <w:vAlign w:val="center"/>
          </w:tcPr>
          <w:p w14:paraId="6AA432E7" w14:textId="77777777" w:rsidR="0057420F" w:rsidRDefault="004B6417">
            <w:pPr>
              <w:spacing w:line="300" w:lineRule="auto"/>
              <w:rPr>
                <w:rFonts w:ascii="等线" w:eastAsia="等线" w:hAnsi="等线"/>
                <w:b/>
                <w:sz w:val="21"/>
                <w:szCs w:val="21"/>
                <w:lang w:eastAsia="zh-CN"/>
              </w:rPr>
            </w:pPr>
            <w:r>
              <w:t>Total price: 5,863,000 Yuan</w:t>
            </w:r>
          </w:p>
        </w:tc>
      </w:tr>
      <w:tr w:rsidR="0057420F" w14:paraId="1292C0A9" w14:textId="77777777">
        <w:trPr>
          <w:trHeight w:val="556"/>
          <w:jc w:val="center"/>
        </w:trPr>
        <w:tc>
          <w:tcPr>
            <w:tcW w:w="5000" w:type="pct"/>
            <w:gridSpan w:val="6"/>
            <w:shd w:val="clear" w:color="auto" w:fill="auto"/>
            <w:vAlign w:val="center"/>
          </w:tcPr>
          <w:p w14:paraId="4AB06C96" w14:textId="77777777" w:rsidR="0057420F" w:rsidRDefault="004B6417">
            <w:pPr>
              <w:pStyle w:val="Default"/>
              <w:spacing w:line="360" w:lineRule="auto"/>
              <w:ind w:firstLineChars="200" w:firstLine="420"/>
              <w:rPr>
                <w:rFonts w:ascii="等线" w:eastAsia="等线" w:hAnsi="等线" w:cs="Times New Roman"/>
                <w:color w:val="auto"/>
                <w:sz w:val="21"/>
                <w:szCs w:val="21"/>
              </w:rPr>
            </w:pPr>
            <w:r>
              <w:t>remarks：</w:t>
            </w:r>
          </w:p>
          <w:p w14:paraId="6D428CCF" w14:textId="77777777" w:rsidR="0057420F" w:rsidRDefault="004B6417">
            <w:pPr>
              <w:pStyle w:val="Default"/>
              <w:spacing w:line="360" w:lineRule="auto"/>
              <w:ind w:firstLineChars="200" w:firstLine="420"/>
              <w:rPr>
                <w:rFonts w:ascii="等线" w:eastAsia="等线" w:hAnsi="等线" w:cs="Times New Roman"/>
                <w:color w:val="auto"/>
                <w:sz w:val="21"/>
                <w:szCs w:val="21"/>
              </w:rPr>
            </w:pPr>
            <w:r>
              <w:t>1、comply with FDA's GLP regulations and relevant technical guidelines；</w:t>
            </w:r>
          </w:p>
          <w:p w14:paraId="2D20C4A1" w14:textId="77777777" w:rsidR="0057420F" w:rsidRDefault="004B6417">
            <w:pPr>
              <w:pStyle w:val="Default"/>
              <w:spacing w:line="360" w:lineRule="auto"/>
              <w:ind w:firstLineChars="200" w:firstLine="420"/>
              <w:rPr>
                <w:rFonts w:ascii="等线" w:eastAsia="等线" w:hAnsi="等线" w:cs="Times New Roman"/>
                <w:color w:val="auto"/>
                <w:sz w:val="21"/>
                <w:szCs w:val="21"/>
              </w:rPr>
            </w:pPr>
            <w:r>
              <w:t xml:space="preserve">2. The trial period refers to the time from the first administration to the submission of the draft trial report, with the Chinese report issued; </w:t>
            </w:r>
          </w:p>
          <w:p w14:paraId="5D242FD3" w14:textId="77777777" w:rsidR="0057420F" w:rsidRDefault="004B6417">
            <w:pPr>
              <w:pStyle w:val="Default"/>
              <w:spacing w:line="360" w:lineRule="auto"/>
              <w:ind w:firstLineChars="200" w:firstLine="420"/>
              <w:rPr>
                <w:rFonts w:ascii="等线" w:eastAsia="等线" w:hAnsi="等线" w:cs="Times New Roman"/>
                <w:color w:val="auto"/>
                <w:sz w:val="21"/>
                <w:szCs w:val="21"/>
              </w:rPr>
            </w:pPr>
            <w:r>
              <w:t>test design: 40 SD rats, divided into 4 groups: 3 dose groups + 1 control group, each group 10 rats, half male and half female. Observe for 14 days after a single dose.</w:t>
            </w:r>
          </w:p>
          <w:p w14:paraId="504B9B9A" w14:textId="77777777" w:rsidR="0057420F" w:rsidRDefault="004B6417">
            <w:pPr>
              <w:pStyle w:val="Default"/>
              <w:spacing w:line="360" w:lineRule="auto"/>
              <w:ind w:firstLineChars="200" w:firstLine="420"/>
              <w:rPr>
                <w:rFonts w:ascii="等线" w:eastAsia="等线" w:hAnsi="等线" w:cs="Times New Roman"/>
                <w:color w:val="auto"/>
                <w:sz w:val="21"/>
                <w:szCs w:val="21"/>
              </w:rPr>
            </w:pPr>
            <w:r>
              <w:t>4. Qualified suppliers of test animals (assessed): Rats: Vito Lihua; Dogs: Beijing Mas;</w:t>
            </w:r>
          </w:p>
          <w:p w14:paraId="7F9D36A3" w14:textId="77777777" w:rsidR="0057420F" w:rsidRDefault="004B6417">
            <w:pPr>
              <w:pStyle w:val="Default"/>
              <w:spacing w:line="360" w:lineRule="auto"/>
              <w:ind w:firstLineChars="200" w:firstLine="420"/>
              <w:rPr>
                <w:rFonts w:ascii="等线" w:eastAsia="等线" w:hAnsi="等线" w:cs="Times New Roman"/>
                <w:color w:val="auto"/>
                <w:sz w:val="21"/>
                <w:szCs w:val="21"/>
              </w:rPr>
            </w:pPr>
            <w:r>
              <w:t>5. Except for the kits and other items required to be provided by the entrusting party specified in the project, the purchase costs of other kits are included in the quotation; if kits provided by the entrusting party are needed, they can be purchased by Party A, and Party B will supplement the agreement payment according to the actual situation;</w:t>
            </w:r>
          </w:p>
          <w:p w14:paraId="4D46074C" w14:textId="77777777" w:rsidR="0057420F" w:rsidRDefault="004B6417">
            <w:pPr>
              <w:pStyle w:val="Default"/>
              <w:spacing w:line="360" w:lineRule="auto"/>
              <w:ind w:firstLineChars="200" w:firstLine="420"/>
              <w:rPr>
                <w:rFonts w:ascii="等线" w:eastAsia="等线" w:hAnsi="等线" w:cs="Times New Roman"/>
                <w:color w:val="auto"/>
                <w:sz w:val="21"/>
                <w:szCs w:val="21"/>
              </w:rPr>
            </w:pPr>
            <w:r>
              <w:t>6. This is a preliminary plan, and the final plan is subject to the signed research plan of the client.</w:t>
            </w:r>
          </w:p>
        </w:tc>
      </w:tr>
      <w:tr w:rsidR="0057420F" w14:paraId="4942D18A" w14:textId="77777777">
        <w:trPr>
          <w:trHeight w:val="556"/>
          <w:jc w:val="center"/>
        </w:trPr>
        <w:tc>
          <w:tcPr>
            <w:tcW w:w="5000" w:type="pct"/>
            <w:gridSpan w:val="6"/>
            <w:shd w:val="clear" w:color="auto" w:fill="auto"/>
            <w:vAlign w:val="center"/>
          </w:tcPr>
          <w:p w14:paraId="22F5C2E7" w14:textId="77777777" w:rsidR="0057420F" w:rsidRDefault="004B6417">
            <w:pPr>
              <w:spacing w:line="300" w:lineRule="auto"/>
              <w:rPr>
                <w:rFonts w:ascii="等线" w:eastAsia="等线" w:hAnsi="等线"/>
                <w:b/>
                <w:bCs/>
                <w:sz w:val="21"/>
                <w:szCs w:val="21"/>
                <w:lang w:eastAsia="zh-CN"/>
              </w:rPr>
            </w:pPr>
            <w:r>
              <w:t>Quotation validity period: one month, quotation date: 2025-04-30.</w:t>
            </w:r>
          </w:p>
        </w:tc>
      </w:tr>
    </w:tbl>
    <w:p w14:paraId="46020C66" w14:textId="77777777" w:rsidR="0057420F" w:rsidRDefault="0057420F">
      <w:pPr>
        <w:pStyle w:val="Af1"/>
        <w:spacing w:before="100" w:after="100"/>
        <w:rPr>
          <w:rFonts w:ascii="Times New Roman" w:hAnsi="Times New Roman" w:cs="Times New Roman" w:hint="default"/>
          <w:b/>
          <w:bCs/>
          <w:color w:val="000000" w:themeColor="text1"/>
          <w:sz w:val="22"/>
          <w:szCs w:val="22"/>
        </w:rPr>
      </w:pPr>
    </w:p>
    <w:p w14:paraId="57A274C7" w14:textId="77777777" w:rsidR="0057420F" w:rsidRDefault="004B6417">
      <w:pPr>
        <w:pStyle w:val="Af1"/>
        <w:spacing w:before="100" w:after="100"/>
        <w:rPr>
          <w:rFonts w:ascii="Times New Roman" w:hAnsi="Times New Roman" w:cs="Times New Roman" w:hint="default"/>
          <w:b/>
          <w:bCs/>
          <w:color w:val="000000" w:themeColor="text1"/>
          <w:sz w:val="22"/>
          <w:szCs w:val="22"/>
        </w:rPr>
      </w:pPr>
      <w:r>
        <w:t>attachment 2</w:t>
      </w:r>
    </w:p>
    <w:tbl>
      <w:tblPr>
        <w:tblW w:w="921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275"/>
        <w:gridCol w:w="5513"/>
        <w:gridCol w:w="1292"/>
      </w:tblGrid>
      <w:tr w:rsidR="0057420F" w14:paraId="0AB452A5" w14:textId="77777777">
        <w:trPr>
          <w:trHeight w:val="284"/>
        </w:trPr>
        <w:tc>
          <w:tcPr>
            <w:tcW w:w="1135" w:type="dxa"/>
            <w:tcBorders>
              <w:bottom w:val="single" w:sz="4" w:space="0" w:color="auto"/>
            </w:tcBorders>
            <w:shd w:val="clear" w:color="auto" w:fill="B8CCE4"/>
            <w:vAlign w:val="center"/>
          </w:tcPr>
          <w:p w14:paraId="0E66DA53" w14:textId="77777777" w:rsidR="0057420F" w:rsidRDefault="004B6417">
            <w:pPr>
              <w:tabs>
                <w:tab w:val="right" w:pos="8370"/>
              </w:tabs>
              <w:jc w:val="center"/>
              <w:rPr>
                <w:rFonts w:ascii="Arial" w:eastAsia="宋体" w:hAnsi="Arial" w:cs="Arial"/>
                <w:b/>
                <w:color w:val="000000"/>
                <w:sz w:val="18"/>
                <w:szCs w:val="18"/>
                <w:lang w:eastAsia="zh-CN"/>
              </w:rPr>
            </w:pPr>
            <w:r>
              <w:t>Experiment Type</w:t>
            </w:r>
          </w:p>
        </w:tc>
        <w:tc>
          <w:tcPr>
            <w:tcW w:w="1275" w:type="dxa"/>
            <w:tcBorders>
              <w:bottom w:val="single" w:sz="4" w:space="0" w:color="auto"/>
            </w:tcBorders>
            <w:shd w:val="clear" w:color="auto" w:fill="B8CCE4"/>
            <w:vAlign w:val="center"/>
          </w:tcPr>
          <w:p w14:paraId="1AD26870" w14:textId="77777777" w:rsidR="0057420F" w:rsidRDefault="004B6417">
            <w:pPr>
              <w:tabs>
                <w:tab w:val="right" w:pos="8370"/>
              </w:tabs>
              <w:jc w:val="center"/>
              <w:rPr>
                <w:rFonts w:ascii="Arial" w:eastAsia="宋体" w:hAnsi="Arial" w:cs="Arial"/>
                <w:b/>
                <w:color w:val="000000"/>
                <w:sz w:val="18"/>
                <w:szCs w:val="18"/>
                <w:lang w:eastAsia="zh-CN"/>
              </w:rPr>
            </w:pPr>
            <w:r>
              <w:t>Project</w:t>
            </w:r>
          </w:p>
        </w:tc>
        <w:tc>
          <w:tcPr>
            <w:tcW w:w="5513" w:type="dxa"/>
            <w:tcBorders>
              <w:bottom w:val="single" w:sz="4" w:space="0" w:color="auto"/>
            </w:tcBorders>
            <w:shd w:val="clear" w:color="auto" w:fill="B8CCE4"/>
            <w:vAlign w:val="center"/>
          </w:tcPr>
          <w:p w14:paraId="14FD52B4" w14:textId="77777777" w:rsidR="0057420F" w:rsidRDefault="004B6417">
            <w:pPr>
              <w:tabs>
                <w:tab w:val="right" w:pos="8370"/>
              </w:tabs>
              <w:jc w:val="center"/>
              <w:rPr>
                <w:rFonts w:ascii="Arial" w:eastAsia="宋体" w:hAnsi="Arial" w:cs="Arial"/>
                <w:b/>
                <w:color w:val="000000"/>
                <w:sz w:val="18"/>
                <w:szCs w:val="18"/>
                <w:lang w:eastAsia="zh-CN"/>
              </w:rPr>
            </w:pPr>
            <w:r>
              <w:t>sub-item description</w:t>
            </w:r>
          </w:p>
        </w:tc>
        <w:tc>
          <w:tcPr>
            <w:tcW w:w="1292" w:type="dxa"/>
            <w:tcBorders>
              <w:bottom w:val="single" w:sz="4" w:space="0" w:color="auto"/>
            </w:tcBorders>
            <w:shd w:val="clear" w:color="auto" w:fill="B8CCE4"/>
            <w:vAlign w:val="center"/>
          </w:tcPr>
          <w:p w14:paraId="555A77D7" w14:textId="77777777" w:rsidR="0057420F" w:rsidRDefault="004B6417">
            <w:pPr>
              <w:tabs>
                <w:tab w:val="right" w:pos="8370"/>
              </w:tabs>
              <w:jc w:val="center"/>
              <w:rPr>
                <w:rFonts w:ascii="Arial" w:eastAsia="宋体" w:hAnsi="Arial" w:cs="Arial"/>
                <w:b/>
                <w:color w:val="000000"/>
                <w:sz w:val="18"/>
                <w:szCs w:val="18"/>
                <w:lang w:eastAsia="zh-CN"/>
              </w:rPr>
            </w:pPr>
            <w:r>
              <w:t>(Party B</w:t>
            </w:r>
          </w:p>
        </w:tc>
      </w:tr>
      <w:tr w:rsidR="0057420F" w14:paraId="39DB4CC4" w14:textId="77777777">
        <w:trPr>
          <w:trHeight w:val="284"/>
        </w:trPr>
        <w:tc>
          <w:tcPr>
            <w:tcW w:w="1135" w:type="dxa"/>
            <w:vMerge w:val="restart"/>
            <w:shd w:val="clear" w:color="auto" w:fill="auto"/>
            <w:vAlign w:val="center"/>
          </w:tcPr>
          <w:p w14:paraId="42D327C2" w14:textId="77777777" w:rsidR="0057420F" w:rsidRDefault="004B6417">
            <w:pPr>
              <w:numPr>
                <w:ilvl w:val="0"/>
                <w:numId w:val="6"/>
              </w:numPr>
              <w:spacing w:line="300" w:lineRule="exact"/>
              <w:ind w:left="170" w:hanging="170"/>
              <w:jc w:val="both"/>
              <w:rPr>
                <w:rFonts w:ascii="Arial" w:eastAsia="宋体" w:hAnsi="Arial" w:cs="Arial"/>
                <w:b/>
                <w:color w:val="000000"/>
                <w:sz w:val="18"/>
                <w:szCs w:val="18"/>
                <w:lang w:eastAsia="zh-CN"/>
              </w:rPr>
            </w:pPr>
            <w:r>
              <w:t>active pharmaceutical ingredient study</w:t>
            </w:r>
          </w:p>
        </w:tc>
        <w:tc>
          <w:tcPr>
            <w:tcW w:w="1275" w:type="dxa"/>
            <w:vMerge w:val="restart"/>
            <w:shd w:val="clear" w:color="auto" w:fill="auto"/>
            <w:vAlign w:val="center"/>
          </w:tcPr>
          <w:p w14:paraId="39A91093" w14:textId="77777777" w:rsidR="0057420F" w:rsidRDefault="004B6417">
            <w:pPr>
              <w:tabs>
                <w:tab w:val="right" w:pos="8370"/>
              </w:tabs>
              <w:jc w:val="center"/>
              <w:rPr>
                <w:rFonts w:ascii="Arial" w:eastAsia="宋体" w:hAnsi="Arial" w:cs="Arial"/>
                <w:color w:val="000000"/>
                <w:sz w:val="18"/>
                <w:szCs w:val="18"/>
                <w:lang w:eastAsia="zh-CN"/>
              </w:rPr>
            </w:pPr>
            <w:r>
              <w:t>Active pharmaceutical ingredient process research</w:t>
            </w:r>
          </w:p>
          <w:p w14:paraId="25ED9BBD" w14:textId="77777777" w:rsidR="0057420F" w:rsidRDefault="0057420F">
            <w:pPr>
              <w:tabs>
                <w:tab w:val="right" w:pos="8370"/>
              </w:tabs>
              <w:jc w:val="center"/>
              <w:rPr>
                <w:rFonts w:ascii="Arial" w:eastAsia="宋体" w:hAnsi="Arial" w:cs="Arial"/>
                <w:color w:val="000000"/>
                <w:sz w:val="18"/>
                <w:szCs w:val="18"/>
                <w:lang w:eastAsia="zh-CN"/>
              </w:rPr>
            </w:pPr>
          </w:p>
        </w:tc>
        <w:tc>
          <w:tcPr>
            <w:tcW w:w="5513" w:type="dxa"/>
            <w:shd w:val="clear" w:color="auto" w:fill="auto"/>
            <w:vAlign w:val="center"/>
          </w:tcPr>
          <w:p w14:paraId="277C6E50" w14:textId="77777777" w:rsidR="0057420F" w:rsidRDefault="004B6417">
            <w:pPr>
              <w:tabs>
                <w:tab w:val="right" w:pos="8370"/>
              </w:tabs>
              <w:rPr>
                <w:rFonts w:ascii="Segoe UI" w:eastAsia="宋体" w:hAnsi="Segoe UI" w:cs="Segoe UI"/>
                <w:sz w:val="16"/>
                <w:szCs w:val="16"/>
                <w:shd w:val="clear" w:color="auto" w:fill="FFFFFF"/>
                <w:lang w:eastAsia="zh-CN"/>
              </w:rPr>
            </w:pPr>
            <w:r>
              <w:t>1botanical name and classification；</w:t>
            </w:r>
          </w:p>
          <w:p w14:paraId="6BA0C5EE" w14:textId="77777777" w:rsidR="0057420F" w:rsidRDefault="004B6417">
            <w:pPr>
              <w:tabs>
                <w:tab w:val="right" w:pos="8370"/>
              </w:tabs>
              <w:rPr>
                <w:rFonts w:ascii="Segoe UI" w:eastAsia="宋体" w:hAnsi="Segoe UI" w:cs="Segoe UI"/>
                <w:sz w:val="16"/>
                <w:szCs w:val="16"/>
                <w:shd w:val="clear" w:color="auto" w:fill="FFFFFF"/>
                <w:lang w:eastAsia="zh-CN"/>
              </w:rPr>
            </w:pPr>
            <w:r>
              <w:t>2 literature review of studies related to plants；</w:t>
            </w:r>
          </w:p>
          <w:p w14:paraId="11D6379F" w14:textId="77777777" w:rsidR="0057420F" w:rsidRDefault="004B6417">
            <w:pPr>
              <w:tabs>
                <w:tab w:val="right" w:pos="8370"/>
              </w:tabs>
              <w:rPr>
                <w:rFonts w:ascii="Segoe UI" w:eastAsia="宋体" w:hAnsi="Segoe UI" w:cs="Segoe UI"/>
                <w:sz w:val="16"/>
                <w:szCs w:val="16"/>
                <w:shd w:val="clear" w:color="auto" w:fill="FFFFFF"/>
                <w:lang w:eastAsia="zh-CN"/>
              </w:rPr>
            </w:pPr>
            <w:r>
              <w:t>3. Distribution, source, and existence of artificial planting regarding plant species</w:t>
            </w:r>
          </w:p>
          <w:p w14:paraId="6220817D" w14:textId="77777777" w:rsidR="0057420F" w:rsidRDefault="004B6417">
            <w:pPr>
              <w:tabs>
                <w:tab w:val="right" w:pos="8370"/>
              </w:tabs>
              <w:rPr>
                <w:rFonts w:ascii="Segoe UI" w:eastAsia="宋体" w:hAnsi="Segoe UI" w:cs="Segoe UI"/>
                <w:sz w:val="16"/>
                <w:szCs w:val="16"/>
                <w:shd w:val="clear" w:color="auto" w:fill="FFFFFF"/>
                <w:lang w:eastAsia="zh-CN"/>
              </w:rPr>
            </w:pPr>
            <w:r>
              <w:t>4medicinal parts of plants</w:t>
            </w:r>
          </w:p>
          <w:p w14:paraId="14147121" w14:textId="77777777" w:rsidR="0057420F" w:rsidRDefault="004B6417">
            <w:pPr>
              <w:tabs>
                <w:tab w:val="right" w:pos="8370"/>
              </w:tabs>
              <w:rPr>
                <w:rFonts w:ascii="Segoe UI" w:eastAsia="宋体" w:hAnsi="Segoe UI" w:cs="Segoe UI"/>
                <w:sz w:val="16"/>
                <w:szCs w:val="16"/>
                <w:shd w:val="clear" w:color="auto" w:fill="FFFFFF"/>
                <w:lang w:eastAsia="zh-CN"/>
              </w:rPr>
            </w:pPr>
            <w:r>
              <w:t>5 Identified active ingredients or active ingredient categories (if known). If the active ingredients are unknown, the characteristic components for identification and quality control are required.</w:t>
            </w:r>
          </w:p>
        </w:tc>
        <w:tc>
          <w:tcPr>
            <w:tcW w:w="1292" w:type="dxa"/>
            <w:shd w:val="clear" w:color="auto" w:fill="auto"/>
            <w:vAlign w:val="center"/>
          </w:tcPr>
          <w:p w14:paraId="6F44B4DC" w14:textId="77777777" w:rsidR="0057420F" w:rsidRDefault="004B6417">
            <w:pPr>
              <w:jc w:val="center"/>
              <w:rPr>
                <w:rFonts w:ascii="Arial" w:eastAsia="宋体" w:hAnsi="Arial" w:cs="Arial"/>
                <w:color w:val="000000"/>
                <w:sz w:val="18"/>
                <w:szCs w:val="18"/>
                <w:lang w:eastAsia="zh-CN"/>
              </w:rPr>
            </w:pPr>
            <w:r>
              <w:t>3-4 weeks</w:t>
            </w:r>
          </w:p>
        </w:tc>
      </w:tr>
      <w:tr w:rsidR="0057420F" w14:paraId="5635D98C" w14:textId="77777777">
        <w:trPr>
          <w:trHeight w:val="284"/>
        </w:trPr>
        <w:tc>
          <w:tcPr>
            <w:tcW w:w="1135" w:type="dxa"/>
            <w:vMerge/>
            <w:shd w:val="clear" w:color="auto" w:fill="auto"/>
            <w:vAlign w:val="center"/>
          </w:tcPr>
          <w:p w14:paraId="2D1CC3F6"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43967628" w14:textId="77777777" w:rsidR="0057420F" w:rsidRDefault="0057420F">
            <w:pPr>
              <w:tabs>
                <w:tab w:val="right" w:pos="8370"/>
              </w:tabs>
              <w:jc w:val="center"/>
              <w:rPr>
                <w:rFonts w:ascii="Arial" w:eastAsia="宋体" w:hAnsi="Arial" w:cs="Arial"/>
                <w:color w:val="000000"/>
                <w:sz w:val="18"/>
                <w:szCs w:val="18"/>
                <w:lang w:eastAsia="zh-CN"/>
              </w:rPr>
            </w:pPr>
          </w:p>
        </w:tc>
        <w:tc>
          <w:tcPr>
            <w:tcW w:w="5513" w:type="dxa"/>
            <w:shd w:val="clear" w:color="auto" w:fill="auto"/>
            <w:vAlign w:val="center"/>
          </w:tcPr>
          <w:p w14:paraId="7E3FA270" w14:textId="77777777" w:rsidR="0057420F" w:rsidRDefault="004B6417">
            <w:pPr>
              <w:tabs>
                <w:tab w:val="right" w:pos="8370"/>
              </w:tabs>
              <w:rPr>
                <w:rFonts w:ascii="Segoe UI" w:eastAsia="宋体" w:hAnsi="Segoe UI" w:cs="Segoe UI"/>
                <w:sz w:val="16"/>
                <w:szCs w:val="16"/>
                <w:shd w:val="clear" w:color="auto" w:fill="FFFFFF"/>
                <w:lang w:eastAsia="zh-CN"/>
              </w:rPr>
            </w:pPr>
            <w:r>
              <w:t>Previous human medication experience: describe the human medication experience and clinical research content of this plant, indications, dosage and administration, etc.; describe the similarities and differences between this drug and previous clinical research, as well as research content that can be bridged; the preparation process and characteristic components of this research drug compared to previous studies.</w:t>
            </w:r>
          </w:p>
        </w:tc>
        <w:tc>
          <w:tcPr>
            <w:tcW w:w="1292" w:type="dxa"/>
            <w:shd w:val="clear" w:color="auto" w:fill="auto"/>
            <w:vAlign w:val="center"/>
          </w:tcPr>
          <w:p w14:paraId="6A478E95" w14:textId="77777777" w:rsidR="0057420F" w:rsidRDefault="0057420F">
            <w:pPr>
              <w:jc w:val="center"/>
              <w:rPr>
                <w:rFonts w:ascii="Arial" w:eastAsia="宋体" w:hAnsi="Arial" w:cs="Arial"/>
                <w:color w:val="000000"/>
                <w:sz w:val="18"/>
                <w:szCs w:val="18"/>
                <w:lang w:eastAsia="zh-CN"/>
              </w:rPr>
            </w:pPr>
          </w:p>
        </w:tc>
      </w:tr>
      <w:tr w:rsidR="0057420F" w14:paraId="04A34AC2" w14:textId="77777777">
        <w:trPr>
          <w:trHeight w:val="284"/>
        </w:trPr>
        <w:tc>
          <w:tcPr>
            <w:tcW w:w="1135" w:type="dxa"/>
            <w:vMerge/>
            <w:shd w:val="clear" w:color="auto" w:fill="auto"/>
            <w:vAlign w:val="center"/>
          </w:tcPr>
          <w:p w14:paraId="6AE7AD84"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54F8A31A" w14:textId="77777777" w:rsidR="0057420F" w:rsidRDefault="0057420F">
            <w:pPr>
              <w:tabs>
                <w:tab w:val="right" w:pos="8370"/>
              </w:tabs>
              <w:jc w:val="center"/>
              <w:rPr>
                <w:rFonts w:ascii="Arial" w:eastAsia="宋体" w:hAnsi="Arial" w:cs="Arial"/>
                <w:color w:val="000000"/>
                <w:sz w:val="18"/>
                <w:szCs w:val="18"/>
                <w:lang w:eastAsia="zh-CN"/>
              </w:rPr>
            </w:pPr>
          </w:p>
        </w:tc>
        <w:tc>
          <w:tcPr>
            <w:tcW w:w="5513" w:type="dxa"/>
            <w:shd w:val="clear" w:color="auto" w:fill="auto"/>
            <w:vAlign w:val="center"/>
          </w:tcPr>
          <w:p w14:paraId="619609EA" w14:textId="77777777" w:rsidR="0057420F" w:rsidRDefault="004B6417">
            <w:pPr>
              <w:tabs>
                <w:tab w:val="right" w:pos="8370"/>
              </w:tabs>
              <w:rPr>
                <w:rFonts w:ascii="Segoe UI" w:eastAsia="宋体" w:hAnsi="Segoe UI" w:cs="Segoe UI"/>
                <w:sz w:val="16"/>
                <w:szCs w:val="16"/>
                <w:shd w:val="clear" w:color="auto" w:fill="FFFFFF"/>
                <w:lang w:eastAsia="zh-CN"/>
              </w:rPr>
            </w:pPr>
            <w:r>
              <w:t>1．herbal quality control：</w:t>
            </w:r>
          </w:p>
          <w:p w14:paraId="54073E4F" w14:textId="77777777" w:rsidR="0057420F" w:rsidRDefault="004B6417">
            <w:pPr>
              <w:tabs>
                <w:tab w:val="right" w:pos="8370"/>
              </w:tabs>
              <w:rPr>
                <w:rFonts w:ascii="Segoe UI" w:eastAsia="宋体" w:hAnsi="Segoe UI" w:cs="Segoe UI"/>
                <w:sz w:val="16"/>
                <w:szCs w:val="16"/>
                <w:shd w:val="clear" w:color="auto" w:fill="FFFFFF"/>
                <w:lang w:eastAsia="zh-CN"/>
              </w:rPr>
            </w:pPr>
            <w:r>
              <w:t>Identification of medicinal materials: routine microscopic and physicochemical identification, as well as botanical classification identification;</w:t>
            </w:r>
          </w:p>
          <w:p w14:paraId="34EE308C" w14:textId="77777777" w:rsidR="0057420F" w:rsidRDefault="004B6417">
            <w:pPr>
              <w:tabs>
                <w:tab w:val="right" w:pos="8370"/>
              </w:tabs>
              <w:rPr>
                <w:rFonts w:ascii="Segoe UI" w:eastAsia="宋体" w:hAnsi="Segoe UI" w:cs="Segoe UI"/>
                <w:sz w:val="16"/>
                <w:szCs w:val="16"/>
                <w:shd w:val="clear" w:color="auto" w:fill="FFFFFF"/>
                <w:lang w:eastAsia="zh-CN"/>
              </w:rPr>
            </w:pPr>
            <w:r>
              <w:t>Disputes arising from the performance of this contract shall be resolved by negotiation and reconciliation between the parties; mediation may also be requested. If the parties fail to reach an agreement or mediation fails, either party may file a lawsuit with the people's court in the location of Party A.</w:t>
            </w:r>
          </w:p>
          <w:p w14:paraId="30C92827" w14:textId="77777777" w:rsidR="0057420F" w:rsidRDefault="004B6417">
            <w:pPr>
              <w:tabs>
                <w:tab w:val="right" w:pos="8370"/>
              </w:tabs>
              <w:rPr>
                <w:rFonts w:ascii="Segoe UI" w:eastAsia="宋体" w:hAnsi="Segoe UI" w:cs="Segoe UI"/>
                <w:sz w:val="16"/>
                <w:szCs w:val="16"/>
                <w:shd w:val="clear" w:color="auto" w:fill="FFFFFF"/>
                <w:lang w:eastAsia="zh-CN"/>
              </w:rPr>
            </w:pPr>
            <w:r>
              <w:t>1.authenticity statement；</w:t>
            </w:r>
          </w:p>
          <w:p w14:paraId="301629F9" w14:textId="77777777" w:rsidR="0057420F" w:rsidRDefault="004B6417">
            <w:pPr>
              <w:tabs>
                <w:tab w:val="right" w:pos="8370"/>
              </w:tabs>
              <w:rPr>
                <w:rFonts w:ascii="Segoe UI" w:eastAsia="宋体" w:hAnsi="Segoe UI" w:cs="Segoe UI"/>
                <w:sz w:val="16"/>
                <w:szCs w:val="16"/>
                <w:shd w:val="clear" w:color="auto" w:fill="FFFFFF"/>
                <w:lang w:eastAsia="zh-CN"/>
              </w:rPr>
            </w:pPr>
            <w:r>
              <w:t>2.source proof；</w:t>
            </w:r>
          </w:p>
          <w:p w14:paraId="5D550C13" w14:textId="77777777" w:rsidR="0057420F" w:rsidRDefault="004B6417">
            <w:pPr>
              <w:tabs>
                <w:tab w:val="right" w:pos="8370"/>
              </w:tabs>
              <w:rPr>
                <w:rFonts w:ascii="Segoe UI" w:eastAsia="宋体" w:hAnsi="Segoe UI" w:cs="Segoe UI"/>
                <w:sz w:val="16"/>
                <w:szCs w:val="16"/>
                <w:shd w:val="clear" w:color="auto" w:fill="FFFFFF"/>
                <w:lang w:eastAsia="zh-CN"/>
              </w:rPr>
            </w:pPr>
            <w:r>
              <w:t>3.is it an endangered species；</w:t>
            </w:r>
          </w:p>
          <w:p w14:paraId="22BD0DD8" w14:textId="77777777" w:rsidR="0057420F" w:rsidRDefault="004B6417">
            <w:pPr>
              <w:tabs>
                <w:tab w:val="right" w:pos="8370"/>
              </w:tabs>
              <w:rPr>
                <w:rFonts w:ascii="Segoe UI" w:eastAsia="宋体" w:hAnsi="Segoe UI" w:cs="Segoe UI"/>
                <w:sz w:val="16"/>
                <w:szCs w:val="16"/>
                <w:shd w:val="clear" w:color="auto" w:fill="FFFFFF"/>
                <w:lang w:eastAsia="zh-CN"/>
              </w:rPr>
            </w:pPr>
            <w:r>
              <w:t>4. Description and characteristics of plant species, varieties, and cultivated varieties</w:t>
            </w:r>
          </w:p>
          <w:p w14:paraId="49C8E23F" w14:textId="77777777" w:rsidR="0057420F" w:rsidRDefault="004B6417">
            <w:pPr>
              <w:tabs>
                <w:tab w:val="right" w:pos="8370"/>
              </w:tabs>
              <w:rPr>
                <w:rFonts w:ascii="Segoe UI" w:eastAsia="宋体" w:hAnsi="Segoe UI" w:cs="Segoe UI"/>
                <w:sz w:val="16"/>
                <w:szCs w:val="16"/>
                <w:shd w:val="clear" w:color="auto" w:fill="FFFFFF"/>
                <w:lang w:eastAsia="zh-CN"/>
              </w:rPr>
            </w:pPr>
            <w:r>
              <w:t>（if applicable）and plant identification (macro and micro),</w:t>
            </w:r>
          </w:p>
          <w:p w14:paraId="3A9C6F5E" w14:textId="77777777" w:rsidR="0057420F" w:rsidRDefault="004B6417">
            <w:pPr>
              <w:tabs>
                <w:tab w:val="right" w:pos="8370"/>
              </w:tabs>
              <w:rPr>
                <w:rFonts w:ascii="Segoe UI" w:eastAsia="宋体" w:hAnsi="Segoe UI" w:cs="Segoe UI"/>
                <w:sz w:val="16"/>
                <w:szCs w:val="16"/>
                <w:shd w:val="clear" w:color="auto" w:fill="FFFFFF"/>
                <w:lang w:eastAsia="zh-CN"/>
              </w:rPr>
            </w:pPr>
            <w:r>
              <w:t>Plant origin - harvest location (e.g., through global positioning system (GPS) coordinates), growth conditions, plant growth stage at harvest and harvest time/season, as well as post-harvest processing (such as washing, drying and grinding procedures); preservation procedures; handling, transportation and storage conditions;</w:t>
            </w:r>
          </w:p>
          <w:p w14:paraId="1E6932E1" w14:textId="77777777" w:rsidR="0057420F" w:rsidRDefault="004B6417">
            <w:pPr>
              <w:tabs>
                <w:tab w:val="right" w:pos="8370"/>
              </w:tabs>
              <w:rPr>
                <w:rFonts w:ascii="Segoe UI" w:eastAsia="宋体" w:hAnsi="Segoe UI" w:cs="Segoe UI"/>
                <w:sz w:val="16"/>
                <w:szCs w:val="16"/>
                <w:shd w:val="clear" w:color="auto" w:fill="FFFFFF"/>
                <w:lang w:eastAsia="zh-CN"/>
              </w:rPr>
            </w:pPr>
            <w:r>
              <w:t>impurity control: applicable to inorganic and organic pollutants, such as soil, insects and</w:t>
            </w:r>
          </w:p>
          <w:p w14:paraId="44D1B163" w14:textId="77777777" w:rsidR="0057420F" w:rsidRDefault="004B6417">
            <w:pPr>
              <w:tabs>
                <w:tab w:val="right" w:pos="8370"/>
              </w:tabs>
              <w:rPr>
                <w:rFonts w:ascii="Segoe UI" w:eastAsia="宋体" w:hAnsi="Segoe UI" w:cs="Segoe UI"/>
                <w:sz w:val="16"/>
                <w:szCs w:val="16"/>
                <w:shd w:val="clear" w:color="auto" w:fill="FFFFFF"/>
                <w:lang w:eastAsia="zh-CN"/>
              </w:rPr>
            </w:pPr>
            <w:r>
              <w:t>Algae/Fungi) elemental impurity testing; microbiological limits; residual testing</w:t>
            </w:r>
          </w:p>
          <w:p w14:paraId="3B8F0007" w14:textId="77777777" w:rsidR="0057420F" w:rsidRDefault="004B6417">
            <w:pPr>
              <w:tabs>
                <w:tab w:val="right" w:pos="8370"/>
              </w:tabs>
              <w:rPr>
                <w:rFonts w:ascii="Segoe UI" w:eastAsia="宋体" w:hAnsi="Segoe UI" w:cs="Segoe UI"/>
                <w:sz w:val="16"/>
                <w:szCs w:val="16"/>
                <w:shd w:val="clear" w:color="auto" w:fill="FFFFFF"/>
                <w:lang w:eastAsia="zh-CN"/>
              </w:rPr>
            </w:pPr>
            <w:r>
              <w:t>Pesticides, including parent pesticides and their major toxic metabolites; and such as aflatoxins, foreign objects, and adulterants.</w:t>
            </w:r>
          </w:p>
          <w:p w14:paraId="7800D6F2" w14:textId="77777777" w:rsidR="0057420F" w:rsidRDefault="004B6417">
            <w:pPr>
              <w:tabs>
                <w:tab w:val="right" w:pos="8370"/>
              </w:tabs>
              <w:rPr>
                <w:rFonts w:ascii="Segoe UI" w:eastAsia="宋体" w:hAnsi="Segoe UI" w:cs="Segoe UI"/>
                <w:sz w:val="16"/>
                <w:szCs w:val="16"/>
                <w:shd w:val="clear" w:color="auto" w:fill="FFFFFF"/>
                <w:lang w:eastAsia="zh-CN"/>
              </w:rPr>
            </w:pPr>
            <w:r>
              <w:t>establishment of herbal quality standards and efficacy component determination；</w:t>
            </w:r>
          </w:p>
          <w:p w14:paraId="5342E9EA" w14:textId="77777777" w:rsidR="0057420F" w:rsidRDefault="004B6417">
            <w:pPr>
              <w:tabs>
                <w:tab w:val="right" w:pos="8370"/>
              </w:tabs>
              <w:rPr>
                <w:rFonts w:ascii="Segoe UI" w:eastAsia="宋体" w:hAnsi="Segoe UI" w:cs="Segoe UI"/>
                <w:sz w:val="16"/>
                <w:szCs w:val="16"/>
                <w:shd w:val="clear" w:color="auto" w:fill="FFFFFF"/>
                <w:lang w:eastAsia="zh-CN"/>
              </w:rPr>
            </w:pPr>
            <w:r>
              <w:t>raw material quality control</w:t>
            </w:r>
          </w:p>
          <w:p w14:paraId="49149458" w14:textId="77777777" w:rsidR="0057420F" w:rsidRDefault="004B6417">
            <w:pPr>
              <w:tabs>
                <w:tab w:val="right" w:pos="8370"/>
              </w:tabs>
              <w:rPr>
                <w:rFonts w:ascii="Segoe UI" w:eastAsia="宋体" w:hAnsi="Segoe UI" w:cs="Segoe UI"/>
                <w:sz w:val="16"/>
                <w:szCs w:val="16"/>
                <w:shd w:val="clear" w:color="auto" w:fill="FFFFFF"/>
                <w:lang w:eastAsia="zh-CN"/>
              </w:rPr>
            </w:pPr>
            <w:r>
              <w:t>1.quality standard</w:t>
            </w:r>
          </w:p>
          <w:p w14:paraId="358BC1BF" w14:textId="77777777" w:rsidR="0057420F" w:rsidRDefault="004B6417">
            <w:pPr>
              <w:tabs>
                <w:tab w:val="right" w:pos="8370"/>
              </w:tabs>
              <w:rPr>
                <w:rFonts w:ascii="Segoe UI" w:eastAsia="宋体" w:hAnsi="Segoe UI" w:cs="Segoe UI"/>
                <w:sz w:val="16"/>
                <w:szCs w:val="16"/>
                <w:shd w:val="clear" w:color="auto" w:fill="FFFFFF"/>
                <w:lang w:eastAsia="zh-CN"/>
              </w:rPr>
            </w:pPr>
            <w:r>
              <w:t>It should include name, appearance, active ingredients, physicochemical properties, biological activity, control of foreign substances; if the active ingredients, biological activity, and/or previous clinical uses are unknown, the application should state this clearly. For multi-plant raw medicinal substances, the processing technology should be described.</w:t>
            </w:r>
          </w:p>
          <w:p w14:paraId="4D9484B1" w14:textId="77777777" w:rsidR="0057420F" w:rsidRDefault="004B6417">
            <w:pPr>
              <w:tabs>
                <w:tab w:val="right" w:pos="8370"/>
              </w:tabs>
              <w:rPr>
                <w:rFonts w:ascii="Segoe UI" w:eastAsia="宋体" w:hAnsi="Segoe UI" w:cs="Segoe UI"/>
                <w:sz w:val="16"/>
                <w:szCs w:val="16"/>
                <w:shd w:val="clear" w:color="auto" w:fill="FFFFFF"/>
                <w:lang w:eastAsia="zh-CN"/>
              </w:rPr>
            </w:pPr>
            <w:r>
              <w:t>efficacy component identification；</w:t>
            </w:r>
          </w:p>
          <w:p w14:paraId="55B35F01" w14:textId="77777777" w:rsidR="0057420F" w:rsidRDefault="004B6417">
            <w:pPr>
              <w:tabs>
                <w:tab w:val="right" w:pos="8370"/>
              </w:tabs>
              <w:rPr>
                <w:rFonts w:ascii="Segoe UI" w:eastAsia="宋体" w:hAnsi="Segoe UI" w:cs="Segoe UI"/>
                <w:sz w:val="16"/>
                <w:szCs w:val="16"/>
                <w:shd w:val="clear" w:color="auto" w:fill="FFFFFF"/>
                <w:lang w:eastAsia="zh-CN"/>
              </w:rPr>
            </w:pPr>
            <w:r>
              <w:t>content determination method development and validation；</w:t>
            </w:r>
          </w:p>
          <w:p w14:paraId="5D5087FF" w14:textId="77777777" w:rsidR="0057420F" w:rsidRDefault="004B6417">
            <w:pPr>
              <w:tabs>
                <w:tab w:val="right" w:pos="8370"/>
              </w:tabs>
              <w:rPr>
                <w:rFonts w:ascii="Segoe UI" w:eastAsia="宋体" w:hAnsi="Segoe UI" w:cs="Segoe UI"/>
                <w:sz w:val="16"/>
                <w:szCs w:val="16"/>
                <w:shd w:val="clear" w:color="auto" w:fill="FFFFFF"/>
                <w:lang w:eastAsia="zh-CN"/>
              </w:rPr>
            </w:pPr>
            <w:r>
              <w:t>biological activity method development and validation；</w:t>
            </w:r>
          </w:p>
          <w:p w14:paraId="757E2B48" w14:textId="77777777" w:rsidR="0057420F" w:rsidRDefault="004B6417">
            <w:pPr>
              <w:tabs>
                <w:tab w:val="right" w:pos="8370"/>
              </w:tabs>
              <w:rPr>
                <w:rFonts w:ascii="Segoe UI" w:eastAsia="宋体" w:hAnsi="Segoe UI" w:cs="Segoe UI"/>
                <w:sz w:val="16"/>
                <w:szCs w:val="16"/>
                <w:shd w:val="clear" w:color="auto" w:fill="FFFFFF"/>
                <w:lang w:eastAsia="zh-CN"/>
              </w:rPr>
            </w:pPr>
            <w:r>
              <w:t>Material component identification (sugars, proteins, fats, and active ingredient content, etc.)</w:t>
            </w:r>
          </w:p>
          <w:p w14:paraId="044F6DB5" w14:textId="77777777" w:rsidR="0057420F" w:rsidRDefault="004B6417">
            <w:pPr>
              <w:tabs>
                <w:tab w:val="right" w:pos="8370"/>
              </w:tabs>
              <w:rPr>
                <w:rFonts w:ascii="Segoe UI" w:eastAsia="宋体" w:hAnsi="Segoe UI" w:cs="Segoe UI"/>
                <w:sz w:val="16"/>
                <w:szCs w:val="16"/>
                <w:shd w:val="clear" w:color="auto" w:fill="FFFFFF"/>
                <w:lang w:eastAsia="zh-CN"/>
              </w:rPr>
            </w:pPr>
            <w:r>
              <w:t>Pesticide residue testing;</w:t>
            </w:r>
          </w:p>
          <w:p w14:paraId="763078AA" w14:textId="77777777" w:rsidR="0057420F" w:rsidRDefault="004B6417">
            <w:pPr>
              <w:tabs>
                <w:tab w:val="right" w:pos="8370"/>
              </w:tabs>
              <w:rPr>
                <w:rFonts w:ascii="Segoe UI" w:eastAsia="宋体" w:hAnsi="Segoe UI" w:cs="Segoe UI"/>
                <w:sz w:val="16"/>
                <w:szCs w:val="16"/>
                <w:shd w:val="clear" w:color="auto" w:fill="FFFFFF"/>
                <w:lang w:eastAsia="zh-CN"/>
              </w:rPr>
            </w:pPr>
            <w:r>
              <w:t>element residue testing, radioactive material pollution；</w:t>
            </w:r>
          </w:p>
          <w:p w14:paraId="3C920FA3" w14:textId="77777777" w:rsidR="0057420F" w:rsidRDefault="004B6417">
            <w:pPr>
              <w:tabs>
                <w:tab w:val="right" w:pos="8370"/>
              </w:tabs>
              <w:rPr>
                <w:rFonts w:ascii="Segoe UI" w:eastAsia="宋体" w:hAnsi="Segoe UI" w:cs="Segoe UI"/>
                <w:sz w:val="16"/>
                <w:szCs w:val="16"/>
                <w:shd w:val="clear" w:color="auto" w:fill="FFFFFF"/>
                <w:lang w:eastAsia="zh-CN"/>
              </w:rPr>
            </w:pPr>
            <w:r>
              <w:t>Solvent residual testing;</w:t>
            </w:r>
          </w:p>
          <w:p w14:paraId="4A6EC00C" w14:textId="77777777" w:rsidR="0057420F" w:rsidRDefault="004B6417">
            <w:pPr>
              <w:tabs>
                <w:tab w:val="right" w:pos="8370"/>
              </w:tabs>
              <w:rPr>
                <w:rFonts w:ascii="Segoe UI" w:eastAsia="宋体" w:hAnsi="Segoe UI" w:cs="Segoe UI"/>
                <w:sz w:val="16"/>
                <w:szCs w:val="16"/>
                <w:shd w:val="clear" w:color="auto" w:fill="FFFFFF"/>
                <w:lang w:eastAsia="zh-CN"/>
              </w:rPr>
            </w:pPr>
            <w:r>
              <w:t>microbial testing；</w:t>
            </w:r>
          </w:p>
          <w:p w14:paraId="15CA726A" w14:textId="77777777" w:rsidR="0057420F" w:rsidRDefault="004B6417">
            <w:pPr>
              <w:tabs>
                <w:tab w:val="right" w:pos="8370"/>
              </w:tabs>
              <w:rPr>
                <w:rFonts w:ascii="Segoe UI" w:eastAsia="宋体" w:hAnsi="Segoe UI" w:cs="Segoe UI"/>
                <w:sz w:val="16"/>
                <w:szCs w:val="16"/>
                <w:shd w:val="clear" w:color="auto" w:fill="FFFFFF"/>
                <w:lang w:eastAsia="zh-CN"/>
              </w:rPr>
            </w:pPr>
            <w:r>
              <w:t>Mycotoxin testing;</w:t>
            </w:r>
          </w:p>
          <w:p w14:paraId="12940F1F" w14:textId="77777777" w:rsidR="0057420F" w:rsidRDefault="004B6417">
            <w:pPr>
              <w:tabs>
                <w:tab w:val="right" w:pos="8370"/>
              </w:tabs>
              <w:rPr>
                <w:rFonts w:ascii="Segoe UI" w:eastAsia="宋体" w:hAnsi="Segoe UI" w:cs="Segoe UI"/>
                <w:sz w:val="16"/>
                <w:szCs w:val="16"/>
                <w:shd w:val="clear" w:color="auto" w:fill="FFFFFF"/>
                <w:lang w:eastAsia="zh-CN"/>
              </w:rPr>
            </w:pPr>
            <w:r>
              <w:t>2. Quality research and control of intermediates (determination of active ingredients, etc.)</w:t>
            </w:r>
          </w:p>
          <w:p w14:paraId="5514DE18" w14:textId="77777777" w:rsidR="0057420F" w:rsidRDefault="0057420F">
            <w:pPr>
              <w:tabs>
                <w:tab w:val="right" w:pos="8370"/>
              </w:tabs>
              <w:rPr>
                <w:rFonts w:ascii="Segoe UI" w:eastAsia="宋体" w:hAnsi="Segoe UI" w:cs="Segoe UI"/>
                <w:sz w:val="16"/>
                <w:szCs w:val="16"/>
                <w:shd w:val="clear" w:color="auto" w:fill="FFFFFF"/>
                <w:lang w:eastAsia="zh-CN"/>
              </w:rPr>
            </w:pPr>
          </w:p>
          <w:p w14:paraId="1C9923A6" w14:textId="77777777" w:rsidR="0057420F" w:rsidRDefault="004B6417">
            <w:pPr>
              <w:tabs>
                <w:tab w:val="right" w:pos="8370"/>
              </w:tabs>
              <w:rPr>
                <w:rFonts w:ascii="Segoe UI" w:eastAsia="宋体" w:hAnsi="Segoe UI" w:cs="Segoe UI"/>
                <w:sz w:val="16"/>
                <w:szCs w:val="16"/>
                <w:shd w:val="clear" w:color="auto" w:fill="FFFFFF"/>
                <w:lang w:eastAsia="zh-CN"/>
              </w:rPr>
            </w:pPr>
            <w:r>
              <w:t>2. Production location (specific to the workshop) process research and production process description</w:t>
            </w:r>
          </w:p>
          <w:p w14:paraId="39F9647B" w14:textId="77777777" w:rsidR="0057420F" w:rsidRDefault="004B6417">
            <w:pPr>
              <w:tabs>
                <w:tab w:val="right" w:pos="8370"/>
              </w:tabs>
              <w:rPr>
                <w:rFonts w:ascii="Segoe UI" w:eastAsia="宋体" w:hAnsi="Segoe UI" w:cs="Segoe UI"/>
                <w:sz w:val="16"/>
                <w:szCs w:val="16"/>
                <w:shd w:val="clear" w:color="auto" w:fill="FFFFFF"/>
                <w:lang w:eastAsia="zh-CN"/>
              </w:rPr>
            </w:pPr>
            <w:r>
              <w:t>2.1 extraction process study</w:t>
            </w:r>
          </w:p>
          <w:p w14:paraId="2F909FF8" w14:textId="77777777" w:rsidR="0057420F" w:rsidRDefault="004B6417">
            <w:pPr>
              <w:tabs>
                <w:tab w:val="right" w:pos="8370"/>
              </w:tabs>
              <w:rPr>
                <w:rFonts w:ascii="Segoe UI" w:eastAsia="宋体" w:hAnsi="Segoe UI" w:cs="Segoe UI"/>
                <w:sz w:val="16"/>
                <w:szCs w:val="16"/>
                <w:shd w:val="clear" w:color="auto" w:fill="FFFFFF"/>
                <w:lang w:eastAsia="zh-CN"/>
              </w:rPr>
            </w:pPr>
            <w:r>
              <w:t>（1）extraction process study</w:t>
            </w:r>
          </w:p>
          <w:p w14:paraId="5A55CC67" w14:textId="77777777" w:rsidR="0057420F" w:rsidRDefault="004B6417">
            <w:pPr>
              <w:tabs>
                <w:tab w:val="right" w:pos="8370"/>
              </w:tabs>
              <w:rPr>
                <w:rFonts w:ascii="Segoe UI" w:eastAsia="宋体" w:hAnsi="Segoe UI" w:cs="Segoe UI"/>
                <w:sz w:val="16"/>
                <w:szCs w:val="16"/>
                <w:shd w:val="clear" w:color="auto" w:fill="FFFFFF"/>
                <w:lang w:eastAsia="zh-CN"/>
              </w:rPr>
            </w:pPr>
            <w:r>
              <w:t>（2）purification process study</w:t>
            </w:r>
          </w:p>
          <w:p w14:paraId="288F670F" w14:textId="77777777" w:rsidR="0057420F" w:rsidRDefault="004B6417">
            <w:pPr>
              <w:tabs>
                <w:tab w:val="right" w:pos="8370"/>
              </w:tabs>
              <w:rPr>
                <w:rFonts w:ascii="Segoe UI" w:eastAsia="宋体" w:hAnsi="Segoe UI" w:cs="Segoe UI"/>
                <w:sz w:val="16"/>
                <w:szCs w:val="16"/>
                <w:shd w:val="clear" w:color="auto" w:fill="FFFFFF"/>
                <w:lang w:eastAsia="zh-CN"/>
              </w:rPr>
            </w:pPr>
            <w:r>
              <w:t>（3）concentration and drying process research</w:t>
            </w:r>
          </w:p>
          <w:p w14:paraId="2071638C" w14:textId="77777777" w:rsidR="0057420F" w:rsidRDefault="004B6417">
            <w:pPr>
              <w:tabs>
                <w:tab w:val="right" w:pos="8370"/>
              </w:tabs>
              <w:rPr>
                <w:rFonts w:ascii="Segoe UI" w:eastAsia="宋体" w:hAnsi="Segoe UI" w:cs="Segoe UI"/>
                <w:sz w:val="16"/>
                <w:szCs w:val="16"/>
                <w:shd w:val="clear" w:color="auto" w:fill="FFFFFF"/>
                <w:lang w:eastAsia="zh-CN"/>
              </w:rPr>
            </w:pPr>
            <w:r>
              <w:t>(4) Milling process research</w:t>
            </w:r>
          </w:p>
        </w:tc>
        <w:tc>
          <w:tcPr>
            <w:tcW w:w="1292" w:type="dxa"/>
            <w:shd w:val="clear" w:color="auto" w:fill="auto"/>
            <w:vAlign w:val="center"/>
          </w:tcPr>
          <w:p w14:paraId="3904B512" w14:textId="77777777" w:rsidR="0057420F" w:rsidRDefault="0057420F">
            <w:pPr>
              <w:tabs>
                <w:tab w:val="right" w:pos="8370"/>
              </w:tabs>
              <w:rPr>
                <w:rFonts w:ascii="Segoe UI" w:eastAsia="宋体" w:hAnsi="Segoe UI" w:cs="Segoe UI"/>
                <w:sz w:val="16"/>
                <w:szCs w:val="16"/>
                <w:shd w:val="clear" w:color="auto" w:fill="FFFFFF"/>
                <w:lang w:eastAsia="zh-CN"/>
              </w:rPr>
            </w:pPr>
          </w:p>
        </w:tc>
      </w:tr>
      <w:tr w:rsidR="0057420F" w14:paraId="6850AE14" w14:textId="77777777">
        <w:trPr>
          <w:trHeight w:val="284"/>
        </w:trPr>
        <w:tc>
          <w:tcPr>
            <w:tcW w:w="1135" w:type="dxa"/>
            <w:vMerge/>
            <w:shd w:val="clear" w:color="auto" w:fill="auto"/>
            <w:vAlign w:val="center"/>
          </w:tcPr>
          <w:p w14:paraId="0777B871"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16EB70DD" w14:textId="77777777" w:rsidR="0057420F" w:rsidRDefault="0057420F">
            <w:pPr>
              <w:tabs>
                <w:tab w:val="right" w:pos="8370"/>
              </w:tabs>
              <w:jc w:val="center"/>
              <w:rPr>
                <w:rFonts w:ascii="Arial" w:eastAsia="宋体" w:hAnsi="Arial" w:cs="Arial"/>
                <w:color w:val="000000"/>
                <w:sz w:val="18"/>
                <w:szCs w:val="18"/>
                <w:lang w:eastAsia="zh-CN"/>
              </w:rPr>
            </w:pPr>
          </w:p>
        </w:tc>
        <w:tc>
          <w:tcPr>
            <w:tcW w:w="5513" w:type="dxa"/>
            <w:tcBorders>
              <w:bottom w:val="single" w:sz="4" w:space="0" w:color="auto"/>
            </w:tcBorders>
            <w:shd w:val="clear" w:color="auto" w:fill="auto"/>
            <w:vAlign w:val="center"/>
          </w:tcPr>
          <w:p w14:paraId="61558F65" w14:textId="77777777" w:rsidR="0057420F" w:rsidRDefault="004B6417">
            <w:pPr>
              <w:tabs>
                <w:tab w:val="right" w:pos="8370"/>
              </w:tabs>
              <w:rPr>
                <w:rFonts w:ascii="Segoe UI" w:eastAsia="宋体" w:hAnsi="Segoe UI" w:cs="Segoe UI"/>
                <w:sz w:val="16"/>
                <w:szCs w:val="16"/>
                <w:shd w:val="clear" w:color="auto" w:fill="FFFFFF"/>
                <w:lang w:eastAsia="zh-CN"/>
              </w:rPr>
            </w:pPr>
            <w:r>
              <w:t>pilot batch: 3 batches, 50-100g/batch</w:t>
            </w:r>
          </w:p>
        </w:tc>
        <w:tc>
          <w:tcPr>
            <w:tcW w:w="1292" w:type="dxa"/>
            <w:tcBorders>
              <w:bottom w:val="single" w:sz="4" w:space="0" w:color="auto"/>
            </w:tcBorders>
            <w:shd w:val="clear" w:color="auto" w:fill="auto"/>
            <w:vAlign w:val="center"/>
          </w:tcPr>
          <w:p w14:paraId="2A6B0FFA" w14:textId="77777777" w:rsidR="0057420F" w:rsidRDefault="004B6417">
            <w:pPr>
              <w:tabs>
                <w:tab w:val="right" w:pos="8370"/>
              </w:tabs>
              <w:rPr>
                <w:rFonts w:ascii="Segoe UI" w:eastAsia="宋体" w:hAnsi="Segoe UI" w:cs="Segoe UI"/>
                <w:sz w:val="16"/>
                <w:szCs w:val="16"/>
                <w:shd w:val="clear" w:color="auto" w:fill="FFFFFF"/>
                <w:lang w:eastAsia="zh-CN"/>
              </w:rPr>
            </w:pPr>
            <w:r>
              <w:t>3-4 weeks</w:t>
            </w:r>
          </w:p>
        </w:tc>
      </w:tr>
      <w:tr w:rsidR="0057420F" w14:paraId="20EA594D" w14:textId="77777777">
        <w:trPr>
          <w:trHeight w:val="284"/>
        </w:trPr>
        <w:tc>
          <w:tcPr>
            <w:tcW w:w="1135" w:type="dxa"/>
            <w:vMerge/>
            <w:shd w:val="clear" w:color="auto" w:fill="auto"/>
            <w:vAlign w:val="center"/>
          </w:tcPr>
          <w:p w14:paraId="7A33214F"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1691D10F" w14:textId="77777777" w:rsidR="0057420F" w:rsidRDefault="0057420F">
            <w:pPr>
              <w:tabs>
                <w:tab w:val="right" w:pos="8370"/>
              </w:tabs>
              <w:jc w:val="center"/>
              <w:rPr>
                <w:rFonts w:ascii="Arial" w:eastAsia="宋体" w:hAnsi="Arial" w:cs="Arial"/>
                <w:color w:val="000000"/>
                <w:sz w:val="18"/>
                <w:szCs w:val="18"/>
                <w:lang w:eastAsia="zh-CN"/>
              </w:rPr>
            </w:pPr>
          </w:p>
        </w:tc>
        <w:tc>
          <w:tcPr>
            <w:tcW w:w="5513" w:type="dxa"/>
            <w:tcBorders>
              <w:bottom w:val="single" w:sz="4" w:space="0" w:color="auto"/>
            </w:tcBorders>
            <w:shd w:val="clear" w:color="auto" w:fill="auto"/>
            <w:vAlign w:val="center"/>
          </w:tcPr>
          <w:p w14:paraId="730DDB94" w14:textId="77777777" w:rsidR="0057420F" w:rsidRDefault="004B6417">
            <w:pPr>
              <w:tabs>
                <w:tab w:val="right" w:pos="8370"/>
              </w:tabs>
              <w:rPr>
                <w:rFonts w:ascii="Segoe UI" w:eastAsia="宋体" w:hAnsi="Segoe UI" w:cs="Segoe UI"/>
                <w:sz w:val="16"/>
                <w:szCs w:val="16"/>
                <w:shd w:val="clear" w:color="auto" w:fill="FFFFFF"/>
                <w:lang w:eastAsia="zh-CN"/>
              </w:rPr>
            </w:pPr>
            <w:r>
              <w:t>reference substance preparation and calibration</w:t>
            </w:r>
          </w:p>
        </w:tc>
        <w:tc>
          <w:tcPr>
            <w:tcW w:w="1292" w:type="dxa"/>
            <w:tcBorders>
              <w:bottom w:val="single" w:sz="4" w:space="0" w:color="auto"/>
            </w:tcBorders>
            <w:shd w:val="clear" w:color="auto" w:fill="auto"/>
            <w:vAlign w:val="center"/>
          </w:tcPr>
          <w:p w14:paraId="75ADA044" w14:textId="77777777" w:rsidR="0057420F" w:rsidRDefault="004B6417">
            <w:pPr>
              <w:tabs>
                <w:tab w:val="right" w:pos="8370"/>
              </w:tabs>
              <w:rPr>
                <w:rFonts w:ascii="Segoe UI" w:eastAsia="宋体" w:hAnsi="Segoe UI" w:cs="Segoe UI"/>
                <w:sz w:val="16"/>
                <w:szCs w:val="16"/>
                <w:shd w:val="clear" w:color="auto" w:fill="FFFFFF"/>
                <w:lang w:eastAsia="zh-CN"/>
              </w:rPr>
            </w:pPr>
            <w:r>
              <w:t>8-10 weeks</w:t>
            </w:r>
          </w:p>
        </w:tc>
      </w:tr>
      <w:tr w:rsidR="0057420F" w14:paraId="02C158AE" w14:textId="77777777">
        <w:trPr>
          <w:trHeight w:val="284"/>
        </w:trPr>
        <w:tc>
          <w:tcPr>
            <w:tcW w:w="1135" w:type="dxa"/>
            <w:vMerge/>
            <w:shd w:val="clear" w:color="auto" w:fill="auto"/>
            <w:vAlign w:val="center"/>
          </w:tcPr>
          <w:p w14:paraId="5970978B"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4F728EA8" w14:textId="77777777" w:rsidR="0057420F" w:rsidRDefault="0057420F">
            <w:pPr>
              <w:tabs>
                <w:tab w:val="right" w:pos="8370"/>
              </w:tabs>
              <w:jc w:val="center"/>
              <w:rPr>
                <w:rFonts w:ascii="Arial" w:eastAsia="宋体" w:hAnsi="Arial" w:cs="Arial"/>
                <w:color w:val="000000"/>
                <w:sz w:val="18"/>
                <w:szCs w:val="18"/>
                <w:lang w:eastAsia="zh-CN"/>
              </w:rPr>
            </w:pPr>
          </w:p>
        </w:tc>
        <w:tc>
          <w:tcPr>
            <w:tcW w:w="5513" w:type="dxa"/>
            <w:tcBorders>
              <w:bottom w:val="single" w:sz="4" w:space="0" w:color="auto"/>
            </w:tcBorders>
            <w:shd w:val="clear" w:color="auto" w:fill="auto"/>
            <w:vAlign w:val="center"/>
          </w:tcPr>
          <w:p w14:paraId="78D790BB" w14:textId="77777777" w:rsidR="0057420F" w:rsidRDefault="004B6417">
            <w:pPr>
              <w:tabs>
                <w:tab w:val="right" w:pos="8370"/>
              </w:tabs>
              <w:rPr>
                <w:rFonts w:ascii="Segoe UI" w:eastAsia="宋体" w:hAnsi="Segoe UI" w:cs="Segoe UI"/>
                <w:sz w:val="16"/>
                <w:szCs w:val="16"/>
                <w:shd w:val="clear" w:color="auto" w:fill="FFFFFF"/>
                <w:lang w:eastAsia="zh-CN"/>
              </w:rPr>
            </w:pPr>
            <w:r>
              <w:t>safety evaluation batch: 1 batch, batch size (provided by safety evaluation)</w:t>
            </w:r>
          </w:p>
        </w:tc>
        <w:tc>
          <w:tcPr>
            <w:tcW w:w="1292" w:type="dxa"/>
            <w:tcBorders>
              <w:bottom w:val="single" w:sz="4" w:space="0" w:color="auto"/>
            </w:tcBorders>
            <w:shd w:val="clear" w:color="auto" w:fill="auto"/>
            <w:vAlign w:val="center"/>
          </w:tcPr>
          <w:p w14:paraId="00D83DA3" w14:textId="77777777" w:rsidR="0057420F" w:rsidRDefault="004B6417">
            <w:pPr>
              <w:tabs>
                <w:tab w:val="right" w:pos="8370"/>
              </w:tabs>
              <w:rPr>
                <w:rFonts w:ascii="Segoe UI" w:eastAsia="宋体" w:hAnsi="Segoe UI" w:cs="Segoe UI"/>
                <w:sz w:val="16"/>
                <w:szCs w:val="16"/>
                <w:shd w:val="clear" w:color="auto" w:fill="FFFFFF"/>
                <w:lang w:eastAsia="zh-CN"/>
              </w:rPr>
            </w:pPr>
            <w:r>
              <w:t>using pilot batch</w:t>
            </w:r>
          </w:p>
        </w:tc>
      </w:tr>
      <w:tr w:rsidR="0057420F" w14:paraId="2691BECB" w14:textId="77777777">
        <w:trPr>
          <w:trHeight w:val="284"/>
        </w:trPr>
        <w:tc>
          <w:tcPr>
            <w:tcW w:w="1135" w:type="dxa"/>
            <w:vMerge/>
            <w:shd w:val="clear" w:color="auto" w:fill="auto"/>
            <w:vAlign w:val="center"/>
          </w:tcPr>
          <w:p w14:paraId="4E73C31C"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4A10DB7A" w14:textId="77777777" w:rsidR="0057420F" w:rsidRDefault="0057420F">
            <w:pPr>
              <w:tabs>
                <w:tab w:val="right" w:pos="8370"/>
              </w:tabs>
              <w:jc w:val="center"/>
              <w:rPr>
                <w:rFonts w:ascii="Arial" w:eastAsia="宋体" w:hAnsi="Arial" w:cs="Arial"/>
                <w:color w:val="000000"/>
                <w:sz w:val="18"/>
                <w:szCs w:val="18"/>
                <w:highlight w:val="yellow"/>
                <w:lang w:eastAsia="zh-CN"/>
              </w:rPr>
            </w:pPr>
          </w:p>
        </w:tc>
        <w:tc>
          <w:tcPr>
            <w:tcW w:w="5513" w:type="dxa"/>
            <w:tcBorders>
              <w:bottom w:val="single" w:sz="4" w:space="0" w:color="auto"/>
            </w:tcBorders>
            <w:shd w:val="clear" w:color="auto" w:fill="auto"/>
            <w:vAlign w:val="center"/>
          </w:tcPr>
          <w:p w14:paraId="03C0C1CC" w14:textId="77777777" w:rsidR="0057420F" w:rsidRDefault="004B6417">
            <w:pPr>
              <w:tabs>
                <w:tab w:val="right" w:pos="8370"/>
              </w:tabs>
              <w:rPr>
                <w:rFonts w:ascii="Segoe UI" w:eastAsia="宋体" w:hAnsi="Segoe UI" w:cs="Segoe UI"/>
                <w:sz w:val="16"/>
                <w:szCs w:val="16"/>
                <w:shd w:val="clear" w:color="auto" w:fill="FFFFFF"/>
                <w:lang w:eastAsia="zh-CN"/>
              </w:rPr>
            </w:pPr>
            <w:r>
              <w:t>pilot batch production: 3 batches, 110kg/batch</w:t>
            </w:r>
          </w:p>
        </w:tc>
        <w:tc>
          <w:tcPr>
            <w:tcW w:w="1292" w:type="dxa"/>
            <w:tcBorders>
              <w:bottom w:val="single" w:sz="4" w:space="0" w:color="auto"/>
            </w:tcBorders>
            <w:shd w:val="clear" w:color="auto" w:fill="auto"/>
            <w:vAlign w:val="center"/>
          </w:tcPr>
          <w:p w14:paraId="14D766DC" w14:textId="77777777" w:rsidR="0057420F" w:rsidRDefault="004B6417">
            <w:pPr>
              <w:tabs>
                <w:tab w:val="right" w:pos="8370"/>
              </w:tabs>
              <w:rPr>
                <w:rFonts w:ascii="Segoe UI" w:eastAsia="宋体" w:hAnsi="Segoe UI" w:cs="Segoe UI"/>
                <w:sz w:val="16"/>
                <w:szCs w:val="16"/>
                <w:shd w:val="clear" w:color="auto" w:fill="FFFFFF"/>
                <w:lang w:eastAsia="zh-CN"/>
              </w:rPr>
            </w:pPr>
            <w:r>
              <w:t>8-10 weeks</w:t>
            </w:r>
          </w:p>
        </w:tc>
      </w:tr>
      <w:tr w:rsidR="0057420F" w14:paraId="5C8251C6" w14:textId="77777777">
        <w:trPr>
          <w:trHeight w:val="284"/>
        </w:trPr>
        <w:tc>
          <w:tcPr>
            <w:tcW w:w="1135" w:type="dxa"/>
            <w:vMerge/>
            <w:shd w:val="clear" w:color="auto" w:fill="auto"/>
            <w:vAlign w:val="center"/>
          </w:tcPr>
          <w:p w14:paraId="4051466A"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09073417" w14:textId="77777777" w:rsidR="0057420F" w:rsidRDefault="0057420F">
            <w:pPr>
              <w:tabs>
                <w:tab w:val="right" w:pos="8370"/>
              </w:tabs>
              <w:jc w:val="center"/>
              <w:rPr>
                <w:rFonts w:ascii="Arial" w:eastAsia="宋体" w:hAnsi="Arial" w:cs="Arial"/>
                <w:color w:val="000000"/>
                <w:sz w:val="18"/>
                <w:szCs w:val="18"/>
                <w:highlight w:val="yellow"/>
                <w:lang w:eastAsia="zh-CN"/>
              </w:rPr>
            </w:pPr>
          </w:p>
        </w:tc>
        <w:tc>
          <w:tcPr>
            <w:tcW w:w="5513" w:type="dxa"/>
            <w:tcBorders>
              <w:bottom w:val="single" w:sz="4" w:space="0" w:color="auto"/>
            </w:tcBorders>
            <w:shd w:val="clear" w:color="auto" w:fill="auto"/>
            <w:vAlign w:val="center"/>
          </w:tcPr>
          <w:p w14:paraId="74661930" w14:textId="77777777" w:rsidR="0057420F" w:rsidRDefault="004B6417">
            <w:pPr>
              <w:tabs>
                <w:tab w:val="right" w:pos="8370"/>
              </w:tabs>
              <w:rPr>
                <w:rFonts w:ascii="Segoe UI" w:eastAsia="宋体" w:hAnsi="Segoe UI" w:cs="Segoe UI"/>
                <w:sz w:val="16"/>
                <w:szCs w:val="16"/>
                <w:shd w:val="clear" w:color="auto" w:fill="FFFFFF"/>
                <w:lang w:eastAsia="zh-CN"/>
              </w:rPr>
            </w:pPr>
            <w:r>
              <w:t>Clinical batch sample production (GMP): 1 batch (110kg/batch)</w:t>
            </w:r>
          </w:p>
        </w:tc>
        <w:tc>
          <w:tcPr>
            <w:tcW w:w="1292" w:type="dxa"/>
            <w:tcBorders>
              <w:bottom w:val="single" w:sz="4" w:space="0" w:color="auto"/>
            </w:tcBorders>
            <w:shd w:val="clear" w:color="auto" w:fill="auto"/>
            <w:vAlign w:val="center"/>
          </w:tcPr>
          <w:p w14:paraId="0BE1478B" w14:textId="77777777" w:rsidR="0057420F" w:rsidRDefault="004B6417">
            <w:pPr>
              <w:tabs>
                <w:tab w:val="right" w:pos="8370"/>
              </w:tabs>
              <w:rPr>
                <w:rFonts w:ascii="Segoe UI" w:eastAsia="宋体" w:hAnsi="Segoe UI" w:cs="Segoe UI"/>
                <w:sz w:val="16"/>
                <w:szCs w:val="16"/>
                <w:shd w:val="clear" w:color="auto" w:fill="FFFFFF"/>
                <w:lang w:eastAsia="zh-CN"/>
              </w:rPr>
            </w:pPr>
            <w:r>
              <w:t>not including</w:t>
            </w:r>
          </w:p>
        </w:tc>
      </w:tr>
      <w:tr w:rsidR="0057420F" w14:paraId="0BC5AE43" w14:textId="77777777">
        <w:trPr>
          <w:trHeight w:val="903"/>
        </w:trPr>
        <w:tc>
          <w:tcPr>
            <w:tcW w:w="1135" w:type="dxa"/>
            <w:vMerge/>
            <w:shd w:val="clear" w:color="auto" w:fill="auto"/>
            <w:vAlign w:val="center"/>
          </w:tcPr>
          <w:p w14:paraId="0E87EE34"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val="restart"/>
            <w:shd w:val="clear" w:color="auto" w:fill="auto"/>
            <w:vAlign w:val="center"/>
          </w:tcPr>
          <w:p w14:paraId="0FC9E921" w14:textId="77777777" w:rsidR="0057420F" w:rsidRDefault="004B6417">
            <w:pPr>
              <w:tabs>
                <w:tab w:val="right" w:pos="8370"/>
              </w:tabs>
              <w:rPr>
                <w:rFonts w:ascii="Segoe UI" w:eastAsia="宋体" w:hAnsi="Segoe UI" w:cs="Segoe UI"/>
                <w:sz w:val="16"/>
                <w:szCs w:val="16"/>
                <w:shd w:val="clear" w:color="auto" w:fill="FFFFFF"/>
                <w:lang w:eastAsia="zh-CN"/>
              </w:rPr>
            </w:pPr>
            <w:r>
              <w:t>stability study</w:t>
            </w:r>
          </w:p>
        </w:tc>
        <w:tc>
          <w:tcPr>
            <w:tcW w:w="5513" w:type="dxa"/>
            <w:shd w:val="clear" w:color="auto" w:fill="auto"/>
            <w:vAlign w:val="center"/>
          </w:tcPr>
          <w:p w14:paraId="50015F38" w14:textId="77777777" w:rsidR="0057420F" w:rsidRDefault="004B6417">
            <w:pPr>
              <w:tabs>
                <w:tab w:val="right" w:pos="8370"/>
              </w:tabs>
              <w:rPr>
                <w:rFonts w:ascii="Segoe UI" w:eastAsia="宋体" w:hAnsi="Segoe UI" w:cs="Segoe UI"/>
                <w:sz w:val="16"/>
                <w:szCs w:val="16"/>
                <w:shd w:val="clear" w:color="auto" w:fill="FFFFFF"/>
                <w:lang w:eastAsia="zh-CN"/>
              </w:rPr>
            </w:pPr>
            <w:r>
              <w:t>stability study</w:t>
            </w:r>
          </w:p>
          <w:p w14:paraId="5FAEC514" w14:textId="77777777" w:rsidR="0057420F" w:rsidRDefault="004B6417">
            <w:pPr>
              <w:tabs>
                <w:tab w:val="right" w:pos="8370"/>
              </w:tabs>
              <w:rPr>
                <w:rFonts w:ascii="Segoe UI" w:eastAsia="宋体" w:hAnsi="Segoe UI" w:cs="Segoe UI"/>
                <w:sz w:val="16"/>
                <w:szCs w:val="16"/>
                <w:shd w:val="clear" w:color="auto" w:fill="FFFFFF"/>
                <w:lang w:eastAsia="zh-CN"/>
              </w:rPr>
            </w:pPr>
            <w:r>
              <w:t>1.influencing factors study (0,5,10,30 days）；</w:t>
            </w:r>
          </w:p>
          <w:p w14:paraId="4ECB7305" w14:textId="77777777" w:rsidR="0057420F" w:rsidRDefault="004B6417">
            <w:pPr>
              <w:tabs>
                <w:tab w:val="right" w:pos="8370"/>
              </w:tabs>
              <w:rPr>
                <w:rFonts w:ascii="Segoe UI" w:eastAsia="宋体" w:hAnsi="Segoe UI" w:cs="Segoe UI"/>
                <w:sz w:val="16"/>
                <w:szCs w:val="16"/>
                <w:shd w:val="clear" w:color="auto" w:fill="FFFFFF"/>
                <w:lang w:eastAsia="zh-CN"/>
              </w:rPr>
            </w:pPr>
            <w:r>
              <w:t>2.accelerated stability study (0,1,2,3,6 months)；</w:t>
            </w:r>
          </w:p>
          <w:p w14:paraId="6E087017" w14:textId="77777777" w:rsidR="0057420F" w:rsidRDefault="004B6417">
            <w:pPr>
              <w:tabs>
                <w:tab w:val="right" w:pos="8370"/>
              </w:tabs>
              <w:rPr>
                <w:rFonts w:ascii="Segoe UI" w:eastAsia="宋体" w:hAnsi="Segoe UI" w:cs="Segoe UI"/>
                <w:sz w:val="16"/>
                <w:szCs w:val="16"/>
                <w:shd w:val="clear" w:color="auto" w:fill="FFFFFF"/>
                <w:lang w:eastAsia="zh-CN"/>
              </w:rPr>
            </w:pPr>
            <w:r>
              <w:t>3. Long-term stability study (0, 3, 6, 9, 12, 18, 24 months).</w:t>
            </w:r>
          </w:p>
        </w:tc>
        <w:tc>
          <w:tcPr>
            <w:tcW w:w="1292" w:type="dxa"/>
            <w:tcBorders>
              <w:bottom w:val="single" w:sz="4" w:space="0" w:color="auto"/>
            </w:tcBorders>
            <w:shd w:val="clear" w:color="auto" w:fill="auto"/>
            <w:vAlign w:val="center"/>
          </w:tcPr>
          <w:p w14:paraId="54C10410" w14:textId="77777777" w:rsidR="0057420F" w:rsidRDefault="004B6417">
            <w:pPr>
              <w:tabs>
                <w:tab w:val="right" w:pos="8370"/>
              </w:tabs>
              <w:rPr>
                <w:rFonts w:ascii="Segoe UI" w:eastAsia="宋体" w:hAnsi="Segoe UI" w:cs="Segoe UI"/>
                <w:sz w:val="16"/>
                <w:szCs w:val="16"/>
                <w:shd w:val="clear" w:color="auto" w:fill="FFFFFF"/>
                <w:lang w:eastAsia="zh-CN"/>
              </w:rPr>
            </w:pPr>
            <w:r>
              <w:t>25 months</w:t>
            </w:r>
          </w:p>
        </w:tc>
      </w:tr>
      <w:tr w:rsidR="0057420F" w14:paraId="4009184E" w14:textId="77777777">
        <w:trPr>
          <w:trHeight w:val="903"/>
        </w:trPr>
        <w:tc>
          <w:tcPr>
            <w:tcW w:w="1135" w:type="dxa"/>
            <w:vMerge/>
            <w:shd w:val="clear" w:color="auto" w:fill="auto"/>
            <w:vAlign w:val="center"/>
          </w:tcPr>
          <w:p w14:paraId="39BAE8A7"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shd w:val="clear" w:color="auto" w:fill="auto"/>
            <w:vAlign w:val="center"/>
          </w:tcPr>
          <w:p w14:paraId="527C1DDE" w14:textId="77777777" w:rsidR="0057420F" w:rsidRDefault="0057420F">
            <w:pPr>
              <w:tabs>
                <w:tab w:val="right" w:pos="8370"/>
              </w:tabs>
              <w:rPr>
                <w:rFonts w:ascii="Segoe UI" w:eastAsia="宋体" w:hAnsi="Segoe UI" w:cs="Segoe UI"/>
                <w:sz w:val="16"/>
                <w:szCs w:val="16"/>
                <w:shd w:val="clear" w:color="auto" w:fill="FFFFFF"/>
                <w:lang w:eastAsia="zh-CN"/>
              </w:rPr>
            </w:pPr>
          </w:p>
        </w:tc>
        <w:tc>
          <w:tcPr>
            <w:tcW w:w="5513" w:type="dxa"/>
            <w:shd w:val="clear" w:color="auto" w:fill="auto"/>
            <w:vAlign w:val="center"/>
          </w:tcPr>
          <w:p w14:paraId="7E92A742" w14:textId="77777777" w:rsidR="0057420F" w:rsidRDefault="004B6417">
            <w:pPr>
              <w:tabs>
                <w:tab w:val="right" w:pos="8370"/>
              </w:tabs>
              <w:rPr>
                <w:rFonts w:ascii="Segoe UI" w:eastAsia="宋体" w:hAnsi="Segoe UI" w:cs="Segoe UI"/>
                <w:sz w:val="16"/>
                <w:szCs w:val="16"/>
                <w:shd w:val="clear" w:color="auto" w:fill="FFFFFF"/>
                <w:lang w:eastAsia="zh-CN"/>
              </w:rPr>
            </w:pPr>
            <w:r>
              <w:t>1.clinical batch stability test (0,1,2,3,6 months)</w:t>
            </w:r>
          </w:p>
          <w:p w14:paraId="5B279878" w14:textId="77777777" w:rsidR="0057420F" w:rsidRDefault="004B6417">
            <w:pPr>
              <w:tabs>
                <w:tab w:val="right" w:pos="8370"/>
              </w:tabs>
              <w:rPr>
                <w:rFonts w:ascii="Segoe UI" w:eastAsia="宋体" w:hAnsi="Segoe UI" w:cs="Segoe UI"/>
                <w:sz w:val="16"/>
                <w:szCs w:val="16"/>
                <w:shd w:val="clear" w:color="auto" w:fill="FFFFFF"/>
                <w:lang w:eastAsia="zh-CN"/>
              </w:rPr>
            </w:pPr>
            <w:r>
              <w:t>2. Long-term stability study (0, 3, 6, 9, 12, 18, 24 months)</w:t>
            </w:r>
          </w:p>
        </w:tc>
        <w:tc>
          <w:tcPr>
            <w:tcW w:w="1292" w:type="dxa"/>
            <w:tcBorders>
              <w:bottom w:val="single" w:sz="4" w:space="0" w:color="auto"/>
            </w:tcBorders>
            <w:shd w:val="clear" w:color="auto" w:fill="auto"/>
            <w:vAlign w:val="center"/>
          </w:tcPr>
          <w:p w14:paraId="1911196D" w14:textId="77777777" w:rsidR="0057420F" w:rsidRDefault="004B6417">
            <w:pPr>
              <w:tabs>
                <w:tab w:val="right" w:pos="8370"/>
              </w:tabs>
              <w:rPr>
                <w:rFonts w:ascii="Segoe UI" w:eastAsia="宋体" w:hAnsi="Segoe UI" w:cs="Segoe UI"/>
                <w:sz w:val="16"/>
                <w:szCs w:val="16"/>
                <w:shd w:val="clear" w:color="auto" w:fill="FFFFFF"/>
                <w:lang w:eastAsia="zh-CN"/>
              </w:rPr>
            </w:pPr>
            <w:r>
              <w:t>not including</w:t>
            </w:r>
          </w:p>
        </w:tc>
      </w:tr>
      <w:tr w:rsidR="0057420F" w14:paraId="550D80AB" w14:textId="77777777">
        <w:trPr>
          <w:trHeight w:val="284"/>
        </w:trPr>
        <w:tc>
          <w:tcPr>
            <w:tcW w:w="1135" w:type="dxa"/>
            <w:vMerge/>
            <w:tcBorders>
              <w:bottom w:val="single" w:sz="4" w:space="0" w:color="auto"/>
            </w:tcBorders>
            <w:shd w:val="clear" w:color="auto" w:fill="auto"/>
            <w:vAlign w:val="center"/>
          </w:tcPr>
          <w:p w14:paraId="37F63A88" w14:textId="77777777" w:rsidR="0057420F" w:rsidRDefault="0057420F">
            <w:pPr>
              <w:tabs>
                <w:tab w:val="right" w:pos="8370"/>
              </w:tabs>
              <w:jc w:val="center"/>
              <w:rPr>
                <w:rFonts w:ascii="Arial" w:eastAsia="宋体" w:hAnsi="Arial" w:cs="Arial"/>
                <w:b/>
                <w:color w:val="000000"/>
                <w:sz w:val="18"/>
                <w:szCs w:val="18"/>
                <w:lang w:eastAsia="zh-CN"/>
              </w:rPr>
            </w:pPr>
          </w:p>
        </w:tc>
        <w:tc>
          <w:tcPr>
            <w:tcW w:w="1275" w:type="dxa"/>
            <w:tcBorders>
              <w:bottom w:val="single" w:sz="4" w:space="0" w:color="auto"/>
            </w:tcBorders>
            <w:shd w:val="clear" w:color="auto" w:fill="auto"/>
            <w:vAlign w:val="center"/>
          </w:tcPr>
          <w:p w14:paraId="7C305735" w14:textId="77777777" w:rsidR="0057420F" w:rsidRDefault="004B6417">
            <w:pPr>
              <w:tabs>
                <w:tab w:val="right" w:pos="8370"/>
              </w:tabs>
              <w:rPr>
                <w:rFonts w:ascii="Segoe UI" w:eastAsia="宋体" w:hAnsi="Segoe UI" w:cs="Segoe UI"/>
                <w:sz w:val="16"/>
                <w:szCs w:val="16"/>
                <w:shd w:val="clear" w:color="auto" w:fill="FFFFFF"/>
                <w:lang w:eastAsia="zh-CN"/>
              </w:rPr>
            </w:pPr>
            <w:r>
              <w:t>application documents</w:t>
            </w:r>
          </w:p>
        </w:tc>
        <w:tc>
          <w:tcPr>
            <w:tcW w:w="5513" w:type="dxa"/>
            <w:tcBorders>
              <w:bottom w:val="single" w:sz="4" w:space="0" w:color="auto"/>
            </w:tcBorders>
            <w:shd w:val="clear" w:color="auto" w:fill="auto"/>
            <w:vAlign w:val="center"/>
          </w:tcPr>
          <w:p w14:paraId="658E8A5B" w14:textId="77777777" w:rsidR="0057420F" w:rsidRDefault="004B6417">
            <w:pPr>
              <w:tabs>
                <w:tab w:val="right" w:pos="8370"/>
              </w:tabs>
              <w:rPr>
                <w:rFonts w:ascii="Segoe UI" w:eastAsia="宋体" w:hAnsi="Segoe UI" w:cs="Segoe UI"/>
                <w:sz w:val="16"/>
                <w:szCs w:val="16"/>
                <w:shd w:val="clear" w:color="auto" w:fill="FFFFFF"/>
                <w:lang w:eastAsia="zh-CN"/>
              </w:rPr>
            </w:pPr>
            <w:r>
              <w:t>CTD data 3.2.S.1-3.2.S.7 and 2.3.S</w:t>
            </w:r>
          </w:p>
        </w:tc>
        <w:tc>
          <w:tcPr>
            <w:tcW w:w="1292" w:type="dxa"/>
            <w:tcBorders>
              <w:bottom w:val="single" w:sz="4" w:space="0" w:color="auto"/>
            </w:tcBorders>
            <w:shd w:val="clear" w:color="auto" w:fill="auto"/>
            <w:vAlign w:val="center"/>
          </w:tcPr>
          <w:p w14:paraId="285EB9E0" w14:textId="77777777" w:rsidR="0057420F" w:rsidRDefault="004B6417">
            <w:pPr>
              <w:tabs>
                <w:tab w:val="right" w:pos="8370"/>
              </w:tabs>
              <w:rPr>
                <w:rFonts w:ascii="Segoe UI" w:eastAsia="宋体" w:hAnsi="Segoe UI" w:cs="Segoe UI"/>
                <w:sz w:val="16"/>
                <w:szCs w:val="16"/>
                <w:shd w:val="clear" w:color="auto" w:fill="FFFFFF"/>
                <w:lang w:eastAsia="zh-CN"/>
              </w:rPr>
            </w:pPr>
            <w:r>
              <w:t>4-6 weeks</w:t>
            </w:r>
          </w:p>
        </w:tc>
      </w:tr>
      <w:tr w:rsidR="0057420F" w14:paraId="72385905" w14:textId="77777777">
        <w:trPr>
          <w:trHeight w:val="284"/>
        </w:trPr>
        <w:tc>
          <w:tcPr>
            <w:tcW w:w="7923" w:type="dxa"/>
            <w:gridSpan w:val="3"/>
            <w:shd w:val="clear" w:color="auto" w:fill="B8CCE4" w:themeFill="accent1" w:themeFillTint="66"/>
            <w:vAlign w:val="center"/>
          </w:tcPr>
          <w:p w14:paraId="020E061A" w14:textId="77777777" w:rsidR="0057420F" w:rsidRDefault="004B6417">
            <w:pPr>
              <w:tabs>
                <w:tab w:val="right" w:pos="8370"/>
              </w:tabs>
              <w:jc w:val="right"/>
              <w:rPr>
                <w:rFonts w:ascii="Arial" w:eastAsia="宋体" w:hAnsi="Arial" w:cs="Arial"/>
                <w:b/>
                <w:bCs/>
                <w:color w:val="000000"/>
                <w:sz w:val="18"/>
                <w:szCs w:val="18"/>
                <w:lang w:eastAsia="zh-CN"/>
              </w:rPr>
            </w:pPr>
            <w:r>
              <w:t>subtotal (raw materials) original quotation: 2 million</w:t>
            </w:r>
          </w:p>
          <w:p w14:paraId="6F0CCF16" w14:textId="77777777" w:rsidR="0057420F" w:rsidRDefault="004B6417">
            <w:pPr>
              <w:tabs>
                <w:tab w:val="right" w:pos="8370"/>
              </w:tabs>
              <w:jc w:val="right"/>
              <w:rPr>
                <w:rFonts w:ascii="Arial" w:eastAsia="宋体" w:hAnsi="Arial" w:cs="Arial"/>
                <w:b/>
                <w:bCs/>
                <w:color w:val="000000"/>
                <w:sz w:val="18"/>
                <w:szCs w:val="18"/>
                <w:lang w:eastAsia="zh-CN"/>
              </w:rPr>
            </w:pPr>
            <w:r>
              <w:t>Production costs: (Increase of 3 Chinese batches, 110kg/batch, total of 3 batches): 600,000</w:t>
            </w:r>
          </w:p>
          <w:p w14:paraId="59716F50" w14:textId="77777777" w:rsidR="0057420F" w:rsidRDefault="004B6417">
            <w:pPr>
              <w:tabs>
                <w:tab w:val="right" w:pos="8370"/>
              </w:tabs>
              <w:jc w:val="right"/>
              <w:rPr>
                <w:rFonts w:ascii="Arial" w:eastAsia="宋体" w:hAnsi="Arial" w:cs="Arial"/>
                <w:b/>
                <w:bCs/>
                <w:color w:val="000000"/>
                <w:sz w:val="18"/>
                <w:szCs w:val="18"/>
                <w:lang w:eastAsia="zh-CN"/>
              </w:rPr>
            </w:pPr>
            <w:r>
              <w:t>total：2.6 million</w:t>
            </w:r>
          </w:p>
          <w:p w14:paraId="6FC82541" w14:textId="77777777" w:rsidR="0057420F" w:rsidRDefault="0057420F">
            <w:pPr>
              <w:tabs>
                <w:tab w:val="right" w:pos="8370"/>
              </w:tabs>
              <w:jc w:val="right"/>
              <w:rPr>
                <w:rFonts w:ascii="Arial" w:eastAsia="宋体" w:hAnsi="Arial" w:cs="Arial"/>
                <w:b/>
                <w:bCs/>
                <w:color w:val="000000"/>
                <w:sz w:val="18"/>
                <w:szCs w:val="18"/>
                <w:lang w:eastAsia="zh-CN"/>
              </w:rPr>
            </w:pPr>
          </w:p>
        </w:tc>
        <w:tc>
          <w:tcPr>
            <w:tcW w:w="1292" w:type="dxa"/>
            <w:tcBorders>
              <w:bottom w:val="single" w:sz="4" w:space="0" w:color="auto"/>
            </w:tcBorders>
            <w:shd w:val="clear" w:color="auto" w:fill="B8CCE4" w:themeFill="accent1" w:themeFillTint="66"/>
            <w:vAlign w:val="center"/>
          </w:tcPr>
          <w:p w14:paraId="6C4A1C9B" w14:textId="77777777" w:rsidR="0057420F" w:rsidRDefault="004B6417">
            <w:pPr>
              <w:tabs>
                <w:tab w:val="right" w:pos="8370"/>
              </w:tabs>
              <w:jc w:val="center"/>
              <w:rPr>
                <w:rFonts w:ascii="Arial" w:eastAsia="宋体" w:hAnsi="Arial" w:cs="Arial"/>
                <w:b/>
                <w:color w:val="000000"/>
                <w:sz w:val="18"/>
                <w:szCs w:val="18"/>
                <w:lang w:eastAsia="zh-CN"/>
              </w:rPr>
            </w:pPr>
            <w:r>
              <w:t>14 months, including non-GMP batch 3-month stability</w:t>
            </w:r>
          </w:p>
        </w:tc>
      </w:tr>
      <w:tr w:rsidR="0057420F" w14:paraId="0D5CB7F2" w14:textId="77777777">
        <w:trPr>
          <w:trHeight w:val="284"/>
        </w:trPr>
        <w:tc>
          <w:tcPr>
            <w:tcW w:w="1135" w:type="dxa"/>
            <w:vMerge w:val="restart"/>
            <w:vAlign w:val="center"/>
          </w:tcPr>
          <w:p w14:paraId="76BC189D" w14:textId="77777777" w:rsidR="0057420F" w:rsidRDefault="004B6417">
            <w:pPr>
              <w:numPr>
                <w:ilvl w:val="0"/>
                <w:numId w:val="6"/>
              </w:numPr>
              <w:spacing w:line="300" w:lineRule="exact"/>
              <w:ind w:left="170" w:hanging="170"/>
              <w:jc w:val="both"/>
              <w:rPr>
                <w:rFonts w:ascii="Arial" w:eastAsia="宋体" w:hAnsi="Arial" w:cs="Arial"/>
                <w:b/>
                <w:color w:val="000000"/>
                <w:sz w:val="18"/>
                <w:szCs w:val="18"/>
                <w:lang w:eastAsia="zh-CN"/>
              </w:rPr>
            </w:pPr>
            <w:r>
              <w:t>formulation study (tentative 1 specification, granules)</w:t>
            </w:r>
          </w:p>
        </w:tc>
        <w:tc>
          <w:tcPr>
            <w:tcW w:w="1275" w:type="dxa"/>
            <w:shd w:val="clear" w:color="auto" w:fill="auto"/>
            <w:vAlign w:val="center"/>
          </w:tcPr>
          <w:p w14:paraId="29092C5B" w14:textId="77777777" w:rsidR="0057420F" w:rsidRDefault="004B6417">
            <w:pPr>
              <w:spacing w:line="300" w:lineRule="exact"/>
              <w:jc w:val="center"/>
              <w:rPr>
                <w:rFonts w:ascii="Arial" w:eastAsia="宋体" w:hAnsi="Arial" w:cs="Arial"/>
                <w:color w:val="000000"/>
                <w:sz w:val="18"/>
                <w:szCs w:val="18"/>
                <w:lang w:eastAsia="zh-CN"/>
              </w:rPr>
            </w:pPr>
            <w:r>
              <w:t>Formulation Content Summary</w:t>
            </w:r>
          </w:p>
        </w:tc>
        <w:tc>
          <w:tcPr>
            <w:tcW w:w="5513" w:type="dxa"/>
            <w:tcBorders>
              <w:bottom w:val="single" w:sz="4" w:space="0" w:color="auto"/>
            </w:tcBorders>
            <w:shd w:val="clear" w:color="auto" w:fill="auto"/>
            <w:vAlign w:val="center"/>
          </w:tcPr>
          <w:p w14:paraId="5FF7797F" w14:textId="77777777" w:rsidR="0057420F" w:rsidRDefault="004B6417">
            <w:pPr>
              <w:numPr>
                <w:ilvl w:val="0"/>
                <w:numId w:val="7"/>
              </w:numPr>
              <w:rPr>
                <w:rFonts w:ascii="Arial" w:eastAsia="宋体" w:hAnsi="Arial" w:cs="Arial"/>
                <w:bCs/>
                <w:sz w:val="18"/>
                <w:szCs w:val="18"/>
                <w:lang w:eastAsia="zh-CN"/>
              </w:rPr>
            </w:pPr>
            <w:r>
              <w:t>product description</w:t>
            </w:r>
          </w:p>
          <w:p w14:paraId="33FCE031" w14:textId="77777777" w:rsidR="0057420F" w:rsidRDefault="004B6417">
            <w:pPr>
              <w:numPr>
                <w:ilvl w:val="0"/>
                <w:numId w:val="7"/>
              </w:numPr>
              <w:rPr>
                <w:rFonts w:ascii="Arial" w:eastAsia="宋体" w:hAnsi="Arial" w:cs="Arial"/>
                <w:bCs/>
                <w:sz w:val="18"/>
                <w:szCs w:val="18"/>
                <w:lang w:eastAsia="zh-CN"/>
              </w:rPr>
            </w:pPr>
            <w:r>
              <w:t>prescription composition</w:t>
            </w:r>
          </w:p>
          <w:p w14:paraId="07319697" w14:textId="77777777" w:rsidR="0057420F" w:rsidRDefault="004B6417">
            <w:pPr>
              <w:numPr>
                <w:ilvl w:val="0"/>
                <w:numId w:val="7"/>
              </w:numPr>
              <w:rPr>
                <w:rFonts w:ascii="Arial" w:eastAsia="宋体" w:hAnsi="Arial" w:cs="Arial"/>
                <w:bCs/>
                <w:sz w:val="18"/>
                <w:szCs w:val="18"/>
                <w:lang w:eastAsia="zh-CN"/>
              </w:rPr>
            </w:pPr>
            <w:r>
              <w:t>production process description</w:t>
            </w:r>
          </w:p>
          <w:p w14:paraId="146AC9B8" w14:textId="77777777" w:rsidR="0057420F" w:rsidRDefault="004B6417">
            <w:pPr>
              <w:numPr>
                <w:ilvl w:val="0"/>
                <w:numId w:val="7"/>
              </w:numPr>
              <w:rPr>
                <w:rFonts w:ascii="Arial" w:eastAsia="宋体" w:hAnsi="Arial" w:cs="Arial"/>
                <w:bCs/>
                <w:sz w:val="18"/>
                <w:szCs w:val="18"/>
                <w:lang w:eastAsia="zh-CN"/>
              </w:rPr>
            </w:pPr>
            <w:r>
              <w:t>stability study content</w:t>
            </w:r>
          </w:p>
          <w:p w14:paraId="5FC9476C" w14:textId="77777777" w:rsidR="0057420F" w:rsidRDefault="004B6417">
            <w:pPr>
              <w:numPr>
                <w:ilvl w:val="0"/>
                <w:numId w:val="7"/>
              </w:numPr>
              <w:rPr>
                <w:rFonts w:ascii="Arial" w:eastAsia="宋体" w:hAnsi="Arial" w:cs="Arial"/>
                <w:bCs/>
                <w:sz w:val="18"/>
                <w:szCs w:val="18"/>
                <w:lang w:eastAsia="zh-CN"/>
              </w:rPr>
            </w:pPr>
            <w:r>
              <w:t>Placebo</w:t>
            </w:r>
          </w:p>
        </w:tc>
        <w:tc>
          <w:tcPr>
            <w:tcW w:w="1292" w:type="dxa"/>
            <w:vMerge w:val="restart"/>
            <w:vAlign w:val="center"/>
          </w:tcPr>
          <w:p w14:paraId="47C5E130" w14:textId="77777777" w:rsidR="0057420F" w:rsidRDefault="004B6417">
            <w:pPr>
              <w:jc w:val="center"/>
              <w:rPr>
                <w:rFonts w:ascii="Arial" w:eastAsia="宋体" w:hAnsi="Arial" w:cs="Arial"/>
                <w:color w:val="000000"/>
                <w:sz w:val="18"/>
                <w:szCs w:val="18"/>
                <w:lang w:eastAsia="zh-CN"/>
              </w:rPr>
            </w:pPr>
            <w:r>
              <w:t>1 month</w:t>
            </w:r>
          </w:p>
        </w:tc>
      </w:tr>
      <w:tr w:rsidR="0057420F" w14:paraId="18F3F127" w14:textId="77777777">
        <w:trPr>
          <w:trHeight w:val="548"/>
        </w:trPr>
        <w:tc>
          <w:tcPr>
            <w:tcW w:w="1135" w:type="dxa"/>
            <w:vMerge/>
            <w:vAlign w:val="center"/>
          </w:tcPr>
          <w:p w14:paraId="390979A9" w14:textId="77777777" w:rsidR="0057420F" w:rsidRDefault="0057420F">
            <w:pPr>
              <w:numPr>
                <w:ilvl w:val="0"/>
                <w:numId w:val="6"/>
              </w:numPr>
              <w:spacing w:line="300" w:lineRule="exact"/>
              <w:ind w:left="170" w:hanging="170"/>
              <w:jc w:val="both"/>
              <w:rPr>
                <w:rFonts w:ascii="Arial" w:eastAsia="宋体" w:hAnsi="Arial" w:cs="Arial"/>
                <w:b/>
                <w:color w:val="000000"/>
                <w:sz w:val="18"/>
                <w:szCs w:val="18"/>
                <w:lang w:eastAsia="zh-CN"/>
              </w:rPr>
            </w:pPr>
          </w:p>
        </w:tc>
        <w:tc>
          <w:tcPr>
            <w:tcW w:w="1275" w:type="dxa"/>
            <w:vMerge w:val="restart"/>
            <w:shd w:val="clear" w:color="auto" w:fill="auto"/>
            <w:vAlign w:val="center"/>
          </w:tcPr>
          <w:p w14:paraId="3B8D0B75" w14:textId="77777777" w:rsidR="0057420F" w:rsidRDefault="004B6417">
            <w:pPr>
              <w:spacing w:line="300" w:lineRule="exact"/>
              <w:jc w:val="center"/>
              <w:rPr>
                <w:rFonts w:ascii="Arial" w:eastAsia="宋体" w:hAnsi="Arial" w:cs="Arial"/>
                <w:color w:val="000000"/>
                <w:sz w:val="18"/>
                <w:szCs w:val="18"/>
                <w:lang w:eastAsia="zh-CN"/>
              </w:rPr>
            </w:pPr>
            <w:r>
              <w:t>prescription process study</w:t>
            </w:r>
          </w:p>
        </w:tc>
        <w:tc>
          <w:tcPr>
            <w:tcW w:w="5513" w:type="dxa"/>
            <w:tcBorders>
              <w:bottom w:val="single" w:sz="4" w:space="0" w:color="auto"/>
            </w:tcBorders>
            <w:shd w:val="clear" w:color="auto" w:fill="auto"/>
            <w:vAlign w:val="center"/>
          </w:tcPr>
          <w:p w14:paraId="2CFD50C9" w14:textId="77777777" w:rsidR="0057420F" w:rsidRDefault="004B6417">
            <w:pPr>
              <w:rPr>
                <w:rFonts w:ascii="Arial" w:eastAsia="宋体" w:hAnsi="Arial" w:cs="Arial"/>
                <w:bCs/>
                <w:sz w:val="18"/>
                <w:szCs w:val="18"/>
                <w:lang w:eastAsia="zh-CN"/>
              </w:rPr>
            </w:pPr>
            <w:r>
              <w:t>compatibility study of raw and auxiliary materials</w:t>
            </w:r>
          </w:p>
          <w:p w14:paraId="0D10FB3A" w14:textId="77777777" w:rsidR="0057420F" w:rsidRDefault="004B6417">
            <w:pPr>
              <w:widowControl w:val="0"/>
              <w:autoSpaceDE w:val="0"/>
              <w:autoSpaceDN w:val="0"/>
              <w:adjustRightInd w:val="0"/>
              <w:rPr>
                <w:rFonts w:ascii="宋体" w:eastAsia="宋体" w:hAnsi="Arial" w:cs="宋体"/>
                <w:color w:val="000000"/>
                <w:sz w:val="18"/>
                <w:szCs w:val="18"/>
                <w:lang w:eastAsia="zh-CN"/>
              </w:rPr>
            </w:pPr>
            <w:r>
              <w:t xml:space="preserve">Selection of excipients: generally not less than 10 types of excipients, including fillers, disintegrants, binders, stabilizers, lubricants, and flow agents. </w:t>
            </w:r>
          </w:p>
          <w:p w14:paraId="5F828921" w14:textId="77777777" w:rsidR="0057420F" w:rsidRDefault="004B6417">
            <w:pPr>
              <w:widowControl w:val="0"/>
              <w:autoSpaceDE w:val="0"/>
              <w:autoSpaceDN w:val="0"/>
              <w:adjustRightInd w:val="0"/>
              <w:rPr>
                <w:rFonts w:ascii="宋体" w:eastAsia="宋体" w:hAnsi="Arial" w:cs="宋体"/>
                <w:color w:val="000000"/>
                <w:sz w:val="18"/>
                <w:szCs w:val="18"/>
                <w:lang w:eastAsia="zh-CN"/>
              </w:rPr>
            </w:pPr>
            <w:r>
              <w:t xml:space="preserve"> investigation conditions: high temperature, high humidity, light, 10 days and 30 days </w:t>
            </w:r>
          </w:p>
          <w:p w14:paraId="2DD3A582" w14:textId="77777777" w:rsidR="0057420F" w:rsidRDefault="004B6417">
            <w:pPr>
              <w:rPr>
                <w:rFonts w:ascii="Arial" w:eastAsia="宋体" w:hAnsi="Arial" w:cs="Arial"/>
                <w:bCs/>
                <w:sz w:val="18"/>
                <w:szCs w:val="18"/>
                <w:lang w:eastAsia="zh-CN"/>
              </w:rPr>
            </w:pPr>
            <w:r>
              <w:t>Observation indicators: appearance, related substances, content (all transferred for measurement)</w:t>
            </w:r>
          </w:p>
        </w:tc>
        <w:tc>
          <w:tcPr>
            <w:tcW w:w="1292" w:type="dxa"/>
            <w:vMerge/>
            <w:vAlign w:val="center"/>
          </w:tcPr>
          <w:p w14:paraId="2B8142FF" w14:textId="77777777" w:rsidR="0057420F" w:rsidRDefault="0057420F">
            <w:pPr>
              <w:jc w:val="center"/>
              <w:rPr>
                <w:rFonts w:ascii="Arial" w:eastAsia="宋体" w:hAnsi="Arial" w:cs="Arial"/>
                <w:color w:val="000000"/>
                <w:sz w:val="18"/>
                <w:szCs w:val="18"/>
                <w:lang w:eastAsia="zh-CN"/>
              </w:rPr>
            </w:pPr>
          </w:p>
        </w:tc>
      </w:tr>
      <w:tr w:rsidR="0057420F" w14:paraId="0C2A59E7" w14:textId="77777777">
        <w:trPr>
          <w:trHeight w:val="722"/>
        </w:trPr>
        <w:tc>
          <w:tcPr>
            <w:tcW w:w="1135" w:type="dxa"/>
            <w:vMerge/>
          </w:tcPr>
          <w:p w14:paraId="617727B4"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vMerge/>
            <w:shd w:val="clear" w:color="auto" w:fill="auto"/>
            <w:vAlign w:val="center"/>
          </w:tcPr>
          <w:p w14:paraId="333B099F" w14:textId="77777777" w:rsidR="0057420F" w:rsidRDefault="0057420F">
            <w:pPr>
              <w:spacing w:line="300" w:lineRule="exact"/>
              <w:jc w:val="center"/>
              <w:rPr>
                <w:rFonts w:ascii="Arial" w:eastAsia="宋体" w:hAnsi="Arial" w:cs="Arial"/>
                <w:color w:val="000000"/>
                <w:sz w:val="18"/>
                <w:szCs w:val="18"/>
                <w:lang w:eastAsia="zh-CN"/>
              </w:rPr>
            </w:pPr>
          </w:p>
        </w:tc>
        <w:tc>
          <w:tcPr>
            <w:tcW w:w="5513" w:type="dxa"/>
            <w:tcBorders>
              <w:top w:val="single" w:sz="4" w:space="0" w:color="auto"/>
              <w:bottom w:val="single" w:sz="4" w:space="0" w:color="auto"/>
            </w:tcBorders>
            <w:shd w:val="clear" w:color="auto" w:fill="auto"/>
            <w:vAlign w:val="center"/>
          </w:tcPr>
          <w:p w14:paraId="7AECDB72" w14:textId="77777777" w:rsidR="0057420F" w:rsidRDefault="004B6417">
            <w:pPr>
              <w:widowControl w:val="0"/>
              <w:autoSpaceDE w:val="0"/>
              <w:autoSpaceDN w:val="0"/>
              <w:adjustRightInd w:val="0"/>
              <w:jc w:val="both"/>
              <w:rPr>
                <w:rFonts w:ascii="Arial" w:eastAsia="宋体" w:hAnsi="Arial" w:cs="Arial"/>
                <w:b/>
                <w:color w:val="000000"/>
                <w:sz w:val="18"/>
                <w:szCs w:val="18"/>
                <w:lang w:eastAsia="zh-CN"/>
              </w:rPr>
            </w:pPr>
            <w:r>
              <w:t>prescription study：</w:t>
            </w:r>
          </w:p>
          <w:p w14:paraId="6BAB9794" w14:textId="77777777" w:rsidR="0057420F" w:rsidRDefault="004B6417">
            <w:pPr>
              <w:widowControl w:val="0"/>
              <w:autoSpaceDE w:val="0"/>
              <w:autoSpaceDN w:val="0"/>
              <w:adjustRightInd w:val="0"/>
              <w:jc w:val="both"/>
              <w:rPr>
                <w:rFonts w:ascii="Arial" w:eastAsia="宋体" w:hAnsi="Arial" w:cs="Arial"/>
                <w:sz w:val="18"/>
                <w:szCs w:val="18"/>
                <w:lang w:eastAsia="zh-CN"/>
              </w:rPr>
            </w:pPr>
            <w:r>
              <w:t xml:space="preserve">Once); ophthalmic examination (once before dosing, and once on d14); d14 gross anatomy (if there are abnormalities, they will be recorded, and pathological examination of grossly observed abnormal tissues will be conducted), myelocyte examination.  </w:t>
            </w:r>
          </w:p>
        </w:tc>
        <w:tc>
          <w:tcPr>
            <w:tcW w:w="1292" w:type="dxa"/>
            <w:vMerge w:val="restart"/>
            <w:tcBorders>
              <w:top w:val="single" w:sz="4" w:space="0" w:color="auto"/>
            </w:tcBorders>
            <w:vAlign w:val="center"/>
          </w:tcPr>
          <w:p w14:paraId="30E2E9A6" w14:textId="77777777" w:rsidR="0057420F" w:rsidRDefault="004B6417">
            <w:pPr>
              <w:jc w:val="center"/>
              <w:rPr>
                <w:rFonts w:ascii="Arial" w:eastAsia="宋体" w:hAnsi="Arial" w:cs="Arial"/>
                <w:color w:val="000000"/>
                <w:sz w:val="18"/>
                <w:szCs w:val="18"/>
                <w:lang w:eastAsia="zh-CN"/>
              </w:rPr>
            </w:pPr>
            <w:r>
              <w:t>4 months</w:t>
            </w:r>
          </w:p>
        </w:tc>
      </w:tr>
      <w:tr w:rsidR="0057420F" w14:paraId="444F77BC" w14:textId="77777777">
        <w:trPr>
          <w:trHeight w:val="284"/>
        </w:trPr>
        <w:tc>
          <w:tcPr>
            <w:tcW w:w="1135" w:type="dxa"/>
            <w:vMerge/>
          </w:tcPr>
          <w:p w14:paraId="4FC7A92A"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vMerge/>
            <w:shd w:val="clear" w:color="auto" w:fill="auto"/>
            <w:vAlign w:val="center"/>
          </w:tcPr>
          <w:p w14:paraId="39B19D94" w14:textId="77777777" w:rsidR="0057420F" w:rsidRDefault="0057420F">
            <w:pPr>
              <w:spacing w:line="300" w:lineRule="exact"/>
              <w:jc w:val="center"/>
              <w:rPr>
                <w:rFonts w:ascii="Arial" w:eastAsia="宋体" w:hAnsi="Arial" w:cs="Arial"/>
                <w:color w:val="000000"/>
                <w:sz w:val="18"/>
                <w:szCs w:val="18"/>
                <w:lang w:eastAsia="zh-CN"/>
              </w:rPr>
            </w:pPr>
          </w:p>
        </w:tc>
        <w:tc>
          <w:tcPr>
            <w:tcW w:w="5513" w:type="dxa"/>
            <w:tcBorders>
              <w:top w:val="single" w:sz="4" w:space="0" w:color="auto"/>
              <w:bottom w:val="single" w:sz="4" w:space="0" w:color="auto"/>
            </w:tcBorders>
            <w:shd w:val="clear" w:color="auto" w:fill="auto"/>
            <w:vAlign w:val="center"/>
          </w:tcPr>
          <w:p w14:paraId="6DF71120" w14:textId="77777777" w:rsidR="0057420F" w:rsidRDefault="004B6417">
            <w:pPr>
              <w:rPr>
                <w:rFonts w:ascii="Arial" w:eastAsia="宋体" w:hAnsi="Arial" w:cs="Arial"/>
                <w:sz w:val="18"/>
                <w:szCs w:val="18"/>
                <w:lang w:eastAsia="zh-CN"/>
              </w:rPr>
            </w:pPr>
            <w:r>
              <w:t>Process research: considering dissolution rate design results (designed according to the pharmacokinetic characteristics of animals), the flowability of the granules, stability of the finished product, and other factors:</w:t>
            </w:r>
          </w:p>
          <w:p w14:paraId="3A58FB13" w14:textId="77777777" w:rsidR="0057420F" w:rsidRDefault="004B6417">
            <w:pPr>
              <w:numPr>
                <w:ilvl w:val="0"/>
                <w:numId w:val="8"/>
              </w:numPr>
              <w:rPr>
                <w:rFonts w:ascii="Arial" w:eastAsia="宋体" w:hAnsi="Arial" w:cs="Arial"/>
                <w:bCs/>
                <w:sz w:val="18"/>
                <w:szCs w:val="18"/>
                <w:lang w:eastAsia="zh-CN"/>
              </w:rPr>
            </w:pPr>
            <w:r>
              <w:t>raw and auxiliary material pretreatment (crushing or screening)</w:t>
            </w:r>
          </w:p>
          <w:p w14:paraId="02A4EAE3" w14:textId="77777777" w:rsidR="0057420F" w:rsidRDefault="004B6417">
            <w:pPr>
              <w:numPr>
                <w:ilvl w:val="0"/>
                <w:numId w:val="8"/>
              </w:numPr>
              <w:rPr>
                <w:rFonts w:ascii="Arial" w:eastAsia="宋体" w:hAnsi="Arial" w:cs="Arial"/>
                <w:bCs/>
                <w:sz w:val="18"/>
                <w:szCs w:val="18"/>
                <w:lang w:eastAsia="zh-CN"/>
              </w:rPr>
            </w:pPr>
            <w:r>
              <w:t>dry granulation or wet granulation</w:t>
            </w:r>
          </w:p>
          <w:p w14:paraId="0BD3B7EC" w14:textId="77777777" w:rsidR="0057420F" w:rsidRDefault="004B6417">
            <w:pPr>
              <w:numPr>
                <w:ilvl w:val="0"/>
                <w:numId w:val="8"/>
              </w:numPr>
              <w:rPr>
                <w:rFonts w:ascii="Arial" w:eastAsia="宋体" w:hAnsi="Arial" w:cs="Arial"/>
                <w:bCs/>
                <w:sz w:val="18"/>
                <w:szCs w:val="18"/>
                <w:lang w:eastAsia="zh-CN"/>
              </w:rPr>
            </w:pPr>
            <w:r>
              <w:t>mixing, mixing method and mixing time</w:t>
            </w:r>
          </w:p>
          <w:p w14:paraId="544387B7" w14:textId="77777777" w:rsidR="0057420F" w:rsidRDefault="004B6417">
            <w:pPr>
              <w:numPr>
                <w:ilvl w:val="0"/>
                <w:numId w:val="8"/>
              </w:numPr>
              <w:rPr>
                <w:rFonts w:ascii="Arial" w:eastAsia="宋体" w:hAnsi="Arial" w:cs="Arial"/>
                <w:bCs/>
                <w:sz w:val="18"/>
                <w:szCs w:val="18"/>
                <w:lang w:eastAsia="zh-CN"/>
              </w:rPr>
            </w:pPr>
            <w:r>
              <w:t>particle size distribution, flowability, and hygroscopicity of particles</w:t>
            </w:r>
          </w:p>
          <w:p w14:paraId="3DBA640B" w14:textId="77777777" w:rsidR="0057420F" w:rsidRDefault="004B6417">
            <w:pPr>
              <w:numPr>
                <w:ilvl w:val="0"/>
                <w:numId w:val="8"/>
              </w:numPr>
              <w:rPr>
                <w:rFonts w:ascii="Arial" w:eastAsia="宋体" w:hAnsi="Arial" w:cs="Arial"/>
                <w:sz w:val="18"/>
                <w:szCs w:val="18"/>
                <w:lang w:eastAsia="zh-CN"/>
              </w:rPr>
            </w:pPr>
            <w:r>
              <w:t>packaging</w:t>
            </w:r>
          </w:p>
        </w:tc>
        <w:tc>
          <w:tcPr>
            <w:tcW w:w="1292" w:type="dxa"/>
            <w:vMerge/>
            <w:vAlign w:val="center"/>
          </w:tcPr>
          <w:p w14:paraId="329CCC1E" w14:textId="77777777" w:rsidR="0057420F" w:rsidRDefault="0057420F">
            <w:pPr>
              <w:jc w:val="center"/>
              <w:rPr>
                <w:rFonts w:ascii="Arial" w:eastAsia="宋体" w:hAnsi="Arial" w:cs="Arial"/>
                <w:color w:val="000000"/>
                <w:sz w:val="18"/>
                <w:szCs w:val="18"/>
                <w:lang w:eastAsia="zh-CN"/>
              </w:rPr>
            </w:pPr>
          </w:p>
        </w:tc>
      </w:tr>
      <w:tr w:rsidR="0057420F" w14:paraId="576E18D5" w14:textId="77777777">
        <w:trPr>
          <w:trHeight w:val="342"/>
        </w:trPr>
        <w:tc>
          <w:tcPr>
            <w:tcW w:w="1135" w:type="dxa"/>
            <w:vMerge/>
          </w:tcPr>
          <w:p w14:paraId="37B14329"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vMerge/>
            <w:shd w:val="clear" w:color="auto" w:fill="auto"/>
            <w:vAlign w:val="center"/>
          </w:tcPr>
          <w:p w14:paraId="266A49E6" w14:textId="77777777" w:rsidR="0057420F" w:rsidRDefault="0057420F">
            <w:pPr>
              <w:spacing w:line="300" w:lineRule="exact"/>
              <w:jc w:val="center"/>
              <w:rPr>
                <w:rFonts w:ascii="Arial" w:eastAsia="宋体" w:hAnsi="Arial" w:cs="Arial"/>
                <w:color w:val="000000"/>
                <w:sz w:val="18"/>
                <w:szCs w:val="18"/>
                <w:lang w:eastAsia="zh-CN"/>
              </w:rPr>
            </w:pPr>
          </w:p>
        </w:tc>
        <w:tc>
          <w:tcPr>
            <w:tcW w:w="5513" w:type="dxa"/>
            <w:tcBorders>
              <w:top w:val="single" w:sz="4" w:space="0" w:color="auto"/>
            </w:tcBorders>
            <w:shd w:val="clear" w:color="auto" w:fill="auto"/>
            <w:vAlign w:val="center"/>
          </w:tcPr>
          <w:p w14:paraId="56A1B367" w14:textId="77777777" w:rsidR="0057420F" w:rsidRDefault="004B6417">
            <w:pPr>
              <w:rPr>
                <w:rFonts w:ascii="Arial" w:eastAsia="宋体" w:hAnsi="Arial" w:cs="Arial"/>
                <w:sz w:val="18"/>
                <w:szCs w:val="18"/>
                <w:lang w:eastAsia="zh-CN"/>
              </w:rPr>
            </w:pPr>
            <w:r>
              <w:t>1 batch laboratory scale samples preliminary stability investigation</w:t>
            </w:r>
          </w:p>
          <w:p w14:paraId="146C4EC3" w14:textId="77777777" w:rsidR="0057420F" w:rsidRDefault="004B6417">
            <w:pPr>
              <w:numPr>
                <w:ilvl w:val="0"/>
                <w:numId w:val="8"/>
              </w:numPr>
              <w:rPr>
                <w:rFonts w:ascii="Arial" w:eastAsia="宋体" w:hAnsi="Arial" w:cs="Arial"/>
                <w:bCs/>
                <w:sz w:val="18"/>
                <w:szCs w:val="18"/>
                <w:lang w:eastAsia="zh-CN"/>
              </w:rPr>
            </w:pPr>
            <w:r>
              <w:t>influencing factors (high temperature, high humidity, light, 10 days and 30 days）</w:t>
            </w:r>
          </w:p>
          <w:p w14:paraId="1A16483D" w14:textId="77777777" w:rsidR="0057420F" w:rsidRDefault="004B6417">
            <w:pPr>
              <w:numPr>
                <w:ilvl w:val="0"/>
                <w:numId w:val="8"/>
              </w:numPr>
              <w:rPr>
                <w:rFonts w:ascii="Arial" w:eastAsia="宋体" w:hAnsi="Arial" w:cs="Arial"/>
                <w:sz w:val="18"/>
                <w:szCs w:val="18"/>
                <w:lang w:eastAsia="zh-CN"/>
              </w:rPr>
            </w:pPr>
            <w:r>
              <w:t>accelerated stability at 40℃ 75%RH (1,2 and 3 months)</w:t>
            </w:r>
          </w:p>
        </w:tc>
        <w:tc>
          <w:tcPr>
            <w:tcW w:w="1292" w:type="dxa"/>
            <w:vMerge/>
            <w:vAlign w:val="center"/>
          </w:tcPr>
          <w:p w14:paraId="63DE04E1" w14:textId="77777777" w:rsidR="0057420F" w:rsidRDefault="0057420F">
            <w:pPr>
              <w:jc w:val="center"/>
              <w:rPr>
                <w:rFonts w:ascii="Arial" w:eastAsia="宋体" w:hAnsi="Arial" w:cs="Arial"/>
                <w:color w:val="000000"/>
                <w:sz w:val="18"/>
                <w:szCs w:val="18"/>
                <w:lang w:eastAsia="zh-CN"/>
              </w:rPr>
            </w:pPr>
          </w:p>
        </w:tc>
      </w:tr>
      <w:tr w:rsidR="0057420F" w14:paraId="2793D9D9" w14:textId="77777777">
        <w:trPr>
          <w:trHeight w:val="284"/>
        </w:trPr>
        <w:tc>
          <w:tcPr>
            <w:tcW w:w="1135" w:type="dxa"/>
            <w:vMerge/>
          </w:tcPr>
          <w:p w14:paraId="35BB8F34"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vMerge/>
            <w:shd w:val="clear" w:color="auto" w:fill="auto"/>
            <w:vAlign w:val="center"/>
          </w:tcPr>
          <w:p w14:paraId="77717FF9" w14:textId="77777777" w:rsidR="0057420F" w:rsidRDefault="0057420F">
            <w:pPr>
              <w:spacing w:line="300" w:lineRule="exact"/>
              <w:jc w:val="center"/>
              <w:rPr>
                <w:rFonts w:ascii="Arial" w:eastAsia="宋体" w:hAnsi="Arial" w:cs="Arial"/>
                <w:color w:val="000000"/>
                <w:sz w:val="18"/>
                <w:szCs w:val="18"/>
                <w:lang w:eastAsia="zh-CN"/>
              </w:rPr>
            </w:pPr>
          </w:p>
        </w:tc>
        <w:tc>
          <w:tcPr>
            <w:tcW w:w="5513" w:type="dxa"/>
            <w:tcBorders>
              <w:top w:val="single" w:sz="4" w:space="0" w:color="auto"/>
              <w:bottom w:val="single" w:sz="4" w:space="0" w:color="auto"/>
            </w:tcBorders>
            <w:shd w:val="clear" w:color="auto" w:fill="auto"/>
            <w:vAlign w:val="center"/>
          </w:tcPr>
          <w:p w14:paraId="58477B9A" w14:textId="77777777" w:rsidR="0057420F" w:rsidRDefault="004B6417">
            <w:pPr>
              <w:rPr>
                <w:rFonts w:ascii="Arial" w:eastAsia="宋体" w:hAnsi="Arial" w:cs="Arial"/>
                <w:sz w:val="18"/>
                <w:szCs w:val="18"/>
                <w:lang w:eastAsia="zh-CN"/>
              </w:rPr>
            </w:pPr>
            <w:r>
              <w:t>finally determine the formulation process</w:t>
            </w:r>
          </w:p>
        </w:tc>
        <w:tc>
          <w:tcPr>
            <w:tcW w:w="1292" w:type="dxa"/>
            <w:vMerge/>
            <w:tcBorders>
              <w:bottom w:val="single" w:sz="4" w:space="0" w:color="auto"/>
            </w:tcBorders>
            <w:vAlign w:val="center"/>
          </w:tcPr>
          <w:p w14:paraId="495D9E6F" w14:textId="77777777" w:rsidR="0057420F" w:rsidRDefault="0057420F">
            <w:pPr>
              <w:rPr>
                <w:rFonts w:ascii="Arial" w:eastAsia="宋体" w:hAnsi="Arial" w:cs="Arial"/>
                <w:sz w:val="18"/>
                <w:szCs w:val="18"/>
                <w:lang w:eastAsia="zh-CN"/>
              </w:rPr>
            </w:pPr>
          </w:p>
        </w:tc>
      </w:tr>
      <w:tr w:rsidR="0057420F" w14:paraId="5D5CCACC" w14:textId="77777777">
        <w:trPr>
          <w:trHeight w:val="284"/>
        </w:trPr>
        <w:tc>
          <w:tcPr>
            <w:tcW w:w="1135" w:type="dxa"/>
            <w:vMerge/>
          </w:tcPr>
          <w:p w14:paraId="6E192548"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shd w:val="clear" w:color="auto" w:fill="auto"/>
            <w:vAlign w:val="center"/>
          </w:tcPr>
          <w:p w14:paraId="55B837FC" w14:textId="77777777" w:rsidR="0057420F" w:rsidRDefault="004B6417">
            <w:pPr>
              <w:spacing w:line="300" w:lineRule="exact"/>
              <w:jc w:val="center"/>
              <w:rPr>
                <w:rFonts w:ascii="Arial" w:eastAsia="宋体" w:hAnsi="Arial" w:cs="Arial"/>
                <w:color w:val="000000"/>
                <w:sz w:val="18"/>
                <w:szCs w:val="18"/>
                <w:lang w:eastAsia="zh-CN"/>
              </w:rPr>
            </w:pPr>
            <w:r>
              <w:t>development and validation of formulation analysis methods</w:t>
            </w:r>
          </w:p>
        </w:tc>
        <w:tc>
          <w:tcPr>
            <w:tcW w:w="5513" w:type="dxa"/>
            <w:tcBorders>
              <w:top w:val="single" w:sz="4" w:space="0" w:color="auto"/>
              <w:bottom w:val="single" w:sz="4" w:space="0" w:color="auto"/>
            </w:tcBorders>
            <w:shd w:val="clear" w:color="auto" w:fill="auto"/>
            <w:vAlign w:val="center"/>
          </w:tcPr>
          <w:p w14:paraId="1748B011" w14:textId="77777777" w:rsidR="0057420F" w:rsidRDefault="004B6417">
            <w:pPr>
              <w:tabs>
                <w:tab w:val="right" w:pos="8370"/>
              </w:tabs>
              <w:rPr>
                <w:rFonts w:ascii="Arial" w:eastAsia="宋体" w:hAnsi="Arial" w:cs="Arial"/>
                <w:color w:val="000000"/>
                <w:sz w:val="18"/>
                <w:szCs w:val="18"/>
                <w:lang w:eastAsia="zh-CN"/>
              </w:rPr>
            </w:pPr>
            <w:r>
              <w:t>Development of formulation analysis methods, drafting quality standard drafts: development and validation of formulation analysis methods</w:t>
            </w:r>
          </w:p>
          <w:p w14:paraId="5A9736C5" w14:textId="77777777" w:rsidR="0057420F" w:rsidRDefault="004B6417">
            <w:pPr>
              <w:numPr>
                <w:ilvl w:val="0"/>
                <w:numId w:val="9"/>
              </w:numPr>
              <w:tabs>
                <w:tab w:val="right" w:pos="8370"/>
              </w:tabs>
              <w:ind w:firstLineChars="200" w:firstLine="360"/>
              <w:rPr>
                <w:rFonts w:ascii="Arial" w:eastAsia="宋体" w:hAnsi="Arial" w:cs="Arial"/>
                <w:bCs/>
                <w:color w:val="000000"/>
                <w:sz w:val="18"/>
                <w:szCs w:val="18"/>
                <w:lang w:eastAsia="zh-CN"/>
              </w:rPr>
            </w:pPr>
            <w:r>
              <w:t>Content Determination Method</w:t>
            </w:r>
          </w:p>
          <w:p w14:paraId="761CFF0D" w14:textId="77777777" w:rsidR="0057420F" w:rsidRDefault="004B6417">
            <w:pPr>
              <w:numPr>
                <w:ilvl w:val="0"/>
                <w:numId w:val="9"/>
              </w:numPr>
              <w:tabs>
                <w:tab w:val="right" w:pos="8370"/>
              </w:tabs>
              <w:ind w:firstLineChars="200" w:firstLine="360"/>
              <w:rPr>
                <w:rFonts w:ascii="Arial" w:eastAsia="宋体" w:hAnsi="Arial" w:cs="Arial"/>
                <w:color w:val="000000"/>
                <w:sz w:val="18"/>
                <w:szCs w:val="18"/>
                <w:lang w:eastAsia="zh-CN"/>
              </w:rPr>
            </w:pPr>
            <w:r>
              <w:t>Analysis methods for cleaning confirmation</w:t>
            </w:r>
          </w:p>
          <w:p w14:paraId="51718D9B" w14:textId="77777777" w:rsidR="0057420F" w:rsidRDefault="004B6417">
            <w:pPr>
              <w:numPr>
                <w:ilvl w:val="0"/>
                <w:numId w:val="9"/>
              </w:numPr>
              <w:tabs>
                <w:tab w:val="right" w:pos="8370"/>
              </w:tabs>
              <w:ind w:firstLineChars="200" w:firstLine="360"/>
              <w:rPr>
                <w:rFonts w:ascii="Arial" w:eastAsia="宋体" w:hAnsi="Arial" w:cs="Arial"/>
                <w:color w:val="000000"/>
                <w:sz w:val="18"/>
                <w:szCs w:val="18"/>
                <w:lang w:eastAsia="zh-CN"/>
              </w:rPr>
            </w:pPr>
            <w:r>
              <w:t>microbial method</w:t>
            </w:r>
          </w:p>
          <w:p w14:paraId="0C526521" w14:textId="77777777" w:rsidR="0057420F" w:rsidRDefault="004B6417">
            <w:pPr>
              <w:numPr>
                <w:ilvl w:val="0"/>
                <w:numId w:val="9"/>
              </w:numPr>
              <w:tabs>
                <w:tab w:val="right" w:pos="8370"/>
              </w:tabs>
              <w:ind w:firstLineChars="200" w:firstLine="360"/>
              <w:rPr>
                <w:rFonts w:ascii="Arial" w:eastAsia="宋体" w:hAnsi="Arial" w:cs="Arial"/>
                <w:color w:val="000000"/>
                <w:sz w:val="18"/>
                <w:szCs w:val="18"/>
                <w:lang w:eastAsia="zh-CN"/>
              </w:rPr>
            </w:pPr>
            <w:r>
              <w:t>solvent residue</w:t>
            </w:r>
          </w:p>
          <w:p w14:paraId="4FFE5317" w14:textId="77777777" w:rsidR="0057420F" w:rsidRDefault="004B6417">
            <w:pPr>
              <w:rPr>
                <w:rFonts w:ascii="Arial" w:eastAsia="宋体" w:hAnsi="Arial" w:cs="Arial"/>
                <w:bCs/>
                <w:sz w:val="18"/>
                <w:szCs w:val="18"/>
                <w:lang w:eastAsia="zh-CN"/>
              </w:rPr>
            </w:pPr>
            <w:r>
              <w:t>HPLC analysis method validation content：</w:t>
            </w:r>
          </w:p>
          <w:p w14:paraId="6AC68AB8" w14:textId="77777777" w:rsidR="0057420F" w:rsidRDefault="004B6417">
            <w:pPr>
              <w:tabs>
                <w:tab w:val="right" w:pos="8370"/>
              </w:tabs>
              <w:rPr>
                <w:rFonts w:ascii="Arial" w:eastAsia="宋体" w:hAnsi="Arial" w:cs="Arial"/>
                <w:color w:val="000000"/>
                <w:sz w:val="18"/>
                <w:szCs w:val="18"/>
                <w:lang w:eastAsia="zh-CN"/>
              </w:rPr>
            </w:pPr>
            <w:r>
              <w:t>System suitability and specificity, detection limit/quantitation limit, linearity, accuracy, range, solution stability, repeatability</w:t>
            </w:r>
          </w:p>
        </w:tc>
        <w:tc>
          <w:tcPr>
            <w:tcW w:w="1292" w:type="dxa"/>
            <w:tcBorders>
              <w:top w:val="single" w:sz="4" w:space="0" w:color="auto"/>
              <w:bottom w:val="single" w:sz="4" w:space="0" w:color="auto"/>
            </w:tcBorders>
            <w:vAlign w:val="center"/>
          </w:tcPr>
          <w:p w14:paraId="5DC4AE3A" w14:textId="77777777" w:rsidR="0057420F" w:rsidRDefault="004B6417">
            <w:pPr>
              <w:jc w:val="center"/>
              <w:rPr>
                <w:rFonts w:ascii="Arial" w:eastAsia="宋体" w:hAnsi="Arial" w:cs="Arial"/>
                <w:color w:val="000000"/>
                <w:sz w:val="18"/>
                <w:szCs w:val="18"/>
                <w:lang w:eastAsia="zh-CN"/>
              </w:rPr>
            </w:pPr>
            <w:r>
              <w:t>1-2 months</w:t>
            </w:r>
          </w:p>
        </w:tc>
      </w:tr>
      <w:tr w:rsidR="0057420F" w14:paraId="025F438B" w14:textId="77777777">
        <w:trPr>
          <w:trHeight w:val="284"/>
        </w:trPr>
        <w:tc>
          <w:tcPr>
            <w:tcW w:w="1135" w:type="dxa"/>
            <w:vMerge/>
          </w:tcPr>
          <w:p w14:paraId="4BDCEB3F"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shd w:val="clear" w:color="auto" w:fill="auto"/>
            <w:vAlign w:val="center"/>
          </w:tcPr>
          <w:p w14:paraId="7539A261" w14:textId="77777777" w:rsidR="0057420F" w:rsidRDefault="004B6417">
            <w:pPr>
              <w:spacing w:line="300" w:lineRule="exact"/>
              <w:jc w:val="center"/>
              <w:rPr>
                <w:rFonts w:ascii="Arial" w:eastAsia="宋体" w:hAnsi="Arial" w:cs="Arial"/>
                <w:color w:val="000000"/>
                <w:sz w:val="18"/>
                <w:szCs w:val="18"/>
                <w:lang w:eastAsia="zh-CN"/>
              </w:rPr>
            </w:pPr>
            <w:r>
              <w:t>application batch sample (non-GMP)</w:t>
            </w:r>
          </w:p>
        </w:tc>
        <w:tc>
          <w:tcPr>
            <w:tcW w:w="5513" w:type="dxa"/>
            <w:tcBorders>
              <w:top w:val="single" w:sz="4" w:space="0" w:color="auto"/>
              <w:bottom w:val="single" w:sz="4" w:space="0" w:color="auto"/>
            </w:tcBorders>
            <w:shd w:val="clear" w:color="auto" w:fill="auto"/>
            <w:vAlign w:val="center"/>
          </w:tcPr>
          <w:p w14:paraId="3F1762EB" w14:textId="77777777" w:rsidR="0057420F" w:rsidRDefault="004B6417">
            <w:pPr>
              <w:tabs>
                <w:tab w:val="right" w:pos="8370"/>
              </w:tabs>
              <w:rPr>
                <w:rFonts w:ascii="Arial" w:eastAsia="宋体" w:hAnsi="Arial" w:cs="Arial"/>
                <w:color w:val="000000"/>
                <w:sz w:val="18"/>
                <w:szCs w:val="18"/>
                <w:lang w:eastAsia="zh-CN"/>
              </w:rPr>
            </w:pPr>
            <w:r>
              <w:t>Preparation of IND submission batch sample testing (non-GMP, 1 batch per specification, provisionally 1000 units)</w:t>
            </w:r>
          </w:p>
          <w:p w14:paraId="7F3A98A0" w14:textId="77777777" w:rsidR="0057420F" w:rsidRDefault="004B6417">
            <w:pPr>
              <w:tabs>
                <w:tab w:val="right" w:pos="8370"/>
              </w:tabs>
              <w:rPr>
                <w:rFonts w:ascii="Arial" w:eastAsia="宋体" w:hAnsi="Arial" w:cs="Arial"/>
                <w:color w:val="000000"/>
                <w:sz w:val="18"/>
                <w:szCs w:val="18"/>
                <w:lang w:eastAsia="zh-CN"/>
              </w:rPr>
            </w:pPr>
            <w:r>
              <w:t>The second party will prepare submitted batch samples (the second party is responsible for the procurement and inspection release of excipients and packaging materials)</w:t>
            </w:r>
          </w:p>
        </w:tc>
        <w:tc>
          <w:tcPr>
            <w:tcW w:w="1292" w:type="dxa"/>
            <w:tcBorders>
              <w:top w:val="single" w:sz="4" w:space="0" w:color="auto"/>
              <w:bottom w:val="single" w:sz="4" w:space="0" w:color="auto"/>
            </w:tcBorders>
            <w:vAlign w:val="center"/>
          </w:tcPr>
          <w:p w14:paraId="05FE285E" w14:textId="77777777" w:rsidR="0057420F" w:rsidRDefault="004B6417">
            <w:pPr>
              <w:jc w:val="center"/>
              <w:rPr>
                <w:rFonts w:ascii="Arial" w:eastAsia="宋体" w:hAnsi="Arial" w:cs="Arial"/>
                <w:color w:val="000000"/>
                <w:sz w:val="18"/>
                <w:szCs w:val="18"/>
                <w:lang w:eastAsia="zh-CN"/>
              </w:rPr>
            </w:pPr>
            <w:r>
              <w:t>1 month</w:t>
            </w:r>
          </w:p>
        </w:tc>
      </w:tr>
      <w:tr w:rsidR="0057420F" w14:paraId="6FC5EFE8" w14:textId="77777777">
        <w:trPr>
          <w:trHeight w:val="284"/>
        </w:trPr>
        <w:tc>
          <w:tcPr>
            <w:tcW w:w="1135" w:type="dxa"/>
            <w:vMerge/>
          </w:tcPr>
          <w:p w14:paraId="1BAED11D"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shd w:val="clear" w:color="auto" w:fill="auto"/>
            <w:vAlign w:val="center"/>
          </w:tcPr>
          <w:p w14:paraId="1C99000F" w14:textId="77777777" w:rsidR="0057420F" w:rsidRDefault="004B6417">
            <w:pPr>
              <w:spacing w:line="300" w:lineRule="exact"/>
              <w:jc w:val="center"/>
              <w:rPr>
                <w:rFonts w:ascii="Arial" w:eastAsia="宋体" w:hAnsi="Arial" w:cs="Arial"/>
                <w:color w:val="000000"/>
                <w:sz w:val="18"/>
                <w:szCs w:val="18"/>
                <w:lang w:eastAsia="zh-CN"/>
              </w:rPr>
            </w:pPr>
            <w:r>
              <w:t>clinical batch (GMP)</w:t>
            </w:r>
          </w:p>
        </w:tc>
        <w:tc>
          <w:tcPr>
            <w:tcW w:w="5513" w:type="dxa"/>
            <w:tcBorders>
              <w:top w:val="single" w:sz="4" w:space="0" w:color="auto"/>
              <w:bottom w:val="single" w:sz="4" w:space="0" w:color="auto"/>
            </w:tcBorders>
            <w:shd w:val="clear" w:color="auto" w:fill="auto"/>
            <w:vAlign w:val="center"/>
          </w:tcPr>
          <w:p w14:paraId="34A4049C" w14:textId="77777777" w:rsidR="0057420F" w:rsidRDefault="004B6417">
            <w:pPr>
              <w:widowControl w:val="0"/>
              <w:autoSpaceDE w:val="0"/>
              <w:autoSpaceDN w:val="0"/>
              <w:adjustRightInd w:val="0"/>
              <w:rPr>
                <w:rFonts w:ascii="Arial" w:eastAsia="宋体" w:hAnsi="Arial" w:cs="Arial"/>
                <w:color w:val="000000"/>
                <w:sz w:val="18"/>
                <w:szCs w:val="18"/>
                <w:lang w:eastAsia="zh-CN"/>
              </w:rPr>
            </w:pPr>
            <w:r>
              <w:t>clinical batch, GMP batch (according to actual needs)</w:t>
            </w:r>
          </w:p>
          <w:p w14:paraId="1351A140" w14:textId="77777777" w:rsidR="0057420F" w:rsidRDefault="004B6417">
            <w:pPr>
              <w:tabs>
                <w:tab w:val="right" w:pos="8370"/>
              </w:tabs>
              <w:rPr>
                <w:rFonts w:eastAsia="宋体"/>
                <w:sz w:val="18"/>
                <w:szCs w:val="18"/>
                <w:lang w:eastAsia="zh-CN"/>
              </w:rPr>
            </w:pPr>
            <w:r>
              <w:t>1raw materials and packaging procurement</w:t>
            </w:r>
          </w:p>
          <w:p w14:paraId="3DA3E027" w14:textId="77777777" w:rsidR="0057420F" w:rsidRDefault="004B6417">
            <w:pPr>
              <w:tabs>
                <w:tab w:val="right" w:pos="8370"/>
              </w:tabs>
              <w:rPr>
                <w:rFonts w:eastAsia="宋体"/>
                <w:sz w:val="18"/>
                <w:szCs w:val="18"/>
                <w:lang w:eastAsia="zh-CN"/>
              </w:rPr>
            </w:pPr>
            <w:r>
              <w:t xml:space="preserve">2raw and auxiliary material inspection release </w:t>
            </w:r>
          </w:p>
          <w:p w14:paraId="52DB1215" w14:textId="77777777" w:rsidR="0057420F" w:rsidRDefault="004B6417">
            <w:pPr>
              <w:tabs>
                <w:tab w:val="right" w:pos="8370"/>
              </w:tabs>
              <w:rPr>
                <w:rFonts w:eastAsia="宋体"/>
                <w:sz w:val="18"/>
                <w:szCs w:val="18"/>
                <w:lang w:eastAsia="zh-CN"/>
              </w:rPr>
            </w:pPr>
            <w:r>
              <w:t>3drug-containing preparations and placebos</w:t>
            </w:r>
          </w:p>
          <w:p w14:paraId="39518845" w14:textId="77777777" w:rsidR="0057420F" w:rsidRDefault="004B6417">
            <w:pPr>
              <w:tabs>
                <w:tab w:val="right" w:pos="8370"/>
              </w:tabs>
              <w:rPr>
                <w:rFonts w:eastAsia="宋体"/>
                <w:sz w:val="18"/>
                <w:szCs w:val="18"/>
                <w:lang w:eastAsia="zh-CN"/>
              </w:rPr>
            </w:pPr>
            <w:r>
              <w:t>5 inspection of intermediates and finished formulations</w:t>
            </w:r>
          </w:p>
          <w:p w14:paraId="07E59457" w14:textId="77777777" w:rsidR="0057420F" w:rsidRDefault="004B6417">
            <w:pPr>
              <w:tabs>
                <w:tab w:val="right" w:pos="8370"/>
              </w:tabs>
              <w:rPr>
                <w:rFonts w:eastAsia="宋体"/>
                <w:sz w:val="18"/>
                <w:szCs w:val="18"/>
                <w:lang w:eastAsia="zh-CN"/>
              </w:rPr>
            </w:pPr>
            <w:r>
              <w:t>6production documents and quality documents</w:t>
            </w:r>
          </w:p>
          <w:p w14:paraId="0D7875D8" w14:textId="77777777" w:rsidR="0057420F" w:rsidRDefault="004B6417">
            <w:pPr>
              <w:tabs>
                <w:tab w:val="right" w:pos="8370"/>
              </w:tabs>
              <w:rPr>
                <w:rFonts w:eastAsia="宋体"/>
                <w:sz w:val="18"/>
                <w:szCs w:val="18"/>
                <w:lang w:eastAsia="zh-CN"/>
              </w:rPr>
            </w:pPr>
            <w:r>
              <w:t>7molds needed for production</w:t>
            </w:r>
          </w:p>
          <w:p w14:paraId="614DA7B3" w14:textId="77777777" w:rsidR="0057420F" w:rsidRDefault="004B6417">
            <w:pPr>
              <w:tabs>
                <w:tab w:val="right" w:pos="8370"/>
              </w:tabs>
              <w:rPr>
                <w:rFonts w:eastAsia="宋体"/>
                <w:sz w:val="18"/>
                <w:szCs w:val="18"/>
                <w:lang w:eastAsia="zh-CN"/>
              </w:rPr>
            </w:pPr>
            <w:r>
              <w:t>8 cleaning confirmation</w:t>
            </w:r>
          </w:p>
          <w:p w14:paraId="7B275BC2" w14:textId="77777777" w:rsidR="0057420F" w:rsidRDefault="004B6417">
            <w:pPr>
              <w:tabs>
                <w:tab w:val="right" w:pos="8370"/>
              </w:tabs>
              <w:rPr>
                <w:rFonts w:eastAsia="宋体"/>
                <w:sz w:val="18"/>
                <w:szCs w:val="18"/>
                <w:lang w:eastAsia="zh-CN"/>
              </w:rPr>
            </w:pPr>
            <w:r>
              <w:t>9 Packaging and labeling (one-time completion of inner packaging and labeling, and if re-packaging and blinding labels for clinical samples are needed, costs will be calculated separately)</w:t>
            </w:r>
          </w:p>
          <w:p w14:paraId="2FF82A99" w14:textId="77777777" w:rsidR="0057420F" w:rsidRDefault="004B6417">
            <w:pPr>
              <w:tabs>
                <w:tab w:val="right" w:pos="8370"/>
              </w:tabs>
              <w:rPr>
                <w:rFonts w:eastAsia="宋体"/>
                <w:sz w:val="18"/>
                <w:szCs w:val="18"/>
                <w:lang w:eastAsia="zh-CN"/>
              </w:rPr>
            </w:pPr>
            <w:r>
              <w:t>10 Clinical sample room temperature storage fee (storage time not exceeding 24 months), excluding clinical sample transportation costs</w:t>
            </w:r>
          </w:p>
          <w:p w14:paraId="5E86F2A4" w14:textId="77777777" w:rsidR="0057420F" w:rsidRDefault="004B6417">
            <w:pPr>
              <w:tabs>
                <w:tab w:val="right" w:pos="8370"/>
              </w:tabs>
              <w:rPr>
                <w:rFonts w:eastAsia="宋体"/>
                <w:sz w:val="18"/>
                <w:szCs w:val="18"/>
                <w:lang w:eastAsia="zh-CN"/>
              </w:rPr>
            </w:pPr>
            <w:r>
              <w:t>11method transfer</w:t>
            </w:r>
          </w:p>
        </w:tc>
        <w:tc>
          <w:tcPr>
            <w:tcW w:w="1292" w:type="dxa"/>
            <w:tcBorders>
              <w:top w:val="single" w:sz="4" w:space="0" w:color="auto"/>
              <w:bottom w:val="single" w:sz="4" w:space="0" w:color="auto"/>
            </w:tcBorders>
            <w:vAlign w:val="center"/>
          </w:tcPr>
          <w:p w14:paraId="7A176D38" w14:textId="77777777" w:rsidR="0057420F" w:rsidRDefault="004B6417">
            <w:pPr>
              <w:jc w:val="center"/>
              <w:rPr>
                <w:rFonts w:ascii="Arial" w:eastAsia="宋体" w:hAnsi="Arial" w:cs="Arial"/>
                <w:color w:val="000000"/>
                <w:sz w:val="18"/>
                <w:szCs w:val="18"/>
                <w:lang w:eastAsia="zh-CN"/>
              </w:rPr>
            </w:pPr>
            <w:r>
              <w:t>not including</w:t>
            </w:r>
          </w:p>
        </w:tc>
      </w:tr>
      <w:tr w:rsidR="0057420F" w14:paraId="215B986B" w14:textId="77777777">
        <w:trPr>
          <w:trHeight w:val="284"/>
        </w:trPr>
        <w:tc>
          <w:tcPr>
            <w:tcW w:w="1135" w:type="dxa"/>
            <w:vMerge/>
          </w:tcPr>
          <w:p w14:paraId="17918D25"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shd w:val="clear" w:color="auto" w:fill="auto"/>
            <w:vAlign w:val="center"/>
          </w:tcPr>
          <w:p w14:paraId="45E093A4" w14:textId="77777777" w:rsidR="0057420F" w:rsidRDefault="004B6417">
            <w:pPr>
              <w:spacing w:line="300" w:lineRule="exact"/>
              <w:jc w:val="center"/>
              <w:rPr>
                <w:rFonts w:ascii="Arial" w:eastAsia="宋体" w:hAnsi="Arial" w:cs="Arial"/>
                <w:color w:val="000000"/>
                <w:sz w:val="18"/>
                <w:szCs w:val="18"/>
                <w:lang w:eastAsia="zh-CN"/>
              </w:rPr>
            </w:pPr>
            <w:r>
              <w:t>sample stability test</w:t>
            </w:r>
          </w:p>
        </w:tc>
        <w:tc>
          <w:tcPr>
            <w:tcW w:w="5513" w:type="dxa"/>
            <w:tcBorders>
              <w:top w:val="single" w:sz="4" w:space="0" w:color="auto"/>
              <w:bottom w:val="single" w:sz="4" w:space="0" w:color="auto"/>
            </w:tcBorders>
            <w:shd w:val="clear" w:color="auto" w:fill="auto"/>
            <w:vAlign w:val="center"/>
          </w:tcPr>
          <w:p w14:paraId="538CD431" w14:textId="77777777" w:rsidR="0057420F" w:rsidRDefault="004B6417">
            <w:pPr>
              <w:tabs>
                <w:tab w:val="right" w:pos="8370"/>
              </w:tabs>
              <w:rPr>
                <w:rFonts w:ascii="Arial" w:eastAsia="宋体" w:hAnsi="Arial" w:cs="Arial"/>
                <w:color w:val="000000"/>
                <w:sz w:val="18"/>
                <w:szCs w:val="18"/>
                <w:lang w:eastAsia="zh-CN"/>
              </w:rPr>
            </w:pPr>
            <w:r>
              <w:t>research content：</w:t>
            </w:r>
          </w:p>
          <w:p w14:paraId="5CB53EEE" w14:textId="77777777" w:rsidR="0057420F" w:rsidRDefault="004B6417">
            <w:pPr>
              <w:tabs>
                <w:tab w:val="right" w:pos="8370"/>
              </w:tabs>
              <w:rPr>
                <w:rFonts w:ascii="Arial" w:eastAsia="宋体" w:hAnsi="Arial" w:cs="Arial"/>
                <w:b/>
                <w:color w:val="000000"/>
                <w:sz w:val="18"/>
                <w:szCs w:val="18"/>
                <w:lang w:eastAsia="zh-CN"/>
              </w:rPr>
            </w:pPr>
            <w:r>
              <w:t>Each specification has 1 batch of IND submission batch, placebo only conducts accelerated, intermediate (if necessary), and long-term tests</w:t>
            </w:r>
          </w:p>
          <w:p w14:paraId="303C1637" w14:textId="77777777" w:rsidR="0057420F" w:rsidRDefault="004B6417">
            <w:pPr>
              <w:widowControl w:val="0"/>
              <w:numPr>
                <w:ilvl w:val="0"/>
                <w:numId w:val="8"/>
              </w:numPr>
              <w:jc w:val="both"/>
              <w:rPr>
                <w:rFonts w:ascii="Arial" w:eastAsia="宋体" w:hAnsi="Arial" w:cs="Arial"/>
                <w:bCs/>
                <w:sz w:val="18"/>
                <w:szCs w:val="18"/>
                <w:lang w:eastAsia="zh-CN"/>
              </w:rPr>
            </w:pPr>
            <w:r>
              <w:t>1 batch sample influencing factor investigation (high temperature, high humidity, strong light, 10 days, 30 days)</w:t>
            </w:r>
          </w:p>
          <w:p w14:paraId="0C2D0916" w14:textId="77777777" w:rsidR="0057420F" w:rsidRDefault="004B6417">
            <w:pPr>
              <w:widowControl w:val="0"/>
              <w:numPr>
                <w:ilvl w:val="0"/>
                <w:numId w:val="8"/>
              </w:numPr>
              <w:jc w:val="both"/>
              <w:rPr>
                <w:rFonts w:ascii="Arial" w:eastAsia="宋体" w:hAnsi="Arial" w:cs="Arial"/>
                <w:bCs/>
                <w:sz w:val="18"/>
                <w:szCs w:val="18"/>
                <w:lang w:eastAsia="zh-CN"/>
              </w:rPr>
            </w:pPr>
            <w:r>
              <w:t>2 batches of samples accelerated test (1,2,3, and 6 months)</w:t>
            </w:r>
          </w:p>
          <w:p w14:paraId="36C240F2" w14:textId="77777777" w:rsidR="0057420F" w:rsidRDefault="004B6417">
            <w:pPr>
              <w:widowControl w:val="0"/>
              <w:numPr>
                <w:ilvl w:val="0"/>
                <w:numId w:val="8"/>
              </w:numPr>
              <w:jc w:val="both"/>
              <w:rPr>
                <w:rFonts w:ascii="Arial" w:eastAsia="宋体" w:hAnsi="Arial" w:cs="Arial"/>
                <w:bCs/>
                <w:sz w:val="18"/>
                <w:szCs w:val="18"/>
                <w:lang w:eastAsia="zh-CN"/>
              </w:rPr>
            </w:pPr>
            <w:r>
              <w:t>2 batches of samples intermediate condition tests (if necessary, at 3, 6, 9, and 12 months)</w:t>
            </w:r>
          </w:p>
          <w:p w14:paraId="55426758" w14:textId="77777777" w:rsidR="0057420F" w:rsidRDefault="004B6417">
            <w:pPr>
              <w:widowControl w:val="0"/>
              <w:numPr>
                <w:ilvl w:val="0"/>
                <w:numId w:val="8"/>
              </w:numPr>
              <w:jc w:val="both"/>
              <w:rPr>
                <w:rFonts w:ascii="Arial" w:eastAsia="宋体" w:hAnsi="Arial" w:cs="Arial"/>
                <w:bCs/>
                <w:sz w:val="18"/>
                <w:szCs w:val="18"/>
                <w:lang w:eastAsia="zh-CN"/>
              </w:rPr>
            </w:pPr>
            <w:r>
              <w:t xml:space="preserve">2 batches of samples for long-term tests (3, 6, 9, 12, 18, and 24 months), including drug formulations increasing long-term to 36 months </w:t>
            </w:r>
          </w:p>
        </w:tc>
        <w:tc>
          <w:tcPr>
            <w:tcW w:w="1292" w:type="dxa"/>
            <w:tcBorders>
              <w:top w:val="single" w:sz="4" w:space="0" w:color="auto"/>
              <w:bottom w:val="single" w:sz="4" w:space="0" w:color="auto"/>
            </w:tcBorders>
            <w:vAlign w:val="center"/>
          </w:tcPr>
          <w:p w14:paraId="6F83763B" w14:textId="77777777" w:rsidR="0057420F" w:rsidRDefault="004B6417">
            <w:pPr>
              <w:jc w:val="center"/>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w:t>
            </w:r>
          </w:p>
        </w:tc>
      </w:tr>
      <w:tr w:rsidR="0057420F" w14:paraId="2B4A9AA3" w14:textId="77777777">
        <w:trPr>
          <w:trHeight w:val="284"/>
        </w:trPr>
        <w:tc>
          <w:tcPr>
            <w:tcW w:w="1135" w:type="dxa"/>
            <w:vMerge/>
            <w:tcBorders>
              <w:bottom w:val="single" w:sz="4" w:space="0" w:color="auto"/>
            </w:tcBorders>
          </w:tcPr>
          <w:p w14:paraId="51F2F266" w14:textId="77777777" w:rsidR="0057420F" w:rsidRDefault="0057420F">
            <w:pPr>
              <w:spacing w:line="300" w:lineRule="exact"/>
              <w:jc w:val="both"/>
              <w:rPr>
                <w:rFonts w:ascii="Arial" w:eastAsia="宋体" w:hAnsi="Arial" w:cs="Arial"/>
                <w:b/>
                <w:color w:val="000000"/>
                <w:sz w:val="18"/>
                <w:szCs w:val="18"/>
                <w:lang w:eastAsia="zh-CN"/>
              </w:rPr>
            </w:pPr>
          </w:p>
        </w:tc>
        <w:tc>
          <w:tcPr>
            <w:tcW w:w="1275" w:type="dxa"/>
            <w:tcBorders>
              <w:bottom w:val="single" w:sz="4" w:space="0" w:color="auto"/>
            </w:tcBorders>
            <w:shd w:val="clear" w:color="auto" w:fill="auto"/>
            <w:vAlign w:val="center"/>
          </w:tcPr>
          <w:p w14:paraId="704A0F5D" w14:textId="77777777" w:rsidR="0057420F" w:rsidRDefault="004B6417">
            <w:pPr>
              <w:spacing w:line="300" w:lineRule="exact"/>
              <w:jc w:val="center"/>
              <w:rPr>
                <w:rFonts w:ascii="Arial" w:eastAsia="宋体" w:hAnsi="Arial" w:cs="Arial"/>
                <w:color w:val="000000"/>
                <w:sz w:val="18"/>
                <w:szCs w:val="18"/>
                <w:lang w:eastAsia="zh-CN"/>
              </w:rPr>
            </w:pPr>
            <w:r>
              <w:t>application documents</w:t>
            </w:r>
          </w:p>
        </w:tc>
        <w:tc>
          <w:tcPr>
            <w:tcW w:w="5513" w:type="dxa"/>
            <w:tcBorders>
              <w:top w:val="single" w:sz="4" w:space="0" w:color="auto"/>
              <w:bottom w:val="single" w:sz="4" w:space="0" w:color="auto"/>
            </w:tcBorders>
            <w:shd w:val="clear" w:color="auto" w:fill="auto"/>
            <w:vAlign w:val="center"/>
          </w:tcPr>
          <w:p w14:paraId="643C5A98" w14:textId="77777777" w:rsidR="0057420F" w:rsidRDefault="004B6417">
            <w:pPr>
              <w:tabs>
                <w:tab w:val="right" w:pos="8370"/>
              </w:tabs>
              <w:rPr>
                <w:rFonts w:ascii="Arial" w:eastAsia="宋体" w:hAnsi="Arial" w:cs="Arial"/>
                <w:color w:val="000000"/>
                <w:sz w:val="18"/>
                <w:szCs w:val="18"/>
                <w:lang w:eastAsia="zh-CN"/>
              </w:rPr>
            </w:pPr>
            <w:r>
              <w:t>CTD data 3.2.P.1-3.2.P.8 and 2.3.P</w:t>
            </w:r>
          </w:p>
        </w:tc>
        <w:tc>
          <w:tcPr>
            <w:tcW w:w="1292" w:type="dxa"/>
            <w:tcBorders>
              <w:top w:val="single" w:sz="4" w:space="0" w:color="auto"/>
              <w:bottom w:val="single" w:sz="4" w:space="0" w:color="auto"/>
            </w:tcBorders>
            <w:vAlign w:val="center"/>
          </w:tcPr>
          <w:p w14:paraId="7A6C6423" w14:textId="77777777" w:rsidR="0057420F" w:rsidRDefault="004B6417">
            <w:pPr>
              <w:jc w:val="center"/>
              <w:rPr>
                <w:rFonts w:ascii="Arial" w:eastAsia="宋体" w:hAnsi="Arial" w:cs="Arial"/>
                <w:color w:val="000000"/>
                <w:sz w:val="18"/>
                <w:szCs w:val="18"/>
                <w:lang w:eastAsia="zh-CN"/>
              </w:rPr>
            </w:pPr>
            <w:r>
              <w:rPr>
                <w:rFonts w:ascii="Arial" w:eastAsia="宋体" w:hAnsi="Arial" w:cs="Arial" w:hint="eastAsia"/>
                <w:color w:val="000000"/>
                <w:sz w:val="18"/>
                <w:szCs w:val="18"/>
                <w:lang w:eastAsia="zh-CN"/>
              </w:rPr>
              <w:t>/</w:t>
            </w:r>
          </w:p>
        </w:tc>
      </w:tr>
      <w:tr w:rsidR="0057420F" w14:paraId="0582150B" w14:textId="77777777">
        <w:trPr>
          <w:trHeight w:val="757"/>
        </w:trPr>
        <w:tc>
          <w:tcPr>
            <w:tcW w:w="7923" w:type="dxa"/>
            <w:gridSpan w:val="3"/>
            <w:tcBorders>
              <w:bottom w:val="single" w:sz="4" w:space="0" w:color="auto"/>
            </w:tcBorders>
            <w:shd w:val="clear" w:color="auto" w:fill="B8CCE4"/>
            <w:vAlign w:val="center"/>
          </w:tcPr>
          <w:p w14:paraId="681B25DF" w14:textId="77777777" w:rsidR="0057420F" w:rsidRDefault="004B6417">
            <w:pPr>
              <w:tabs>
                <w:tab w:val="right" w:pos="8370"/>
              </w:tabs>
              <w:jc w:val="right"/>
              <w:rPr>
                <w:rFonts w:ascii="Arial" w:eastAsia="宋体" w:hAnsi="Arial" w:cs="Arial"/>
                <w:b/>
                <w:color w:val="000000"/>
                <w:sz w:val="18"/>
                <w:szCs w:val="18"/>
                <w:lang w:eastAsia="zh-CN"/>
              </w:rPr>
            </w:pPr>
            <w:r>
              <w:t>Original quote: 2 million Yuan, single specification (this fee does not include GMP sample production and stability costs);</w:t>
            </w:r>
          </w:p>
          <w:p w14:paraId="7488C0DD" w14:textId="77777777" w:rsidR="0057420F" w:rsidRDefault="004B6417">
            <w:pPr>
              <w:tabs>
                <w:tab w:val="right" w:pos="8370"/>
              </w:tabs>
              <w:jc w:val="right"/>
              <w:rPr>
                <w:rFonts w:ascii="Arial" w:eastAsia="宋体" w:hAnsi="Arial" w:cs="Arial"/>
                <w:b/>
                <w:color w:val="000000"/>
                <w:sz w:val="18"/>
                <w:szCs w:val="18"/>
                <w:lang w:eastAsia="zh-CN"/>
              </w:rPr>
            </w:pPr>
            <w:r>
              <w:t>quotation：2 million</w:t>
            </w:r>
          </w:p>
        </w:tc>
        <w:tc>
          <w:tcPr>
            <w:tcW w:w="1292" w:type="dxa"/>
            <w:tcBorders>
              <w:top w:val="single" w:sz="4" w:space="0" w:color="auto"/>
              <w:bottom w:val="single" w:sz="4" w:space="0" w:color="auto"/>
            </w:tcBorders>
            <w:shd w:val="clear" w:color="auto" w:fill="B8CCE4"/>
            <w:vAlign w:val="center"/>
          </w:tcPr>
          <w:p w14:paraId="3D5BCADB" w14:textId="77777777" w:rsidR="0057420F" w:rsidRDefault="004B6417">
            <w:pPr>
              <w:jc w:val="center"/>
              <w:rPr>
                <w:rFonts w:ascii="Arial" w:eastAsia="宋体" w:hAnsi="Arial" w:cs="Arial"/>
                <w:b/>
                <w:color w:val="000000"/>
                <w:sz w:val="18"/>
                <w:szCs w:val="18"/>
                <w:lang w:eastAsia="zh-CN"/>
              </w:rPr>
            </w:pPr>
            <w:r>
              <w:t>13 months, including 3 months stability (IND application batch)</w:t>
            </w:r>
          </w:p>
        </w:tc>
      </w:tr>
    </w:tbl>
    <w:p w14:paraId="6A6E0688" w14:textId="77777777" w:rsidR="0057420F" w:rsidRDefault="004B6417">
      <w:pPr>
        <w:spacing w:line="276" w:lineRule="auto"/>
        <w:rPr>
          <w:rFonts w:ascii="Arial" w:eastAsia="宋体" w:hAnsi="Arial" w:cs="Arial"/>
          <w:sz w:val="18"/>
          <w:szCs w:val="18"/>
          <w:lang w:eastAsia="zh-CN"/>
        </w:rPr>
      </w:pPr>
      <w:del w:id="227" w:author="liqin xie" w:date="2025-05-18T14:02:00Z">
        <w:r>
          <w:rPr>
            <w:rFonts w:ascii="Arial" w:eastAsia="宋体" w:hAnsi="Arial" w:cs="Arial" w:hint="eastAsia"/>
            <w:sz w:val="18"/>
            <w:szCs w:val="18"/>
            <w:lang w:eastAsia="zh-CN"/>
          </w:rPr>
          <w:delText>上述报价不含税点</w:delText>
        </w:r>
      </w:del>
      <w:r>
        <w:rPr>
          <w:rFonts w:ascii="Arial" w:eastAsia="宋体" w:hAnsi="Arial" w:cs="Arial" w:hint="eastAsia"/>
          <w:sz w:val="18"/>
          <w:szCs w:val="18"/>
          <w:lang w:eastAsia="zh-CN"/>
        </w:rPr>
        <w:t>；</w:t>
      </w:r>
    </w:p>
    <w:p w14:paraId="19FD90CF" w14:textId="77777777" w:rsidR="0057420F" w:rsidRDefault="004B6417">
      <w:pPr>
        <w:spacing w:line="276" w:lineRule="auto"/>
        <w:rPr>
          <w:del w:id="228" w:author="liqin xie" w:date="2025-05-18T14:02:00Z"/>
          <w:rFonts w:ascii="Arial" w:eastAsia="宋体" w:hAnsi="Arial" w:cs="Arial"/>
          <w:sz w:val="18"/>
          <w:szCs w:val="18"/>
          <w:lang w:eastAsia="zh-CN"/>
        </w:rPr>
      </w:pPr>
      <w:del w:id="229" w:author="liqin xie" w:date="2025-05-18T14:02:00Z">
        <w:r>
          <w:rPr>
            <w:rFonts w:ascii="Arial" w:eastAsia="宋体" w:hAnsi="Arial" w:cs="Arial" w:hint="eastAsia"/>
            <w:sz w:val="18"/>
            <w:szCs w:val="18"/>
            <w:lang w:eastAsia="zh-CN"/>
          </w:rPr>
          <w:delText>上述报价为制剂单规格费用，如增加一个规格，增加</w:delText>
        </w:r>
        <w:r>
          <w:rPr>
            <w:rFonts w:ascii="Arial" w:eastAsia="宋体" w:hAnsi="Arial" w:cs="Arial" w:hint="eastAsia"/>
            <w:sz w:val="18"/>
            <w:szCs w:val="18"/>
            <w:lang w:eastAsia="zh-CN"/>
          </w:rPr>
          <w:delText>20%</w:delText>
        </w:r>
        <w:r>
          <w:rPr>
            <w:rFonts w:ascii="Arial" w:eastAsia="宋体" w:hAnsi="Arial" w:cs="Arial" w:hint="eastAsia"/>
            <w:sz w:val="18"/>
            <w:szCs w:val="18"/>
            <w:lang w:eastAsia="zh-CN"/>
          </w:rPr>
          <w:delText>费用；</w:delText>
        </w:r>
      </w:del>
    </w:p>
    <w:p w14:paraId="2FA92347" w14:textId="77777777" w:rsidR="0057420F" w:rsidRDefault="004B6417">
      <w:pPr>
        <w:spacing w:line="276" w:lineRule="auto"/>
        <w:rPr>
          <w:del w:id="230" w:author="liqin xie" w:date="2025-05-18T14:02:00Z"/>
          <w:rFonts w:ascii="Arial" w:eastAsia="宋体" w:hAnsi="Arial" w:cs="Arial"/>
          <w:sz w:val="18"/>
          <w:szCs w:val="18"/>
          <w:lang w:eastAsia="zh-CN"/>
        </w:rPr>
      </w:pPr>
      <w:del w:id="231" w:author="liqin xie" w:date="2025-05-18T14:02:00Z">
        <w:r>
          <w:rPr>
            <w:rFonts w:ascii="Arial" w:eastAsia="宋体" w:hAnsi="Arial" w:cs="Arial" w:hint="eastAsia"/>
            <w:sz w:val="18"/>
            <w:szCs w:val="18"/>
            <w:lang w:eastAsia="zh-CN"/>
          </w:rPr>
          <w:delText>只报美国（不含国内注册），再上述基础上增加</w:delText>
        </w:r>
        <w:r>
          <w:rPr>
            <w:rFonts w:ascii="Arial" w:eastAsia="宋体" w:hAnsi="Arial" w:cs="Arial" w:hint="eastAsia"/>
            <w:sz w:val="18"/>
            <w:szCs w:val="18"/>
            <w:lang w:eastAsia="zh-CN"/>
          </w:rPr>
          <w:delText>40</w:delText>
        </w:r>
        <w:r>
          <w:rPr>
            <w:rFonts w:ascii="Arial" w:eastAsia="宋体" w:hAnsi="Arial" w:cs="Arial" w:hint="eastAsia"/>
            <w:sz w:val="18"/>
            <w:szCs w:val="18"/>
            <w:lang w:eastAsia="zh-CN"/>
          </w:rPr>
          <w:delText>万的费用；</w:delText>
        </w:r>
      </w:del>
    </w:p>
    <w:p w14:paraId="06BB189D" w14:textId="77777777" w:rsidR="0057420F" w:rsidRDefault="004B6417">
      <w:pPr>
        <w:spacing w:line="276" w:lineRule="auto"/>
        <w:rPr>
          <w:rFonts w:ascii="Arial" w:eastAsia="宋体" w:hAnsi="Arial" w:cs="Arial"/>
          <w:sz w:val="18"/>
          <w:szCs w:val="18"/>
          <w:lang w:eastAsia="zh-CN"/>
        </w:rPr>
      </w:pPr>
      <w:r>
        <w:t xml:space="preserve">note： </w:t>
      </w:r>
    </w:p>
    <w:p w14:paraId="52ABECE4" w14:textId="77777777" w:rsidR="0057420F" w:rsidRDefault="004B6417">
      <w:pPr>
        <w:numPr>
          <w:ilvl w:val="0"/>
          <w:numId w:val="10"/>
        </w:numPr>
        <w:spacing w:line="276" w:lineRule="auto"/>
        <w:ind w:leftChars="-50" w:left="237" w:hanging="357"/>
        <w:jc w:val="both"/>
        <w:rPr>
          <w:rFonts w:ascii="Arial" w:eastAsia="宋体" w:hAnsi="Arial" w:cs="Arial"/>
          <w:sz w:val="18"/>
          <w:szCs w:val="18"/>
          <w:lang w:eastAsia="zh-CN"/>
        </w:rPr>
      </w:pPr>
      <w:r>
        <w:t>Payment Method: See contract;</w:t>
      </w:r>
    </w:p>
    <w:p w14:paraId="28ABC6F6" w14:textId="77777777" w:rsidR="0057420F" w:rsidRDefault="004B6417">
      <w:pPr>
        <w:numPr>
          <w:ilvl w:val="0"/>
          <w:numId w:val="10"/>
        </w:numPr>
        <w:spacing w:line="276" w:lineRule="auto"/>
        <w:ind w:leftChars="-50" w:left="237" w:hanging="357"/>
        <w:jc w:val="both"/>
        <w:rPr>
          <w:rFonts w:ascii="Arial" w:eastAsia="宋体" w:hAnsi="Arial" w:cs="Arial"/>
          <w:sz w:val="18"/>
          <w:szCs w:val="18"/>
          <w:lang w:eastAsia="zh-CN"/>
        </w:rPr>
      </w:pPr>
      <w:r>
        <w:t>Default projects report every 2 weeks, any other needs must be communicated before the project starts;</w:t>
      </w:r>
    </w:p>
    <w:p w14:paraId="60FCA6EE" w14:textId="77777777" w:rsidR="0057420F" w:rsidRDefault="004B6417">
      <w:pPr>
        <w:numPr>
          <w:ilvl w:val="0"/>
          <w:numId w:val="10"/>
        </w:numPr>
        <w:spacing w:line="276" w:lineRule="auto"/>
        <w:ind w:leftChars="-50" w:left="237" w:hanging="357"/>
        <w:jc w:val="both"/>
        <w:rPr>
          <w:rFonts w:ascii="Arial" w:eastAsia="宋体" w:hAnsi="Arial" w:cs="Arial"/>
          <w:sz w:val="18"/>
          <w:szCs w:val="18"/>
          <w:lang w:eastAsia="zh-CN"/>
        </w:rPr>
      </w:pPr>
      <w:r>
        <w:t>Hand-held observation: (1) ease of removal from the cage, (2) reaction to being held, (3) pupil, (4) eyelids, (5) eyeballs, (6) tears, (7) saliva, (8) breathing, (9) skin color.</w:t>
      </w:r>
    </w:p>
    <w:p w14:paraId="579CD0F3" w14:textId="77777777" w:rsidR="0057420F" w:rsidRDefault="004B6417">
      <w:pPr>
        <w:numPr>
          <w:ilvl w:val="0"/>
          <w:numId w:val="10"/>
        </w:numPr>
        <w:spacing w:line="276" w:lineRule="auto"/>
        <w:ind w:leftChars="-50" w:left="237" w:hanging="357"/>
        <w:jc w:val="both"/>
        <w:rPr>
          <w:rFonts w:ascii="Arial" w:eastAsia="宋体" w:hAnsi="Arial" w:cs="Arial"/>
          <w:sz w:val="18"/>
          <w:szCs w:val="18"/>
          <w:lang w:eastAsia="zh-CN"/>
        </w:rPr>
      </w:pPr>
      <w:r>
        <w:t>above tests, Party B will provide a Chinese version of the CTD materials；</w:t>
      </w:r>
    </w:p>
    <w:p w14:paraId="3608E7F9" w14:textId="77777777" w:rsidR="0057420F" w:rsidRDefault="004B6417">
      <w:pPr>
        <w:numPr>
          <w:ilvl w:val="0"/>
          <w:numId w:val="10"/>
        </w:numPr>
        <w:spacing w:line="276" w:lineRule="auto"/>
        <w:ind w:leftChars="-50" w:left="237" w:hanging="357"/>
        <w:jc w:val="both"/>
        <w:rPr>
          <w:del w:id="236" w:author="赵剑" w:date="2025-05-20T08:41:00Z"/>
          <w:rFonts w:ascii="Arial" w:eastAsia="宋体" w:hAnsi="Arial" w:cs="Arial"/>
          <w:sz w:val="18"/>
          <w:szCs w:val="18"/>
          <w:lang w:eastAsia="zh-CN"/>
        </w:rPr>
      </w:pPr>
      <w:del w:id="237" w:author="liqin xie" w:date="2025-05-18T12:57:00Z">
        <w:r>
          <w:rPr>
            <w:rFonts w:ascii="Arial" w:eastAsia="宋体" w:hAnsi="Arial" w:cs="Arial"/>
            <w:sz w:val="18"/>
            <w:szCs w:val="18"/>
            <w:lang w:eastAsia="zh-CN"/>
          </w:rPr>
          <w:delText>运费：此报价不含任何供试品</w:delText>
        </w:r>
        <w:r>
          <w:rPr>
            <w:rFonts w:ascii="Arial" w:eastAsia="宋体" w:hAnsi="Arial" w:cs="Arial"/>
            <w:sz w:val="18"/>
            <w:szCs w:val="18"/>
            <w:lang w:eastAsia="zh-CN"/>
          </w:rPr>
          <w:delText>/</w:delText>
        </w:r>
        <w:r>
          <w:rPr>
            <w:rFonts w:ascii="Arial" w:eastAsia="宋体" w:hAnsi="Arial" w:cs="Arial"/>
            <w:sz w:val="18"/>
            <w:szCs w:val="18"/>
            <w:lang w:eastAsia="zh-CN"/>
          </w:rPr>
          <w:delText>样品寄送及寄送相关的费用，如运费、关税等（参考寄货指南）</w:delText>
        </w:r>
      </w:del>
      <w:del w:id="238" w:author="赵剑" w:date="2025-05-20T08:40:00Z">
        <w:r>
          <w:rPr>
            <w:rFonts w:ascii="Arial" w:eastAsia="宋体" w:hAnsi="Arial" w:cs="Arial" w:hint="eastAsia"/>
            <w:sz w:val="18"/>
            <w:szCs w:val="18"/>
            <w:lang w:eastAsia="zh-CN"/>
          </w:rPr>
          <w:delText>；</w:delText>
        </w:r>
      </w:del>
    </w:p>
    <w:p w14:paraId="467D92C5" w14:textId="77777777" w:rsidR="0057420F" w:rsidRDefault="004B6417">
      <w:pPr>
        <w:numPr>
          <w:ilvl w:val="0"/>
          <w:numId w:val="10"/>
        </w:numPr>
        <w:spacing w:line="276" w:lineRule="auto"/>
        <w:ind w:leftChars="-50" w:left="237" w:hanging="357"/>
        <w:jc w:val="both"/>
        <w:rPr>
          <w:ins w:id="239" w:author="赵剑" w:date="2025-05-22T09:47:00Z"/>
          <w:rFonts w:ascii="Arial" w:eastAsia="宋体" w:hAnsi="Arial" w:cs="Arial"/>
          <w:sz w:val="18"/>
          <w:szCs w:val="18"/>
          <w:lang w:eastAsia="zh-CN"/>
        </w:rPr>
      </w:pPr>
      <w:r>
        <w:t>Fourth payment (10%): RMB sixty-eight thousand yuan (¥680,000), time: within 10 working days from the date Party B completes the small trial process and is confirmed by Party A;.</w:t>
      </w:r>
    </w:p>
    <w:p w14:paraId="62CBBFCE" w14:textId="77777777" w:rsidR="0057420F" w:rsidRDefault="0057420F">
      <w:pPr>
        <w:numPr>
          <w:ilvl w:val="255"/>
          <w:numId w:val="0"/>
        </w:numPr>
        <w:rPr>
          <w:ins w:id="244" w:author="赵剑" w:date="2025-05-22T09:47:00Z"/>
          <w:lang w:eastAsia="zh-CN"/>
        </w:rPr>
      </w:pPr>
    </w:p>
    <w:p w14:paraId="2482DBF1" w14:textId="77777777" w:rsidR="0057420F" w:rsidRDefault="0057420F">
      <w:pPr>
        <w:numPr>
          <w:ilvl w:val="255"/>
          <w:numId w:val="0"/>
        </w:numPr>
        <w:rPr>
          <w:ins w:id="245" w:author="赵剑" w:date="2025-05-22T09:47:00Z"/>
          <w:lang w:eastAsia="zh-CN"/>
        </w:rPr>
      </w:pPr>
    </w:p>
    <w:p w14:paraId="656A6D4F" w14:textId="77777777" w:rsidR="0057420F" w:rsidRDefault="0057420F">
      <w:pPr>
        <w:numPr>
          <w:ilvl w:val="255"/>
          <w:numId w:val="0"/>
        </w:numPr>
        <w:rPr>
          <w:ins w:id="246" w:author="赵剑" w:date="2025-05-22T09:47:00Z"/>
          <w:lang w:eastAsia="zh-CN"/>
        </w:rPr>
      </w:pPr>
    </w:p>
    <w:p w14:paraId="451E9B4E" w14:textId="77777777" w:rsidR="0057420F" w:rsidRDefault="0057420F">
      <w:pPr>
        <w:numPr>
          <w:ilvl w:val="255"/>
          <w:numId w:val="0"/>
        </w:numPr>
        <w:rPr>
          <w:ins w:id="247" w:author="赵剑" w:date="2025-05-22T09:47:00Z"/>
          <w:lang w:eastAsia="zh-CN"/>
        </w:rPr>
      </w:pPr>
    </w:p>
    <w:p w14:paraId="404211F5" w14:textId="77777777" w:rsidR="0057420F" w:rsidRDefault="0057420F">
      <w:pPr>
        <w:numPr>
          <w:ilvl w:val="255"/>
          <w:numId w:val="0"/>
        </w:numPr>
        <w:rPr>
          <w:ins w:id="248" w:author="赵剑" w:date="2025-05-22T09:47:00Z"/>
          <w:lang w:eastAsia="zh-CN"/>
        </w:rPr>
      </w:pPr>
    </w:p>
    <w:p w14:paraId="27731171" w14:textId="77777777" w:rsidR="0057420F" w:rsidRDefault="0057420F">
      <w:pPr>
        <w:numPr>
          <w:ilvl w:val="255"/>
          <w:numId w:val="0"/>
        </w:numPr>
        <w:rPr>
          <w:ins w:id="249" w:author="赵剑" w:date="2025-05-22T09:47:00Z"/>
          <w:lang w:eastAsia="zh-CN"/>
        </w:rPr>
      </w:pPr>
    </w:p>
    <w:p w14:paraId="6FB96E02" w14:textId="77777777" w:rsidR="0057420F" w:rsidRDefault="0057420F">
      <w:pPr>
        <w:numPr>
          <w:ilvl w:val="255"/>
          <w:numId w:val="0"/>
        </w:numPr>
        <w:rPr>
          <w:ins w:id="250" w:author="赵剑" w:date="2025-05-22T09:47:00Z"/>
          <w:lang w:eastAsia="zh-CN"/>
        </w:rPr>
      </w:pPr>
    </w:p>
    <w:p w14:paraId="2E919536" w14:textId="77777777" w:rsidR="0057420F" w:rsidRDefault="0057420F">
      <w:pPr>
        <w:numPr>
          <w:ilvl w:val="255"/>
          <w:numId w:val="0"/>
        </w:numPr>
        <w:ind w:firstLine="592"/>
        <w:rPr>
          <w:lang w:eastAsia="zh-CN"/>
        </w:rPr>
      </w:pPr>
    </w:p>
    <w:p w14:paraId="22D632B6" w14:textId="77777777" w:rsidR="0057420F" w:rsidRDefault="0057420F">
      <w:pPr>
        <w:numPr>
          <w:ilvl w:val="255"/>
          <w:numId w:val="0"/>
        </w:numPr>
        <w:ind w:firstLine="592"/>
        <w:rPr>
          <w:lang w:eastAsia="zh-CN"/>
        </w:rPr>
      </w:pPr>
    </w:p>
    <w:p w14:paraId="4ACE2C47" w14:textId="77777777" w:rsidR="0057420F" w:rsidRDefault="0057420F">
      <w:pPr>
        <w:numPr>
          <w:ilvl w:val="255"/>
          <w:numId w:val="0"/>
        </w:numPr>
        <w:ind w:firstLine="592"/>
        <w:rPr>
          <w:lang w:eastAsia="zh-CN"/>
        </w:rPr>
      </w:pPr>
    </w:p>
    <w:p w14:paraId="0736BEC9" w14:textId="77777777" w:rsidR="0057420F" w:rsidRDefault="0057420F">
      <w:pPr>
        <w:numPr>
          <w:ilvl w:val="255"/>
          <w:numId w:val="0"/>
        </w:numPr>
        <w:ind w:firstLine="592"/>
        <w:rPr>
          <w:lang w:eastAsia="zh-CN"/>
        </w:rPr>
      </w:pPr>
    </w:p>
    <w:p w14:paraId="01AC2CBD" w14:textId="77777777" w:rsidR="0057420F" w:rsidRDefault="0057420F">
      <w:pPr>
        <w:numPr>
          <w:ilvl w:val="255"/>
          <w:numId w:val="0"/>
        </w:numPr>
        <w:ind w:firstLine="592"/>
        <w:rPr>
          <w:lang w:eastAsia="zh-CN"/>
        </w:rPr>
      </w:pPr>
    </w:p>
    <w:p w14:paraId="5BEE8A8B" w14:textId="77777777" w:rsidR="0057420F" w:rsidRDefault="0057420F">
      <w:pPr>
        <w:numPr>
          <w:ilvl w:val="255"/>
          <w:numId w:val="0"/>
        </w:numPr>
        <w:ind w:firstLine="592"/>
        <w:rPr>
          <w:lang w:eastAsia="zh-CN"/>
        </w:rPr>
      </w:pPr>
    </w:p>
    <w:p w14:paraId="20E1EF2D" w14:textId="77777777" w:rsidR="0057420F" w:rsidRDefault="0057420F">
      <w:pPr>
        <w:numPr>
          <w:ilvl w:val="255"/>
          <w:numId w:val="0"/>
        </w:numPr>
        <w:ind w:firstLine="592"/>
        <w:rPr>
          <w:lang w:eastAsia="zh-CN"/>
        </w:rPr>
      </w:pPr>
    </w:p>
    <w:p w14:paraId="554465B8" w14:textId="77777777" w:rsidR="0057420F" w:rsidRDefault="0057420F">
      <w:pPr>
        <w:numPr>
          <w:ilvl w:val="255"/>
          <w:numId w:val="0"/>
        </w:numPr>
        <w:ind w:firstLine="592"/>
        <w:rPr>
          <w:lang w:eastAsia="zh-CN"/>
        </w:rPr>
      </w:pPr>
    </w:p>
    <w:p w14:paraId="79D12769" w14:textId="77777777" w:rsidR="0057420F" w:rsidRDefault="0057420F">
      <w:pPr>
        <w:numPr>
          <w:ilvl w:val="255"/>
          <w:numId w:val="0"/>
        </w:numPr>
        <w:ind w:firstLine="592"/>
        <w:rPr>
          <w:lang w:eastAsia="zh-CN"/>
        </w:rPr>
      </w:pPr>
    </w:p>
    <w:p w14:paraId="6C69D242" w14:textId="77777777" w:rsidR="0057420F" w:rsidRDefault="0057420F">
      <w:pPr>
        <w:numPr>
          <w:ilvl w:val="255"/>
          <w:numId w:val="0"/>
        </w:numPr>
        <w:ind w:firstLine="592"/>
        <w:rPr>
          <w:lang w:eastAsia="zh-CN"/>
        </w:rPr>
      </w:pPr>
    </w:p>
    <w:p w14:paraId="209BB295" w14:textId="77777777" w:rsidR="0057420F" w:rsidRDefault="0057420F">
      <w:pPr>
        <w:numPr>
          <w:ilvl w:val="255"/>
          <w:numId w:val="0"/>
        </w:numPr>
        <w:ind w:firstLine="592"/>
        <w:rPr>
          <w:lang w:eastAsia="zh-CN"/>
        </w:rPr>
      </w:pPr>
    </w:p>
    <w:p w14:paraId="7F6E09FD" w14:textId="77777777" w:rsidR="0057420F" w:rsidRDefault="0057420F">
      <w:pPr>
        <w:numPr>
          <w:ilvl w:val="255"/>
          <w:numId w:val="0"/>
        </w:numPr>
        <w:ind w:firstLine="592"/>
        <w:rPr>
          <w:ins w:id="251" w:author="赵剑" w:date="2025-05-26T11:44:00Z"/>
          <w:lang w:eastAsia="zh-CN"/>
        </w:rPr>
      </w:pPr>
    </w:p>
    <w:p w14:paraId="3E9A6221" w14:textId="77777777" w:rsidR="0057420F" w:rsidRPr="0057420F" w:rsidRDefault="004B6417">
      <w:pPr>
        <w:numPr>
          <w:ilvl w:val="255"/>
          <w:numId w:val="0"/>
        </w:numPr>
        <w:ind w:firstLine="592"/>
        <w:rPr>
          <w:b/>
          <w:bCs/>
          <w:lang w:eastAsia="zh-CN"/>
          <w:rPrChange w:id="252" w:author="赵剑" w:date="2025-05-26T11:44:00Z">
            <w:rPr>
              <w:lang w:eastAsia="zh-CN"/>
            </w:rPr>
          </w:rPrChange>
        </w:rPr>
      </w:pPr>
      <w:ins w:id="253" w:author="赵剑" w:date="2025-05-26T11:44:00Z">
        <w:r>
          <w:rPr>
            <w:rFonts w:hint="eastAsia"/>
            <w:b/>
            <w:bCs/>
            <w:lang w:eastAsia="zh-CN"/>
            <w:rPrChange w:id="254" w:author="赵剑" w:date="2025-05-26T11:44:00Z">
              <w:rPr>
                <w:rFonts w:hint="eastAsia"/>
                <w:lang w:eastAsia="zh-CN"/>
              </w:rPr>
            </w:rPrChange>
          </w:rPr>
          <w:t>附件</w:t>
        </w:r>
        <w:r>
          <w:rPr>
            <w:b/>
            <w:bCs/>
            <w:lang w:eastAsia="zh-CN"/>
            <w:rPrChange w:id="255" w:author="赵剑" w:date="2025-05-26T11:44:00Z">
              <w:rPr>
                <w:lang w:eastAsia="zh-CN"/>
              </w:rPr>
            </w:rPrChange>
          </w:rPr>
          <w:t>3</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984"/>
        <w:gridCol w:w="2410"/>
        <w:gridCol w:w="3551"/>
        <w:gridCol w:w="610"/>
        <w:gridCol w:w="1028"/>
      </w:tblGrid>
      <w:tr w:rsidR="0057420F" w14:paraId="73810184" w14:textId="77777777">
        <w:trPr>
          <w:trHeight w:val="600"/>
          <w:jc w:val="center"/>
        </w:trPr>
        <w:tc>
          <w:tcPr>
            <w:tcW w:w="5000" w:type="pct"/>
            <w:gridSpan w:val="6"/>
            <w:tcBorders>
              <w:bottom w:val="single" w:sz="4" w:space="0" w:color="auto"/>
            </w:tcBorders>
            <w:shd w:val="clear" w:color="auto" w:fill="auto"/>
            <w:vAlign w:val="center"/>
          </w:tcPr>
          <w:p w14:paraId="4AE0667C" w14:textId="77777777" w:rsidR="0057420F" w:rsidRDefault="004B6417">
            <w:pPr>
              <w:jc w:val="center"/>
              <w:rPr>
                <w:rFonts w:ascii="等线" w:eastAsia="等线" w:hAnsi="等线"/>
                <w:b/>
                <w:sz w:val="21"/>
                <w:szCs w:val="21"/>
                <w:lang w:eastAsia="zh-CN"/>
              </w:rPr>
            </w:pPr>
            <w:r>
              <w:t>Preparation of application materials and agency registration services (supporting FDA phase I clinical trial application) preliminary plan and quote</w:t>
            </w:r>
          </w:p>
        </w:tc>
      </w:tr>
      <w:tr w:rsidR="0057420F" w14:paraId="57BF4851" w14:textId="77777777">
        <w:trPr>
          <w:trHeight w:val="360"/>
          <w:jc w:val="center"/>
        </w:trPr>
        <w:tc>
          <w:tcPr>
            <w:tcW w:w="2149" w:type="pct"/>
            <w:gridSpan w:val="3"/>
            <w:tcBorders>
              <w:bottom w:val="dashSmallGap" w:sz="4" w:space="0" w:color="auto"/>
              <w:right w:val="dashSmallGap" w:sz="4" w:space="0" w:color="auto"/>
            </w:tcBorders>
            <w:shd w:val="clear" w:color="auto" w:fill="auto"/>
            <w:vAlign w:val="center"/>
          </w:tcPr>
          <w:p w14:paraId="49E10777" w14:textId="77777777" w:rsidR="0057420F" w:rsidRDefault="004B6417">
            <w:pPr>
              <w:ind w:right="400"/>
              <w:rPr>
                <w:rFonts w:ascii="等线" w:eastAsia="等线" w:hAnsi="等线"/>
                <w:sz w:val="21"/>
                <w:szCs w:val="21"/>
                <w:lang w:eastAsia="zh-CN"/>
              </w:rPr>
            </w:pPr>
            <w:r>
              <w:t>Client Unit/Client:</w:t>
            </w:r>
          </w:p>
        </w:tc>
        <w:tc>
          <w:tcPr>
            <w:tcW w:w="2850" w:type="pct"/>
            <w:gridSpan w:val="3"/>
            <w:tcBorders>
              <w:left w:val="dashSmallGap" w:sz="4" w:space="0" w:color="auto"/>
              <w:bottom w:val="dashSmallGap" w:sz="4" w:space="0" w:color="auto"/>
            </w:tcBorders>
            <w:shd w:val="clear" w:color="auto" w:fill="auto"/>
            <w:vAlign w:val="center"/>
          </w:tcPr>
          <w:p w14:paraId="2E7C3634" w14:textId="77777777" w:rsidR="0057420F" w:rsidRDefault="004B6417">
            <w:pPr>
              <w:ind w:right="400"/>
              <w:rPr>
                <w:rFonts w:ascii="等线" w:eastAsia="等线" w:hAnsi="等线"/>
                <w:sz w:val="21"/>
                <w:szCs w:val="21"/>
                <w:lang w:eastAsia="zh-CN"/>
              </w:rPr>
            </w:pPr>
            <w:r>
              <w:t>unit address/Add：Suzhou Huace Biotechnology Co., Ltd.</w:t>
            </w:r>
          </w:p>
        </w:tc>
      </w:tr>
      <w:tr w:rsidR="0057420F" w14:paraId="6A68B842" w14:textId="77777777">
        <w:trPr>
          <w:trHeight w:val="360"/>
          <w:jc w:val="center"/>
        </w:trPr>
        <w:tc>
          <w:tcPr>
            <w:tcW w:w="2149" w:type="pct"/>
            <w:gridSpan w:val="3"/>
            <w:tcBorders>
              <w:top w:val="dashSmallGap" w:sz="4" w:space="0" w:color="auto"/>
              <w:bottom w:val="dashSmallGap" w:sz="4" w:space="0" w:color="auto"/>
              <w:right w:val="dashSmallGap" w:sz="4" w:space="0" w:color="auto"/>
            </w:tcBorders>
            <w:shd w:val="clear" w:color="auto" w:fill="auto"/>
            <w:vAlign w:val="center"/>
          </w:tcPr>
          <w:p w14:paraId="0EE755CD" w14:textId="77777777" w:rsidR="0057420F" w:rsidRDefault="004B6417">
            <w:pPr>
              <w:rPr>
                <w:rFonts w:ascii="等线" w:eastAsia="等线" w:hAnsi="等线"/>
                <w:sz w:val="21"/>
                <w:szCs w:val="21"/>
                <w:lang w:eastAsia="zh-CN"/>
              </w:rPr>
            </w:pPr>
            <w:r>
              <w:t>contact person/Contactor： Teacher Zhong</w:t>
            </w:r>
          </w:p>
        </w:tc>
        <w:tc>
          <w:tcPr>
            <w:tcW w:w="2850" w:type="pct"/>
            <w:gridSpan w:val="3"/>
            <w:tcBorders>
              <w:top w:val="dashSmallGap" w:sz="4" w:space="0" w:color="auto"/>
              <w:left w:val="dashSmallGap" w:sz="4" w:space="0" w:color="auto"/>
              <w:bottom w:val="dashSmallGap" w:sz="4" w:space="0" w:color="auto"/>
            </w:tcBorders>
            <w:shd w:val="clear" w:color="auto" w:fill="auto"/>
            <w:vAlign w:val="center"/>
          </w:tcPr>
          <w:p w14:paraId="53D13663" w14:textId="77777777" w:rsidR="0057420F" w:rsidRDefault="004B6417">
            <w:pPr>
              <w:rPr>
                <w:rFonts w:ascii="等线" w:eastAsia="等线" w:hAnsi="等线"/>
                <w:sz w:val="21"/>
                <w:szCs w:val="21"/>
                <w:lang w:eastAsia="zh-CN"/>
              </w:rPr>
            </w:pPr>
            <w:r>
              <w:t>BD contact person：Zhao Jian</w:t>
            </w:r>
          </w:p>
        </w:tc>
      </w:tr>
      <w:tr w:rsidR="0057420F" w14:paraId="0E17F44A" w14:textId="77777777">
        <w:trPr>
          <w:trHeight w:val="360"/>
          <w:jc w:val="center"/>
        </w:trPr>
        <w:tc>
          <w:tcPr>
            <w:tcW w:w="2149" w:type="pct"/>
            <w:gridSpan w:val="3"/>
            <w:tcBorders>
              <w:top w:val="dashSmallGap" w:sz="4" w:space="0" w:color="auto"/>
              <w:right w:val="dashSmallGap" w:sz="4" w:space="0" w:color="auto"/>
            </w:tcBorders>
            <w:shd w:val="clear" w:color="auto" w:fill="auto"/>
            <w:vAlign w:val="center"/>
          </w:tcPr>
          <w:p w14:paraId="4342794F" w14:textId="77777777" w:rsidR="0057420F" w:rsidRDefault="004B6417">
            <w:pPr>
              <w:rPr>
                <w:rFonts w:ascii="等线" w:eastAsia="等线" w:hAnsi="等线"/>
                <w:sz w:val="21"/>
                <w:szCs w:val="21"/>
                <w:lang w:eastAsia="zh-CN"/>
              </w:rPr>
            </w:pPr>
            <w:r>
              <w:t>phone/Tel：/</w:t>
            </w:r>
          </w:p>
        </w:tc>
        <w:tc>
          <w:tcPr>
            <w:tcW w:w="2850" w:type="pct"/>
            <w:gridSpan w:val="3"/>
            <w:tcBorders>
              <w:top w:val="dashSmallGap" w:sz="4" w:space="0" w:color="auto"/>
              <w:left w:val="dashSmallGap" w:sz="4" w:space="0" w:color="auto"/>
            </w:tcBorders>
            <w:shd w:val="clear" w:color="auto" w:fill="auto"/>
            <w:vAlign w:val="center"/>
          </w:tcPr>
          <w:p w14:paraId="487EEFD1" w14:textId="77777777" w:rsidR="0057420F" w:rsidRDefault="004B6417">
            <w:pPr>
              <w:rPr>
                <w:rFonts w:ascii="等线" w:eastAsia="等线" w:hAnsi="等线"/>
                <w:sz w:val="21"/>
                <w:szCs w:val="21"/>
                <w:lang w:eastAsia="zh-CN"/>
              </w:rPr>
            </w:pPr>
            <w:r>
              <w:t>phone/Tel：18782984259</w:t>
            </w:r>
          </w:p>
        </w:tc>
      </w:tr>
      <w:tr w:rsidR="0057420F" w14:paraId="76DD7B27" w14:textId="77777777">
        <w:trPr>
          <w:trHeight w:val="360"/>
          <w:jc w:val="center"/>
        </w:trPr>
        <w:tc>
          <w:tcPr>
            <w:tcW w:w="2149" w:type="pct"/>
            <w:gridSpan w:val="3"/>
            <w:tcBorders>
              <w:top w:val="dashSmallGap" w:sz="4" w:space="0" w:color="auto"/>
              <w:right w:val="dashSmallGap" w:sz="4" w:space="0" w:color="auto"/>
            </w:tcBorders>
            <w:shd w:val="clear" w:color="auto" w:fill="auto"/>
            <w:vAlign w:val="center"/>
          </w:tcPr>
          <w:p w14:paraId="2608168F" w14:textId="77777777" w:rsidR="0057420F" w:rsidRDefault="004B6417">
            <w:pPr>
              <w:rPr>
                <w:rFonts w:ascii="等线" w:eastAsia="等线" w:hAnsi="等线"/>
                <w:sz w:val="21"/>
                <w:szCs w:val="21"/>
              </w:rPr>
            </w:pPr>
            <w:r>
              <w:rPr>
                <w:rFonts w:ascii="等线" w:eastAsia="等线" w:hAnsi="等线"/>
                <w:sz w:val="21"/>
                <w:szCs w:val="21"/>
              </w:rPr>
              <w:t>E-mail</w:t>
            </w:r>
            <w:r>
              <w:rPr>
                <w:rFonts w:ascii="等线" w:eastAsia="等线" w:hAnsi="等线" w:hint="eastAsia"/>
                <w:sz w:val="21"/>
                <w:szCs w:val="21"/>
                <w:lang w:eastAsia="zh-CN"/>
              </w:rPr>
              <w:t>：</w:t>
            </w:r>
            <w:r>
              <w:rPr>
                <w:rFonts w:ascii="等线" w:eastAsia="等线" w:hAnsi="等线" w:hint="eastAsia"/>
                <w:sz w:val="21"/>
                <w:szCs w:val="21"/>
                <w:lang w:eastAsia="zh-CN"/>
              </w:rPr>
              <w:t>/</w:t>
            </w:r>
          </w:p>
        </w:tc>
        <w:tc>
          <w:tcPr>
            <w:tcW w:w="2850" w:type="pct"/>
            <w:gridSpan w:val="3"/>
            <w:tcBorders>
              <w:top w:val="dashSmallGap" w:sz="4" w:space="0" w:color="auto"/>
              <w:left w:val="dashSmallGap" w:sz="4" w:space="0" w:color="auto"/>
            </w:tcBorders>
            <w:shd w:val="clear" w:color="auto" w:fill="auto"/>
            <w:vAlign w:val="center"/>
          </w:tcPr>
          <w:p w14:paraId="2EA64E0C" w14:textId="77777777" w:rsidR="0057420F" w:rsidRDefault="004B6417">
            <w:pPr>
              <w:rPr>
                <w:rFonts w:ascii="等线" w:eastAsia="等线" w:hAnsi="等线"/>
                <w:sz w:val="21"/>
                <w:szCs w:val="21"/>
              </w:rPr>
            </w:pPr>
            <w:r>
              <w:rPr>
                <w:rFonts w:ascii="等线" w:eastAsia="等线" w:hAnsi="等线"/>
                <w:sz w:val="21"/>
                <w:szCs w:val="21"/>
              </w:rPr>
              <w:t>E-mail</w:t>
            </w:r>
            <w:r>
              <w:rPr>
                <w:rFonts w:ascii="等线" w:eastAsia="等线" w:hAnsi="等线" w:hint="eastAsia"/>
                <w:sz w:val="21"/>
                <w:szCs w:val="21"/>
                <w:lang w:eastAsia="zh-CN"/>
              </w:rPr>
              <w:t>：</w:t>
            </w:r>
            <w:r>
              <w:rPr>
                <w:rFonts w:ascii="等线" w:eastAsia="等线" w:hAnsi="等线" w:hint="eastAsia"/>
                <w:sz w:val="21"/>
                <w:szCs w:val="21"/>
                <w:lang w:eastAsia="zh-CN"/>
              </w:rPr>
              <w:t>kzhaojian@cti-cert.com</w:t>
            </w:r>
          </w:p>
        </w:tc>
      </w:tr>
      <w:tr w:rsidR="0057420F" w14:paraId="0DE8CB7E" w14:textId="77777777">
        <w:trPr>
          <w:trHeight w:val="598"/>
          <w:jc w:val="center"/>
        </w:trPr>
        <w:tc>
          <w:tcPr>
            <w:tcW w:w="290" w:type="pct"/>
            <w:shd w:val="clear" w:color="000000" w:fill="CCFFCC"/>
            <w:vAlign w:val="center"/>
          </w:tcPr>
          <w:p w14:paraId="7FE07543" w14:textId="77777777" w:rsidR="0057420F" w:rsidRDefault="004B6417">
            <w:pPr>
              <w:spacing w:line="300" w:lineRule="auto"/>
              <w:jc w:val="center"/>
              <w:rPr>
                <w:rFonts w:ascii="等线" w:eastAsia="等线" w:hAnsi="等线"/>
                <w:b/>
                <w:sz w:val="21"/>
                <w:szCs w:val="21"/>
              </w:rPr>
            </w:pPr>
            <w:r>
              <w:t>serial number</w:t>
            </w:r>
          </w:p>
        </w:tc>
        <w:tc>
          <w:tcPr>
            <w:tcW w:w="644" w:type="pct"/>
            <w:shd w:val="clear" w:color="000000" w:fill="CCFFCC"/>
            <w:vAlign w:val="center"/>
          </w:tcPr>
          <w:p w14:paraId="7676FEA8" w14:textId="77777777" w:rsidR="0057420F" w:rsidRDefault="004B6417">
            <w:pPr>
              <w:spacing w:line="300" w:lineRule="auto"/>
              <w:jc w:val="center"/>
              <w:rPr>
                <w:rFonts w:ascii="等线" w:eastAsia="等线" w:hAnsi="等线"/>
                <w:b/>
                <w:sz w:val="21"/>
                <w:szCs w:val="21"/>
              </w:rPr>
            </w:pPr>
            <w:r>
              <w:t>test project</w:t>
            </w:r>
          </w:p>
        </w:tc>
        <w:tc>
          <w:tcPr>
            <w:tcW w:w="3006" w:type="pct"/>
            <w:gridSpan w:val="2"/>
            <w:shd w:val="clear" w:color="000000" w:fill="CCFFCC"/>
            <w:vAlign w:val="center"/>
          </w:tcPr>
          <w:p w14:paraId="32054523" w14:textId="77777777" w:rsidR="0057420F" w:rsidRDefault="004B6417">
            <w:pPr>
              <w:spacing w:line="300" w:lineRule="auto"/>
              <w:jc w:val="center"/>
              <w:rPr>
                <w:rFonts w:ascii="等线" w:eastAsia="等线" w:hAnsi="等线"/>
                <w:b/>
                <w:sz w:val="21"/>
                <w:szCs w:val="21"/>
              </w:rPr>
            </w:pPr>
            <w:r>
              <w:t>Basic experimental content</w:t>
            </w:r>
          </w:p>
        </w:tc>
        <w:tc>
          <w:tcPr>
            <w:tcW w:w="414" w:type="pct"/>
            <w:shd w:val="clear" w:color="000000" w:fill="CCFFCC"/>
            <w:vAlign w:val="center"/>
          </w:tcPr>
          <w:p w14:paraId="7EE3DCF0" w14:textId="77777777" w:rsidR="0057420F" w:rsidRDefault="004B6417">
            <w:pPr>
              <w:spacing w:line="300" w:lineRule="auto"/>
              <w:jc w:val="center"/>
              <w:rPr>
                <w:rFonts w:ascii="等线" w:eastAsia="等线" w:hAnsi="等线"/>
                <w:b/>
                <w:sz w:val="21"/>
                <w:szCs w:val="21"/>
              </w:rPr>
            </w:pPr>
            <w:r>
              <w:t>experimental cycle</w:t>
            </w:r>
          </w:p>
        </w:tc>
        <w:tc>
          <w:tcPr>
            <w:tcW w:w="644" w:type="pct"/>
            <w:shd w:val="clear" w:color="000000" w:fill="CCFFCC"/>
            <w:vAlign w:val="center"/>
          </w:tcPr>
          <w:p w14:paraId="367797EC" w14:textId="77777777" w:rsidR="0057420F" w:rsidRDefault="004B6417">
            <w:pPr>
              <w:spacing w:line="300" w:lineRule="auto"/>
              <w:jc w:val="center"/>
              <w:rPr>
                <w:rFonts w:ascii="等线" w:eastAsia="等线" w:hAnsi="等线"/>
                <w:b/>
                <w:sz w:val="21"/>
                <w:szCs w:val="21"/>
                <w:lang w:eastAsia="zh-CN"/>
              </w:rPr>
            </w:pPr>
            <w:r>
              <w:t>preferential price (RMB, 10,000 yuan)</w:t>
            </w:r>
          </w:p>
        </w:tc>
      </w:tr>
      <w:tr w:rsidR="0057420F" w14:paraId="7CC502A7" w14:textId="77777777">
        <w:trPr>
          <w:trHeight w:val="1784"/>
          <w:jc w:val="center"/>
        </w:trPr>
        <w:tc>
          <w:tcPr>
            <w:tcW w:w="290" w:type="pct"/>
            <w:shd w:val="clear" w:color="auto" w:fill="auto"/>
            <w:vAlign w:val="center"/>
          </w:tcPr>
          <w:p w14:paraId="528B815C" w14:textId="77777777" w:rsidR="0057420F" w:rsidRDefault="0057420F">
            <w:pPr>
              <w:pStyle w:val="af2"/>
              <w:numPr>
                <w:ilvl w:val="0"/>
                <w:numId w:val="11"/>
              </w:numPr>
              <w:spacing w:line="360" w:lineRule="auto"/>
              <w:ind w:firstLineChars="0"/>
              <w:jc w:val="center"/>
              <w:rPr>
                <w:rFonts w:ascii="等线" w:eastAsia="等线" w:hAnsi="等线"/>
                <w:b/>
                <w:bCs/>
                <w:sz w:val="21"/>
                <w:szCs w:val="21"/>
                <w:lang w:eastAsia="zh-CN"/>
              </w:rPr>
            </w:pPr>
          </w:p>
        </w:tc>
        <w:tc>
          <w:tcPr>
            <w:tcW w:w="644" w:type="pct"/>
            <w:shd w:val="clear" w:color="auto" w:fill="auto"/>
            <w:vAlign w:val="center"/>
          </w:tcPr>
          <w:p w14:paraId="39A19932" w14:textId="77777777" w:rsidR="0057420F" w:rsidRDefault="004B6417">
            <w:pPr>
              <w:spacing w:line="300" w:lineRule="exact"/>
              <w:jc w:val="center"/>
              <w:rPr>
                <w:rFonts w:ascii="等线" w:eastAsia="等线" w:hAnsi="等线"/>
                <w:b/>
                <w:bCs/>
                <w:sz w:val="21"/>
                <w:szCs w:val="21"/>
                <w:lang w:eastAsia="zh-CN"/>
              </w:rPr>
            </w:pPr>
            <w:r>
              <w:t>Preparation of submission materials</w:t>
            </w:r>
          </w:p>
        </w:tc>
        <w:tc>
          <w:tcPr>
            <w:tcW w:w="3006" w:type="pct"/>
            <w:gridSpan w:val="2"/>
            <w:shd w:val="clear" w:color="auto" w:fill="auto"/>
            <w:vAlign w:val="center"/>
          </w:tcPr>
          <w:p w14:paraId="4B75D6CF" w14:textId="77777777" w:rsidR="0057420F" w:rsidRDefault="004B6417">
            <w:pPr>
              <w:tabs>
                <w:tab w:val="right" w:pos="8370"/>
              </w:tabs>
              <w:spacing w:line="276" w:lineRule="auto"/>
              <w:rPr>
                <w:rFonts w:ascii="Arial" w:hAnsi="Arial" w:cs="Arial"/>
                <w:color w:val="000000"/>
                <w:sz w:val="18"/>
                <w:szCs w:val="18"/>
                <w:lang w:eastAsia="zh-CN"/>
              </w:rPr>
            </w:pPr>
            <w:r>
              <w:t>FDA application：</w:t>
            </w:r>
          </w:p>
          <w:p w14:paraId="3C4EAC25" w14:textId="77777777" w:rsidR="0057420F" w:rsidRDefault="004B6417">
            <w:pPr>
              <w:pStyle w:val="af2"/>
              <w:numPr>
                <w:ilvl w:val="0"/>
                <w:numId w:val="12"/>
              </w:numPr>
              <w:tabs>
                <w:tab w:val="right" w:pos="8370"/>
              </w:tabs>
              <w:spacing w:line="276" w:lineRule="auto"/>
              <w:ind w:firstLineChars="0"/>
              <w:rPr>
                <w:rFonts w:ascii="Arial" w:hAnsi="Arial" w:cs="Arial"/>
                <w:sz w:val="18"/>
                <w:szCs w:val="18"/>
                <w:lang w:eastAsia="zh-CN"/>
              </w:rPr>
            </w:pPr>
            <w:r>
              <w:rPr>
                <w:rFonts w:ascii="Arial" w:hAnsi="Arial" w:cs="Arial"/>
                <w:sz w:val="18"/>
                <w:szCs w:val="18"/>
                <w:lang w:eastAsia="zh-CN"/>
              </w:rPr>
              <w:t>M1 Administrative information</w:t>
            </w:r>
          </w:p>
          <w:p w14:paraId="69DACC84" w14:textId="77777777" w:rsidR="0057420F" w:rsidRDefault="004B6417">
            <w:pPr>
              <w:pStyle w:val="af2"/>
              <w:numPr>
                <w:ilvl w:val="0"/>
                <w:numId w:val="12"/>
              </w:numPr>
              <w:tabs>
                <w:tab w:val="right" w:pos="8370"/>
              </w:tabs>
              <w:spacing w:line="276" w:lineRule="auto"/>
              <w:ind w:firstLineChars="0"/>
              <w:rPr>
                <w:rFonts w:ascii="Arial" w:hAnsi="Arial" w:cs="Arial"/>
                <w:sz w:val="18"/>
                <w:szCs w:val="18"/>
                <w:lang w:eastAsia="zh-CN"/>
              </w:rPr>
            </w:pPr>
            <w:r>
              <w:rPr>
                <w:rFonts w:ascii="Arial" w:hAnsi="Arial" w:cs="Arial"/>
                <w:sz w:val="18"/>
                <w:szCs w:val="18"/>
                <w:lang w:eastAsia="zh-CN"/>
              </w:rPr>
              <w:t>M2 Summaries</w:t>
            </w:r>
          </w:p>
          <w:p w14:paraId="2CA22C29" w14:textId="77777777" w:rsidR="0057420F" w:rsidRDefault="004B6417">
            <w:pPr>
              <w:pStyle w:val="af2"/>
              <w:numPr>
                <w:ilvl w:val="0"/>
                <w:numId w:val="12"/>
              </w:numPr>
              <w:tabs>
                <w:tab w:val="right" w:pos="8370"/>
              </w:tabs>
              <w:ind w:firstLineChars="0"/>
              <w:rPr>
                <w:rFonts w:ascii="Arial" w:hAnsi="Arial" w:cs="Arial"/>
                <w:sz w:val="18"/>
                <w:szCs w:val="18"/>
                <w:lang w:eastAsia="zh-CN"/>
              </w:rPr>
            </w:pPr>
            <w:r>
              <w:rPr>
                <w:rFonts w:ascii="Arial" w:hAnsi="Arial" w:cs="Arial" w:hint="eastAsia"/>
                <w:sz w:val="18"/>
                <w:szCs w:val="18"/>
                <w:lang w:eastAsia="zh-CN"/>
              </w:rPr>
              <w:t>M3 Quality</w:t>
            </w:r>
            <w:del w:id="256" w:author="赵剑" w:date="2025-06-04T10:09:00Z">
              <w:r>
                <w:rPr>
                  <w:rFonts w:ascii="Arial" w:hAnsi="Arial" w:cs="Arial" w:hint="eastAsia"/>
                  <w:sz w:val="18"/>
                  <w:szCs w:val="18"/>
                  <w:lang w:eastAsia="zh-CN"/>
                </w:rPr>
                <w:delText>（</w:delText>
              </w:r>
              <w:r>
                <w:rPr>
                  <w:rFonts w:ascii="Arial" w:hAnsi="Arial" w:cs="Arial" w:hint="eastAsia"/>
                  <w:sz w:val="18"/>
                  <w:szCs w:val="18"/>
                  <w:lang w:eastAsia="zh-CN"/>
                </w:rPr>
                <w:delText>3.2.Body of data</w:delText>
              </w:r>
              <w:r>
                <w:rPr>
                  <w:rFonts w:ascii="Arial" w:hAnsi="Arial" w:cs="Arial" w:hint="eastAsia"/>
                  <w:sz w:val="18"/>
                  <w:szCs w:val="18"/>
                  <w:lang w:eastAsia="zh-CN"/>
                </w:rPr>
                <w:delText>）</w:delText>
              </w:r>
            </w:del>
          </w:p>
          <w:p w14:paraId="4DDB3451" w14:textId="77777777" w:rsidR="0057420F" w:rsidRDefault="004B6417">
            <w:pPr>
              <w:pStyle w:val="af2"/>
              <w:numPr>
                <w:ilvl w:val="0"/>
                <w:numId w:val="12"/>
              </w:numPr>
              <w:tabs>
                <w:tab w:val="right" w:pos="8370"/>
              </w:tabs>
              <w:ind w:firstLineChars="0"/>
              <w:rPr>
                <w:rFonts w:ascii="Arial" w:hAnsi="Arial" w:cs="Arial"/>
                <w:color w:val="000000"/>
                <w:sz w:val="18"/>
                <w:szCs w:val="18"/>
              </w:rPr>
            </w:pPr>
            <w:r>
              <w:rPr>
                <w:rFonts w:ascii="Arial" w:hAnsi="Arial" w:cs="Arial"/>
                <w:sz w:val="18"/>
                <w:szCs w:val="18"/>
                <w:lang w:eastAsia="zh-CN"/>
              </w:rPr>
              <w:t xml:space="preserve">M4 Nonclinical Study Reports </w:t>
            </w:r>
          </w:p>
          <w:p w14:paraId="56DF7303" w14:textId="77777777" w:rsidR="0057420F" w:rsidRDefault="004B6417">
            <w:pPr>
              <w:pStyle w:val="af2"/>
              <w:numPr>
                <w:ilvl w:val="0"/>
                <w:numId w:val="12"/>
              </w:numPr>
              <w:tabs>
                <w:tab w:val="right" w:pos="8370"/>
              </w:tabs>
              <w:ind w:firstLineChars="0"/>
              <w:rPr>
                <w:rFonts w:ascii="Arial" w:hAnsi="Arial" w:cs="Arial"/>
                <w:color w:val="000000"/>
                <w:sz w:val="18"/>
                <w:szCs w:val="18"/>
              </w:rPr>
            </w:pPr>
            <w:r>
              <w:rPr>
                <w:rFonts w:ascii="Arial" w:hAnsi="Arial" w:cs="Arial"/>
                <w:color w:val="000000"/>
                <w:sz w:val="18"/>
                <w:szCs w:val="18"/>
              </w:rPr>
              <w:t xml:space="preserve">M5Clinical Study </w:t>
            </w:r>
            <w:ins w:id="257" w:author="赵剑" w:date="2025-06-04T10:09:00Z">
              <w:r>
                <w:rPr>
                  <w:rFonts w:ascii="Arial" w:hAnsi="Arial" w:cs="Arial" w:hint="eastAsia"/>
                  <w:color w:val="000000"/>
                  <w:sz w:val="18"/>
                  <w:szCs w:val="18"/>
                  <w:lang w:eastAsia="zh-CN"/>
                </w:rPr>
                <w:t>方案</w:t>
              </w:r>
            </w:ins>
            <w:del w:id="258" w:author="赵剑" w:date="2025-06-04T10:09:00Z">
              <w:r>
                <w:rPr>
                  <w:rFonts w:ascii="Arial" w:hAnsi="Arial" w:cs="Arial"/>
                  <w:color w:val="000000"/>
                  <w:sz w:val="18"/>
                  <w:szCs w:val="18"/>
                </w:rPr>
                <w:delText>Reports</w:delText>
              </w:r>
            </w:del>
          </w:p>
          <w:p w14:paraId="4F68A4E5" w14:textId="77777777" w:rsidR="0057420F" w:rsidRDefault="0057420F">
            <w:pPr>
              <w:pStyle w:val="af2"/>
              <w:tabs>
                <w:tab w:val="right" w:pos="8370"/>
              </w:tabs>
              <w:spacing w:line="276" w:lineRule="auto"/>
              <w:ind w:firstLineChars="0" w:firstLine="0"/>
              <w:rPr>
                <w:rFonts w:ascii="等线" w:eastAsia="等线" w:hAnsi="等线"/>
                <w:bCs/>
                <w:sz w:val="21"/>
                <w:szCs w:val="21"/>
                <w:lang w:eastAsia="zh-CN"/>
              </w:rPr>
            </w:pPr>
          </w:p>
        </w:tc>
        <w:tc>
          <w:tcPr>
            <w:tcW w:w="414" w:type="pct"/>
            <w:shd w:val="clear" w:color="auto" w:fill="auto"/>
            <w:vAlign w:val="center"/>
          </w:tcPr>
          <w:p w14:paraId="2E2C275A" w14:textId="77777777" w:rsidR="0057420F" w:rsidRDefault="004B6417">
            <w:pPr>
              <w:spacing w:line="300" w:lineRule="exact"/>
              <w:jc w:val="center"/>
              <w:rPr>
                <w:rFonts w:ascii="等线" w:eastAsia="等线" w:hAnsi="等线"/>
                <w:bCs/>
                <w:sz w:val="21"/>
                <w:szCs w:val="21"/>
                <w:lang w:eastAsia="zh-CN"/>
              </w:rPr>
            </w:pPr>
            <w:r>
              <w:rPr>
                <w:rFonts w:ascii="Arial" w:hAnsi="Arial" w:cs="Arial"/>
                <w:color w:val="000000"/>
                <w:sz w:val="18"/>
                <w:szCs w:val="18"/>
                <w:lang w:eastAsia="zh-CN"/>
              </w:rPr>
              <w:t>3</w:t>
            </w:r>
            <w:r>
              <w:rPr>
                <w:rFonts w:ascii="Arial" w:hAnsi="Arial" w:cs="Arial" w:hint="eastAsia"/>
                <w:color w:val="000000"/>
                <w:sz w:val="18"/>
                <w:szCs w:val="18"/>
                <w:lang w:eastAsia="zh-CN"/>
              </w:rPr>
              <w:t>-</w:t>
            </w:r>
            <w:r>
              <w:rPr>
                <w:rFonts w:ascii="Arial" w:hAnsi="Arial" w:cs="Arial"/>
                <w:color w:val="000000"/>
                <w:sz w:val="18"/>
                <w:szCs w:val="18"/>
                <w:lang w:eastAsia="zh-CN"/>
              </w:rPr>
              <w:t>4</w:t>
            </w:r>
            <w:r>
              <w:rPr>
                <w:rFonts w:ascii="Arial" w:hAnsi="Arial" w:cs="Arial" w:hint="eastAsia"/>
                <w:color w:val="000000"/>
                <w:sz w:val="18"/>
                <w:szCs w:val="18"/>
                <w:lang w:eastAsia="zh-CN"/>
              </w:rPr>
              <w:t>M</w:t>
            </w:r>
          </w:p>
        </w:tc>
        <w:tc>
          <w:tcPr>
            <w:tcW w:w="644" w:type="pct"/>
            <w:shd w:val="clear" w:color="auto" w:fill="auto"/>
            <w:noWrap/>
            <w:vAlign w:val="center"/>
          </w:tcPr>
          <w:p w14:paraId="12079E14" w14:textId="77777777" w:rsidR="0057420F" w:rsidRDefault="004B6417">
            <w:pPr>
              <w:jc w:val="center"/>
              <w:rPr>
                <w:rFonts w:ascii="等线" w:eastAsia="等线" w:hAnsi="等线"/>
                <w:bCs/>
                <w:sz w:val="21"/>
                <w:szCs w:val="21"/>
                <w:lang w:eastAsia="zh-CN"/>
              </w:rPr>
            </w:pPr>
            <w:r>
              <w:rPr>
                <w:rFonts w:ascii="Arial" w:hAnsi="Arial" w:cs="Arial" w:hint="eastAsia"/>
                <w:color w:val="000000"/>
                <w:sz w:val="18"/>
                <w:szCs w:val="18"/>
                <w:lang w:eastAsia="zh-CN"/>
              </w:rPr>
              <w:t>30</w:t>
            </w:r>
          </w:p>
        </w:tc>
      </w:tr>
      <w:tr w:rsidR="0057420F" w14:paraId="0B15D586" w14:textId="77777777">
        <w:trPr>
          <w:trHeight w:val="1784"/>
          <w:jc w:val="center"/>
        </w:trPr>
        <w:tc>
          <w:tcPr>
            <w:tcW w:w="290" w:type="pct"/>
            <w:shd w:val="clear" w:color="auto" w:fill="auto"/>
            <w:vAlign w:val="center"/>
          </w:tcPr>
          <w:p w14:paraId="26A04DAB" w14:textId="77777777" w:rsidR="0057420F" w:rsidRDefault="0057420F">
            <w:pPr>
              <w:pStyle w:val="af2"/>
              <w:numPr>
                <w:ilvl w:val="0"/>
                <w:numId w:val="11"/>
              </w:numPr>
              <w:spacing w:line="360" w:lineRule="auto"/>
              <w:ind w:firstLineChars="0"/>
              <w:jc w:val="center"/>
              <w:rPr>
                <w:rFonts w:ascii="等线" w:eastAsia="等线" w:hAnsi="等线"/>
                <w:b/>
                <w:bCs/>
                <w:sz w:val="21"/>
                <w:szCs w:val="21"/>
                <w:lang w:eastAsia="zh-CN"/>
              </w:rPr>
            </w:pPr>
          </w:p>
        </w:tc>
        <w:tc>
          <w:tcPr>
            <w:tcW w:w="644" w:type="pct"/>
            <w:shd w:val="clear" w:color="auto" w:fill="auto"/>
            <w:vAlign w:val="center"/>
          </w:tcPr>
          <w:p w14:paraId="6ED06386" w14:textId="77777777" w:rsidR="0057420F" w:rsidRDefault="004B6417">
            <w:pPr>
              <w:spacing w:line="300" w:lineRule="exact"/>
              <w:jc w:val="center"/>
              <w:rPr>
                <w:rFonts w:ascii="等线" w:eastAsia="等线" w:hAnsi="等线"/>
                <w:b/>
                <w:bCs/>
                <w:sz w:val="21"/>
                <w:szCs w:val="21"/>
                <w:lang w:eastAsia="zh-CN"/>
              </w:rPr>
            </w:pPr>
            <w:r>
              <w:t>application documents organization and submission</w:t>
            </w:r>
          </w:p>
        </w:tc>
        <w:tc>
          <w:tcPr>
            <w:tcW w:w="3006" w:type="pct"/>
            <w:gridSpan w:val="2"/>
            <w:shd w:val="clear" w:color="auto" w:fill="auto"/>
            <w:vAlign w:val="center"/>
          </w:tcPr>
          <w:p w14:paraId="1F1ED80D" w14:textId="77777777" w:rsidR="0057420F" w:rsidRDefault="004B6417">
            <w:pPr>
              <w:pStyle w:val="af2"/>
              <w:numPr>
                <w:ilvl w:val="0"/>
                <w:numId w:val="13"/>
              </w:numPr>
              <w:tabs>
                <w:tab w:val="right" w:pos="8370"/>
              </w:tabs>
              <w:spacing w:line="276" w:lineRule="auto"/>
              <w:ind w:firstLineChars="0"/>
              <w:rPr>
                <w:rFonts w:ascii="Arial" w:hAnsi="Arial" w:cs="Arial"/>
                <w:color w:val="000000"/>
                <w:sz w:val="18"/>
                <w:szCs w:val="18"/>
                <w:lang w:eastAsia="zh-CN"/>
              </w:rPr>
            </w:pPr>
            <w:r>
              <w:t>1.Pre-IND data summary</w:t>
            </w:r>
          </w:p>
          <w:p w14:paraId="6AB55089" w14:textId="77777777" w:rsidR="0057420F" w:rsidRDefault="004B6417">
            <w:pPr>
              <w:pStyle w:val="af2"/>
              <w:numPr>
                <w:ilvl w:val="0"/>
                <w:numId w:val="13"/>
              </w:numPr>
              <w:tabs>
                <w:tab w:val="right" w:pos="8370"/>
              </w:tabs>
              <w:spacing w:line="276" w:lineRule="auto"/>
              <w:ind w:firstLineChars="0"/>
              <w:rPr>
                <w:rFonts w:ascii="Arial" w:hAnsi="Arial" w:cs="Arial"/>
                <w:color w:val="000000"/>
                <w:sz w:val="18"/>
                <w:szCs w:val="18"/>
                <w:lang w:eastAsia="zh-CN"/>
              </w:rPr>
            </w:pPr>
            <w:r>
              <w:t>2.Pre-IND eCTD file production, submission</w:t>
              <w:tab/>
            </w:r>
          </w:p>
          <w:p w14:paraId="4F71B1BC" w14:textId="77777777" w:rsidR="0057420F" w:rsidRDefault="004B6417">
            <w:pPr>
              <w:pStyle w:val="af2"/>
              <w:numPr>
                <w:ilvl w:val="0"/>
                <w:numId w:val="13"/>
              </w:numPr>
              <w:tabs>
                <w:tab w:val="right" w:pos="8370"/>
              </w:tabs>
              <w:spacing w:line="276" w:lineRule="auto"/>
              <w:ind w:firstLineChars="0"/>
              <w:rPr>
                <w:rFonts w:ascii="Arial" w:hAnsi="Arial" w:cs="Arial"/>
                <w:color w:val="000000"/>
                <w:sz w:val="18"/>
                <w:szCs w:val="18"/>
                <w:lang w:eastAsia="zh-CN"/>
              </w:rPr>
            </w:pPr>
            <w:r>
              <w:t>3.M1 administrative information summary</w:t>
            </w:r>
          </w:p>
          <w:p w14:paraId="18D27DC1" w14:textId="77777777" w:rsidR="0057420F" w:rsidRDefault="004B6417">
            <w:pPr>
              <w:pStyle w:val="af2"/>
              <w:numPr>
                <w:ilvl w:val="0"/>
                <w:numId w:val="13"/>
              </w:numPr>
              <w:tabs>
                <w:tab w:val="right" w:pos="8370"/>
              </w:tabs>
              <w:spacing w:line="276" w:lineRule="auto"/>
              <w:ind w:firstLineChars="0"/>
              <w:rPr>
                <w:rFonts w:ascii="Arial" w:hAnsi="Arial" w:cs="Arial"/>
                <w:color w:val="000000"/>
                <w:sz w:val="18"/>
                <w:szCs w:val="18"/>
                <w:lang w:eastAsia="zh-CN"/>
              </w:rPr>
            </w:pPr>
            <w:r>
              <w:t>4.IND application materials electronic production (M1-M5)</w:t>
            </w:r>
          </w:p>
          <w:p w14:paraId="5CE78031" w14:textId="77777777" w:rsidR="0057420F" w:rsidRDefault="004B6417">
            <w:pPr>
              <w:pStyle w:val="af2"/>
              <w:numPr>
                <w:ilvl w:val="0"/>
                <w:numId w:val="13"/>
              </w:numPr>
              <w:tabs>
                <w:tab w:val="right" w:pos="8370"/>
              </w:tabs>
              <w:spacing w:line="276" w:lineRule="auto"/>
              <w:ind w:firstLineChars="0"/>
              <w:rPr>
                <w:rFonts w:ascii="等线" w:eastAsia="等线" w:hAnsi="等线"/>
                <w:bCs/>
                <w:sz w:val="21"/>
                <w:szCs w:val="21"/>
                <w:lang w:eastAsia="zh-CN"/>
              </w:rPr>
            </w:pPr>
            <w:r>
              <w:t>5. cCTD review, packaging, verification, submission</w:t>
            </w:r>
          </w:p>
        </w:tc>
        <w:tc>
          <w:tcPr>
            <w:tcW w:w="414" w:type="pct"/>
            <w:shd w:val="clear" w:color="auto" w:fill="auto"/>
            <w:vAlign w:val="center"/>
          </w:tcPr>
          <w:p w14:paraId="133F388C" w14:textId="77777777" w:rsidR="0057420F" w:rsidRDefault="004B6417">
            <w:pPr>
              <w:spacing w:line="300" w:lineRule="exact"/>
              <w:jc w:val="center"/>
              <w:rPr>
                <w:rFonts w:ascii="等线" w:eastAsia="等线" w:hAnsi="等线"/>
                <w:bCs/>
                <w:sz w:val="21"/>
                <w:szCs w:val="21"/>
                <w:lang w:eastAsia="zh-CN"/>
              </w:rPr>
            </w:pPr>
            <w:r>
              <w:rPr>
                <w:rFonts w:ascii="Arial" w:hAnsi="Arial" w:cs="Arial"/>
                <w:color w:val="000000"/>
                <w:sz w:val="18"/>
                <w:szCs w:val="18"/>
                <w:lang w:eastAsia="zh-CN"/>
              </w:rPr>
              <w:t>3</w:t>
            </w:r>
            <w:r>
              <w:rPr>
                <w:rFonts w:ascii="Arial" w:hAnsi="Arial" w:cs="Arial" w:hint="eastAsia"/>
                <w:color w:val="000000"/>
                <w:sz w:val="18"/>
                <w:szCs w:val="18"/>
                <w:lang w:eastAsia="zh-CN"/>
              </w:rPr>
              <w:t>-</w:t>
            </w:r>
            <w:r>
              <w:rPr>
                <w:rFonts w:ascii="Arial" w:hAnsi="Arial" w:cs="Arial"/>
                <w:color w:val="000000"/>
                <w:sz w:val="18"/>
                <w:szCs w:val="18"/>
                <w:lang w:eastAsia="zh-CN"/>
              </w:rPr>
              <w:t>4</w:t>
            </w:r>
            <w:r>
              <w:rPr>
                <w:rFonts w:ascii="Arial" w:hAnsi="Arial" w:cs="Arial" w:hint="eastAsia"/>
                <w:color w:val="000000"/>
                <w:sz w:val="18"/>
                <w:szCs w:val="18"/>
                <w:lang w:eastAsia="zh-CN"/>
              </w:rPr>
              <w:t>M</w:t>
            </w:r>
          </w:p>
        </w:tc>
        <w:tc>
          <w:tcPr>
            <w:tcW w:w="644" w:type="pct"/>
            <w:shd w:val="clear" w:color="auto" w:fill="auto"/>
            <w:noWrap/>
            <w:vAlign w:val="center"/>
          </w:tcPr>
          <w:p w14:paraId="7B6920A2" w14:textId="77777777" w:rsidR="0057420F" w:rsidRDefault="004B6417">
            <w:pPr>
              <w:jc w:val="center"/>
              <w:rPr>
                <w:rFonts w:ascii="等线" w:eastAsia="等线" w:hAnsi="等线"/>
                <w:bCs/>
                <w:sz w:val="21"/>
                <w:szCs w:val="21"/>
                <w:lang w:eastAsia="zh-CN"/>
              </w:rPr>
            </w:pPr>
            <w:r>
              <w:rPr>
                <w:rFonts w:ascii="等线" w:eastAsia="等线" w:hAnsi="等线" w:hint="eastAsia"/>
                <w:bCs/>
                <w:sz w:val="21"/>
                <w:szCs w:val="21"/>
                <w:lang w:eastAsia="zh-CN"/>
              </w:rPr>
              <w:t>40</w:t>
            </w:r>
          </w:p>
        </w:tc>
      </w:tr>
      <w:tr w:rsidR="0057420F" w14:paraId="4D5D1B6D" w14:textId="77777777">
        <w:trPr>
          <w:trHeight w:val="552"/>
          <w:jc w:val="center"/>
        </w:trPr>
        <w:tc>
          <w:tcPr>
            <w:tcW w:w="5000" w:type="pct"/>
            <w:gridSpan w:val="6"/>
            <w:shd w:val="clear" w:color="auto" w:fill="auto"/>
            <w:vAlign w:val="center"/>
          </w:tcPr>
          <w:p w14:paraId="609D133F" w14:textId="77777777" w:rsidR="0057420F" w:rsidRDefault="004B6417">
            <w:pPr>
              <w:spacing w:line="300" w:lineRule="auto"/>
              <w:rPr>
                <w:rFonts w:ascii="等线" w:eastAsia="等线" w:hAnsi="等线"/>
                <w:b/>
                <w:sz w:val="21"/>
                <w:szCs w:val="21"/>
                <w:lang w:eastAsia="zh-CN"/>
              </w:rPr>
            </w:pPr>
            <w:r>
              <w:t>Discounted price: 700,000 Yuan (including 6% VAT)</w:t>
            </w:r>
          </w:p>
        </w:tc>
      </w:tr>
      <w:tr w:rsidR="0057420F" w14:paraId="2C36F45F" w14:textId="77777777">
        <w:trPr>
          <w:trHeight w:val="552"/>
          <w:jc w:val="center"/>
        </w:trPr>
        <w:tc>
          <w:tcPr>
            <w:tcW w:w="5000" w:type="pct"/>
            <w:gridSpan w:val="6"/>
            <w:shd w:val="clear" w:color="auto" w:fill="auto"/>
            <w:vAlign w:val="center"/>
          </w:tcPr>
          <w:p w14:paraId="5DF49602" w14:textId="77777777" w:rsidR="0057420F" w:rsidRDefault="004B6417">
            <w:pPr>
              <w:pStyle w:val="Default"/>
              <w:spacing w:line="360" w:lineRule="auto"/>
              <w:rPr>
                <w:rFonts w:ascii="等线" w:eastAsia="等线" w:hAnsi="等线" w:cs="Times New Roman"/>
                <w:color w:val="auto"/>
                <w:sz w:val="21"/>
                <w:szCs w:val="21"/>
              </w:rPr>
            </w:pPr>
            <w:r>
              <w:t>remarks：</w:t>
            </w:r>
          </w:p>
          <w:p w14:paraId="209C0BB7" w14:textId="77777777" w:rsidR="0057420F" w:rsidRDefault="004B6417">
            <w:pPr>
              <w:numPr>
                <w:ilvl w:val="0"/>
                <w:numId w:val="10"/>
              </w:numPr>
              <w:spacing w:line="276" w:lineRule="auto"/>
              <w:ind w:leftChars="-50" w:left="237" w:hanging="357"/>
              <w:jc w:val="both"/>
              <w:rPr>
                <w:rFonts w:ascii="等线" w:eastAsia="等线" w:hAnsi="等线"/>
                <w:sz w:val="21"/>
                <w:szCs w:val="21"/>
                <w:u w:color="000000"/>
                <w:lang w:eastAsia="zh-CN"/>
              </w:rPr>
            </w:pPr>
            <w:r>
              <w:t>Payment Method: See contract;</w:t>
            </w:r>
          </w:p>
          <w:p w14:paraId="2C934403" w14:textId="77777777" w:rsidR="0057420F" w:rsidRDefault="004B6417">
            <w:pPr>
              <w:numPr>
                <w:ilvl w:val="0"/>
                <w:numId w:val="10"/>
              </w:numPr>
              <w:spacing w:line="276" w:lineRule="auto"/>
              <w:ind w:leftChars="-50" w:left="237" w:hanging="357"/>
              <w:jc w:val="both"/>
              <w:rPr>
                <w:rFonts w:ascii="等线" w:eastAsia="等线" w:hAnsi="等线"/>
                <w:sz w:val="21"/>
                <w:szCs w:val="21"/>
                <w:u w:color="000000"/>
                <w:lang w:eastAsia="zh-CN"/>
              </w:rPr>
            </w:pPr>
            <w:r>
              <w:t>Freight: This quotation does not include any costs related to the delivery of test samples/samples, such as freight, customs duties, etc. (refer to shipping guidelines);</w:t>
            </w:r>
          </w:p>
          <w:p w14:paraId="337A0442" w14:textId="77777777" w:rsidR="0057420F" w:rsidRDefault="004B6417">
            <w:pPr>
              <w:numPr>
                <w:ilvl w:val="0"/>
                <w:numId w:val="10"/>
              </w:numPr>
              <w:spacing w:line="276" w:lineRule="auto"/>
              <w:ind w:leftChars="-50" w:left="237" w:hanging="357"/>
              <w:jc w:val="both"/>
              <w:rPr>
                <w:rFonts w:ascii="等线" w:eastAsia="等线" w:hAnsi="等线"/>
                <w:sz w:val="21"/>
                <w:szCs w:val="21"/>
                <w:u w:color="000000"/>
                <w:lang w:eastAsia="zh-CN"/>
              </w:rPr>
            </w:pPr>
            <w:r>
              <w:t>The above quotation is a preliminary quotation, and as more test compound information is obtained, the research outline and quotation may be adjusted;</w:t>
            </w:r>
          </w:p>
          <w:p w14:paraId="6C9B3226" w14:textId="77777777" w:rsidR="0057420F" w:rsidRDefault="004B6417">
            <w:pPr>
              <w:numPr>
                <w:ilvl w:val="0"/>
                <w:numId w:val="10"/>
              </w:numPr>
              <w:spacing w:line="276" w:lineRule="auto"/>
              <w:ind w:leftChars="-50" w:left="237" w:hanging="357"/>
              <w:jc w:val="both"/>
              <w:rPr>
                <w:rFonts w:ascii="等线" w:eastAsia="等线" w:hAnsi="等线"/>
                <w:sz w:val="21"/>
                <w:szCs w:val="21"/>
                <w:u w:color="000000"/>
                <w:lang w:eastAsia="zh-CN"/>
              </w:rPr>
            </w:pPr>
            <w:r>
              <w:t>Fourth payment (10%): RMB sixty-eight thousand yuan (¥680,000), time: within 10 working days from the date Party B completes the small trial process and is confirmed by Party A;.</w:t>
            </w:r>
          </w:p>
          <w:p w14:paraId="401DE171" w14:textId="77777777" w:rsidR="0057420F" w:rsidRDefault="0057420F">
            <w:pPr>
              <w:pStyle w:val="Default"/>
              <w:spacing w:line="360" w:lineRule="auto"/>
              <w:ind w:firstLineChars="200" w:firstLine="420"/>
              <w:rPr>
                <w:rFonts w:ascii="等线" w:eastAsia="等线" w:hAnsi="等线" w:cs="Times New Roman"/>
                <w:color w:val="auto"/>
                <w:sz w:val="21"/>
                <w:szCs w:val="21"/>
              </w:rPr>
            </w:pPr>
          </w:p>
        </w:tc>
      </w:tr>
      <w:tr w:rsidR="0057420F" w14:paraId="2DAE4166" w14:textId="77777777">
        <w:trPr>
          <w:trHeight w:val="670"/>
          <w:jc w:val="center"/>
        </w:trPr>
        <w:tc>
          <w:tcPr>
            <w:tcW w:w="5000" w:type="pct"/>
            <w:gridSpan w:val="6"/>
            <w:shd w:val="clear" w:color="auto" w:fill="auto"/>
            <w:vAlign w:val="center"/>
          </w:tcPr>
          <w:p w14:paraId="307B1F02" w14:textId="77777777" w:rsidR="0057420F" w:rsidRDefault="004B6417">
            <w:pPr>
              <w:spacing w:line="300" w:lineRule="auto"/>
              <w:rPr>
                <w:rFonts w:ascii="等线" w:eastAsia="等线" w:hAnsi="等线"/>
                <w:b/>
                <w:sz w:val="21"/>
                <w:szCs w:val="21"/>
                <w:lang w:eastAsia="zh-CN"/>
              </w:rPr>
            </w:pPr>
            <w:r>
              <w:t>Quotation Validity Period: One month, Quotation Date: 2025-05-21.</w:t>
            </w:r>
          </w:p>
        </w:tc>
      </w:tr>
    </w:tbl>
    <w:p w14:paraId="2A69805D" w14:textId="77777777" w:rsidR="0057420F" w:rsidRDefault="0057420F">
      <w:pPr>
        <w:numPr>
          <w:ilvl w:val="255"/>
          <w:numId w:val="0"/>
        </w:numPr>
        <w:ind w:firstLine="592"/>
        <w:rPr>
          <w:lang w:eastAsia="zh-CN"/>
        </w:rPr>
      </w:pPr>
    </w:p>
    <w:sectPr w:rsidR="0057420F">
      <w:pgSz w:w="11900" w:h="16840"/>
      <w:pgMar w:top="1588" w:right="1440" w:bottom="1588" w:left="1440" w:header="851" w:footer="992" w:gutter="0"/>
      <w:cols w:space="720"/>
      <w:docGrid w:linePitch="326"/>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6" w:author="Lenovo" w:date="2025-03-27T17:13:00Z" w:initials="L">
    <w:p w14:paraId="4E4DEFA7" w14:textId="77777777" w:rsidR="0057420F" w:rsidRDefault="004B6417">
      <w:pPr>
        <w:pStyle w:val="a3"/>
      </w:pPr>
      <w:r>
        <w:rPr>
          <w:rFonts w:hint="eastAsia"/>
        </w:rPr>
        <w:t>甲乙没有这么齐全的研究资料</w:t>
      </w:r>
    </w:p>
  </w:comment>
  <w:comment w:id="57" w:author="赵剑" w:date="2025-04-24T15:08:00Z" w:initials="赵剑">
    <w:p w14:paraId="1EEFA606" w14:textId="77777777" w:rsidR="0057420F" w:rsidRDefault="004B6417">
      <w:pPr>
        <w:pStyle w:val="a3"/>
      </w:pPr>
      <w:r>
        <w:rPr>
          <w:rFonts w:hint="eastAsia"/>
        </w:rPr>
        <w:t>不一定严格按照这个要求提交试验资料，只是我们期望有的，有</w:t>
      </w:r>
      <w:proofErr w:type="gramStart"/>
      <w:r>
        <w:rPr>
          <w:rFonts w:hint="eastAsia"/>
        </w:rPr>
        <w:t>多少提供</w:t>
      </w:r>
      <w:proofErr w:type="gramEnd"/>
      <w:r>
        <w:rPr>
          <w:rFonts w:hint="eastAsia"/>
        </w:rPr>
        <w:t>多少即可，</w:t>
      </w:r>
      <w:proofErr w:type="gramStart"/>
      <w:r>
        <w:rPr>
          <w:rFonts w:hint="eastAsia"/>
        </w:rPr>
        <w:t>不</w:t>
      </w:r>
      <w:proofErr w:type="gramEnd"/>
      <w:r>
        <w:rPr>
          <w:rFonts w:hint="eastAsia"/>
        </w:rPr>
        <w:t>强制性的。</w:t>
      </w:r>
    </w:p>
  </w:comment>
  <w:comment w:id="121" w:author="Lenovo" w:date="2025-03-27T19:52:00Z" w:initials="L">
    <w:p w14:paraId="6AC0EB2D" w14:textId="77777777" w:rsidR="0057420F" w:rsidRDefault="004B6417">
      <w:pPr>
        <w:pStyle w:val="a3"/>
      </w:pPr>
      <w:r>
        <w:rPr>
          <w:rFonts w:hint="eastAsia"/>
        </w:rPr>
        <w:t>希望有一种机制，尽早开始毒理研究，毒理过程中一旦发现明显毒性，乙方应该立即告知甲方，并且允许甲方叫停整个合同</w:t>
      </w:r>
    </w:p>
  </w:comment>
  <w:comment w:id="122" w:author="赵剑" w:date="2025-04-24T17:05:00Z" w:initials="赵剑">
    <w:p w14:paraId="060B03A1" w14:textId="77777777" w:rsidR="0057420F" w:rsidRDefault="004B6417">
      <w:pPr>
        <w:pStyle w:val="a3"/>
      </w:pPr>
      <w:r>
        <w:rPr>
          <w:rFonts w:hint="eastAsia"/>
        </w:rPr>
        <w:t>我们在付第二期款之前，收到安评批样品后，先做一下大鼠和</w:t>
      </w:r>
      <w:proofErr w:type="gramStart"/>
      <w:r>
        <w:rPr>
          <w:rFonts w:hint="eastAsia"/>
        </w:rPr>
        <w:t>犬的</w:t>
      </w:r>
      <w:proofErr w:type="gramEnd"/>
      <w:r>
        <w:rPr>
          <w:rFonts w:hint="eastAsia"/>
        </w:rPr>
        <w:t>DRF</w:t>
      </w:r>
      <w:r>
        <w:rPr>
          <w:rFonts w:hint="eastAsia"/>
        </w:rPr>
        <w:t>实验，做完以后再付第二期款，如果毒性比较大可以都暂停。</w:t>
      </w:r>
    </w:p>
  </w:comment>
  <w:comment w:id="139" w:author="Lenovo" w:date="2025-03-27T19:45:00Z" w:initials="L">
    <w:p w14:paraId="6F96E8A3" w14:textId="77777777" w:rsidR="0057420F" w:rsidRDefault="004B6417">
      <w:pPr>
        <w:pStyle w:val="a3"/>
      </w:pPr>
      <w:r>
        <w:rPr>
          <w:rFonts w:hint="eastAsia"/>
        </w:rPr>
        <w:t>是否留一部分，在甲方</w:t>
      </w:r>
      <w:r>
        <w:rPr>
          <w:rFonts w:hint="eastAsia"/>
        </w:rPr>
        <w:t>IND</w:t>
      </w:r>
      <w:r>
        <w:rPr>
          <w:rFonts w:hint="eastAsia"/>
        </w:rPr>
        <w:t>申报成功之后再付？</w:t>
      </w:r>
    </w:p>
  </w:comment>
  <w:comment w:id="140" w:author="赵剑" w:date="2025-04-24T17:21:00Z" w:initials="赵剑">
    <w:p w14:paraId="0B67BB6A" w14:textId="77777777" w:rsidR="0057420F" w:rsidRDefault="004B6417">
      <w:pPr>
        <w:pStyle w:val="a3"/>
      </w:pPr>
      <w:r>
        <w:rPr>
          <w:rFonts w:hint="eastAsia"/>
        </w:rPr>
        <w:t>我们会一直配合您们申报的，如果不放心我们也加了一笔尾款，等到</w:t>
      </w:r>
      <w:r>
        <w:rPr>
          <w:rFonts w:hint="eastAsia"/>
        </w:rPr>
        <w:t>IND</w:t>
      </w:r>
      <w:r>
        <w:rPr>
          <w:rFonts w:hint="eastAsia"/>
        </w:rPr>
        <w:t>获批后支付，但前提是不能拖太久才去报</w:t>
      </w:r>
      <w:r>
        <w:rPr>
          <w:rFonts w:hint="eastAsia"/>
        </w:rPr>
        <w:t>FDA</w:t>
      </w:r>
      <w:r>
        <w:rPr>
          <w:rFonts w:hint="eastAsia"/>
        </w:rPr>
        <w:t>，我们能接受的时间是六个月。</w:t>
      </w:r>
    </w:p>
  </w:comment>
  <w:comment w:id="196" w:author="Lenovo" w:date="2025-03-27T19:47:00Z" w:initials="L">
    <w:p w14:paraId="430AF402" w14:textId="77777777" w:rsidR="0057420F" w:rsidRDefault="004B6417">
      <w:pPr>
        <w:pStyle w:val="a3"/>
      </w:pPr>
      <w:r>
        <w:rPr>
          <w:rFonts w:hint="eastAsia"/>
        </w:rPr>
        <w:t>应该是</w:t>
      </w:r>
      <w:r>
        <w:rPr>
          <w:rFonts w:hint="eastAsia"/>
        </w:rPr>
        <w:t>FDA</w:t>
      </w:r>
      <w:r>
        <w:rPr>
          <w:rFonts w:hint="eastAsia"/>
        </w:rPr>
        <w:t>吧</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E4DEFA7" w15:done="0"/>
  <w15:commentEx w15:paraId="1EEFA606" w15:done="0"/>
  <w15:commentEx w15:paraId="6AC0EB2D" w15:done="0"/>
  <w15:commentEx w15:paraId="060B03A1" w15:done="0"/>
  <w15:commentEx w15:paraId="6F96E8A3" w15:done="0"/>
  <w15:commentEx w15:paraId="0B67BB6A" w15:done="0"/>
  <w15:commentEx w15:paraId="430AF40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651B46" w14:textId="77777777" w:rsidR="004B6417" w:rsidRDefault="004B6417">
      <w:r>
        <w:separator/>
      </w:r>
    </w:p>
  </w:endnote>
  <w:endnote w:type="continuationSeparator" w:id="0">
    <w:p w14:paraId="6757CA14" w14:textId="77777777" w:rsidR="004B6417" w:rsidRDefault="004B6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6" w:usb3="00000000" w:csb0="00040001" w:csb1="00000000"/>
  </w:font>
  <w:font w:name="Malgun Gothic Semilight">
    <w:altName w:val="苹方-简"/>
    <w:panose1 w:val="020B0502040204020203"/>
    <w:charset w:val="86"/>
    <w:family w:val="swiss"/>
    <w:pitch w:val="variable"/>
    <w:sig w:usb0="B0000AAF" w:usb1="09DF7CFB" w:usb2="00000012" w:usb3="00000000" w:csb0="003E01BD" w:csb1="00000000"/>
  </w:font>
  <w:font w:name="Calibri">
    <w:altName w:val="Helvetica Neue"/>
    <w:panose1 w:val="020F0502020204030204"/>
    <w:charset w:val="00"/>
    <w:family w:val="swiss"/>
    <w:pitch w:val="variable"/>
    <w:sig w:usb0="E4002EFF" w:usb1="C000247B" w:usb2="00000009" w:usb3="00000000" w:csb0="000001FF" w:csb1="00000000"/>
  </w:font>
  <w:font w:name="Century Gothic">
    <w:altName w:val="苹方-简"/>
    <w:panose1 w:val="020B0502020202020204"/>
    <w:charset w:val="00"/>
    <w:family w:val="swiss"/>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Source Han Sans">
    <w:altName w:val="Times New Roman"/>
    <w:charset w:val="00"/>
    <w:family w:val="roman"/>
    <w:pitch w:val="default"/>
  </w:font>
  <w:font w:name="Segoe UI">
    <w:altName w:val="苹方-简"/>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9127B" w14:textId="7BE068F6" w:rsidR="0057420F" w:rsidRDefault="004B6417">
    <w:pPr>
      <w:pStyle w:val="a8"/>
      <w:jc w:val="center"/>
    </w:pPr>
    <w:r>
      <w:rPr>
        <w:rFonts w:ascii="Century Gothic" w:hAnsi="Century Gothic"/>
        <w:kern w:val="0"/>
      </w:rPr>
      <w:t xml:space="preserve">- </w:t>
    </w:r>
    <w:r>
      <w:rPr>
        <w:rFonts w:ascii="Century Gothic" w:eastAsia="Century Gothic" w:hAnsi="Century Gothic" w:cs="Century Gothic"/>
        <w:kern w:val="0"/>
      </w:rPr>
      <w:fldChar w:fldCharType="begin"/>
    </w:r>
    <w:r>
      <w:rPr>
        <w:rFonts w:ascii="Century Gothic" w:eastAsia="Century Gothic" w:hAnsi="Century Gothic" w:cs="Century Gothic"/>
        <w:kern w:val="0"/>
      </w:rPr>
      <w:instrText xml:space="preserve"> PAGE </w:instrText>
    </w:r>
    <w:r>
      <w:rPr>
        <w:rFonts w:ascii="Century Gothic" w:eastAsia="Century Gothic" w:hAnsi="Century Gothic" w:cs="Century Gothic"/>
        <w:kern w:val="0"/>
      </w:rPr>
      <w:fldChar w:fldCharType="separate"/>
    </w:r>
    <w:r w:rsidR="009026FF">
      <w:rPr>
        <w:rFonts w:ascii="Century Gothic" w:eastAsia="Century Gothic" w:hAnsi="Century Gothic" w:cs="Century Gothic"/>
        <w:noProof/>
        <w:kern w:val="0"/>
      </w:rPr>
      <w:t>20</w:t>
    </w:r>
    <w:r>
      <w:rPr>
        <w:rFonts w:ascii="Century Gothic" w:eastAsia="Century Gothic" w:hAnsi="Century Gothic" w:cs="Century Gothic"/>
        <w:kern w:val="0"/>
      </w:rPr>
      <w:fldChar w:fldCharType="end"/>
    </w:r>
    <w:r>
      <w:rPr>
        <w:rFonts w:ascii="Century Gothic" w:hAnsi="Century Gothic"/>
        <w:kern w:val="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3F4B85" w14:textId="77777777" w:rsidR="004B6417" w:rsidRDefault="004B6417">
      <w:r>
        <w:separator/>
      </w:r>
    </w:p>
  </w:footnote>
  <w:footnote w:type="continuationSeparator" w:id="0">
    <w:p w14:paraId="2CD99C71" w14:textId="77777777" w:rsidR="004B6417" w:rsidRDefault="004B641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DBF21BA"/>
    <w:multiLevelType w:val="singleLevel"/>
    <w:tmpl w:val="EDBF21BA"/>
    <w:lvl w:ilvl="0">
      <w:start w:val="1"/>
      <w:numFmt w:val="decimal"/>
      <w:suff w:val="nothing"/>
      <w:lvlText w:val="（%1）"/>
      <w:lvlJc w:val="left"/>
    </w:lvl>
  </w:abstractNum>
  <w:abstractNum w:abstractNumId="1" w15:restartNumberingAfterBreak="0">
    <w:nsid w:val="EF38C0B1"/>
    <w:multiLevelType w:val="singleLevel"/>
    <w:tmpl w:val="EF38C0B1"/>
    <w:lvl w:ilvl="0">
      <w:start w:val="1"/>
      <w:numFmt w:val="decimal"/>
      <w:suff w:val="space"/>
      <w:lvlText w:val="%1."/>
      <w:lvlJc w:val="left"/>
    </w:lvl>
  </w:abstractNum>
  <w:abstractNum w:abstractNumId="2" w15:restartNumberingAfterBreak="0">
    <w:nsid w:val="FFE6E300"/>
    <w:multiLevelType w:val="singleLevel"/>
    <w:tmpl w:val="FFE6E300"/>
    <w:lvl w:ilvl="0">
      <w:start w:val="1"/>
      <w:numFmt w:val="decimal"/>
      <w:suff w:val="space"/>
      <w:lvlText w:val="%1."/>
      <w:lvlJc w:val="left"/>
    </w:lvl>
  </w:abstractNum>
  <w:abstractNum w:abstractNumId="3" w15:restartNumberingAfterBreak="0">
    <w:nsid w:val="017935A4"/>
    <w:multiLevelType w:val="multilevel"/>
    <w:tmpl w:val="017935A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024B19F0"/>
    <w:multiLevelType w:val="multilevel"/>
    <w:tmpl w:val="024B19F0"/>
    <w:lvl w:ilvl="0">
      <w:start w:val="1"/>
      <w:numFmt w:val="decimal"/>
      <w:lvlText w:val="%1."/>
      <w:lvlJc w:val="left"/>
      <w:pPr>
        <w:ind w:left="360" w:hanging="360"/>
      </w:pPr>
      <w:rPr>
        <w:rFonts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832230"/>
    <w:multiLevelType w:val="singleLevel"/>
    <w:tmpl w:val="0B832230"/>
    <w:lvl w:ilvl="0">
      <w:start w:val="1"/>
      <w:numFmt w:val="decimal"/>
      <w:lvlText w:val="%1."/>
      <w:lvlJc w:val="left"/>
      <w:pPr>
        <w:tabs>
          <w:tab w:val="left" w:pos="312"/>
        </w:tabs>
      </w:pPr>
    </w:lvl>
  </w:abstractNum>
  <w:abstractNum w:abstractNumId="6" w15:restartNumberingAfterBreak="0">
    <w:nsid w:val="15B02E18"/>
    <w:multiLevelType w:val="multilevel"/>
    <w:tmpl w:val="15B02E18"/>
    <w:lvl w:ilvl="0">
      <w:start w:val="1"/>
      <w:numFmt w:val="decimalEnclosedCircle"/>
      <w:lvlText w:val="%1"/>
      <w:lvlJc w:val="left"/>
      <w:pPr>
        <w:ind w:left="840" w:hanging="360"/>
      </w:pPr>
      <w:rPr>
        <w:rFonts w:ascii="宋体" w:hAnsi="宋体"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16E928FF"/>
    <w:multiLevelType w:val="multilevel"/>
    <w:tmpl w:val="16E928FF"/>
    <w:lvl w:ilvl="0">
      <w:start w:val="1"/>
      <w:numFmt w:val="decimal"/>
      <w:lvlText w:val="%1."/>
      <w:lvlJc w:val="left"/>
      <w:pPr>
        <w:ind w:left="420" w:hanging="420"/>
      </w:pPr>
      <w:rPr>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CA55469"/>
    <w:multiLevelType w:val="multilevel"/>
    <w:tmpl w:val="3CA5546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54D2419D"/>
    <w:multiLevelType w:val="multilevel"/>
    <w:tmpl w:val="54D2419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58BCD7A7"/>
    <w:multiLevelType w:val="singleLevel"/>
    <w:tmpl w:val="58BCD7A7"/>
    <w:lvl w:ilvl="0">
      <w:start w:val="9"/>
      <w:numFmt w:val="chineseCounting"/>
      <w:suff w:val="nothing"/>
      <w:lvlText w:val="%1、"/>
      <w:lvlJc w:val="left"/>
    </w:lvl>
  </w:abstractNum>
  <w:abstractNum w:abstractNumId="11" w15:restartNumberingAfterBreak="0">
    <w:nsid w:val="648639AA"/>
    <w:multiLevelType w:val="multilevel"/>
    <w:tmpl w:val="648639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BBC30AC"/>
    <w:multiLevelType w:val="multilevel"/>
    <w:tmpl w:val="7BBC30A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12"/>
  </w:num>
  <w:num w:numId="2">
    <w:abstractNumId w:val="6"/>
  </w:num>
  <w:num w:numId="3">
    <w:abstractNumId w:val="10"/>
  </w:num>
  <w:num w:numId="4">
    <w:abstractNumId w:val="2"/>
  </w:num>
  <w:num w:numId="5">
    <w:abstractNumId w:val="1"/>
  </w:num>
  <w:num w:numId="6">
    <w:abstractNumId w:val="4"/>
  </w:num>
  <w:num w:numId="7">
    <w:abstractNumId w:val="5"/>
  </w:num>
  <w:num w:numId="8">
    <w:abstractNumId w:val="8"/>
  </w:num>
  <w:num w:numId="9">
    <w:abstractNumId w:val="0"/>
  </w:num>
  <w:num w:numId="10">
    <w:abstractNumId w:val="7"/>
  </w:num>
  <w:num w:numId="11">
    <w:abstractNumId w:val="11"/>
  </w:num>
  <w:num w:numId="12">
    <w:abstractNumId w:val="9"/>
  </w:num>
  <w:num w:numId="13">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zhong126@gmail.com">
    <w15:presenceInfo w15:providerId="Windows Live" w15:userId="3cbaae3312c55187"/>
  </w15:person>
  <w15:person w15:author="liqin xie">
    <w15:presenceInfo w15:providerId="Windows Live" w15:userId="c8f0db032c1995a9"/>
  </w15:person>
  <w15:person w15:author="xiaoyan zhang">
    <w15:presenceInfo w15:providerId="Windows Live" w15:userId="ae379b1a68693582"/>
  </w15:person>
  <w15:person w15:author="Lenovo">
    <w15:presenceInfo w15:providerId="None" w15:userId="Lenovo"/>
  </w15:person>
  <w15:person w15:author="赵剑">
    <w15:presenceInfo w15:providerId="None" w15:userId="赵剑"/>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bordersDoNotSurroundHeader/>
  <w:bordersDoNotSurroundFooter/>
  <w:proofState w:spelling="clean" w:grammar="clean"/>
  <w:trackRevisions/>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6C7"/>
    <w:rsid w:val="A3CEEE7E"/>
    <w:rsid w:val="AF5E4873"/>
    <w:rsid w:val="B55F402E"/>
    <w:rsid w:val="BEB64BC5"/>
    <w:rsid w:val="BFE3A871"/>
    <w:rsid w:val="DC1F9FBE"/>
    <w:rsid w:val="DEF7DF95"/>
    <w:rsid w:val="DEFE8BEA"/>
    <w:rsid w:val="EFAF6F82"/>
    <w:rsid w:val="F6F99C27"/>
    <w:rsid w:val="FBBBCB33"/>
    <w:rsid w:val="FF5809C9"/>
    <w:rsid w:val="FF7F1D2D"/>
    <w:rsid w:val="FFF7D4DF"/>
    <w:rsid w:val="000044D5"/>
    <w:rsid w:val="00005610"/>
    <w:rsid w:val="00007A46"/>
    <w:rsid w:val="00010624"/>
    <w:rsid w:val="00014BC9"/>
    <w:rsid w:val="0003232A"/>
    <w:rsid w:val="00032913"/>
    <w:rsid w:val="000353ED"/>
    <w:rsid w:val="00036E46"/>
    <w:rsid w:val="00036FD2"/>
    <w:rsid w:val="00040B56"/>
    <w:rsid w:val="000421FF"/>
    <w:rsid w:val="00052F52"/>
    <w:rsid w:val="000531C8"/>
    <w:rsid w:val="000567C6"/>
    <w:rsid w:val="00062890"/>
    <w:rsid w:val="000631B7"/>
    <w:rsid w:val="00073979"/>
    <w:rsid w:val="00076782"/>
    <w:rsid w:val="00081114"/>
    <w:rsid w:val="000818AC"/>
    <w:rsid w:val="000836E4"/>
    <w:rsid w:val="00087059"/>
    <w:rsid w:val="0009486F"/>
    <w:rsid w:val="00094CA1"/>
    <w:rsid w:val="000954B5"/>
    <w:rsid w:val="00096FDC"/>
    <w:rsid w:val="0009702B"/>
    <w:rsid w:val="000A4D4E"/>
    <w:rsid w:val="000A76C8"/>
    <w:rsid w:val="000C2813"/>
    <w:rsid w:val="000C429D"/>
    <w:rsid w:val="000C4A43"/>
    <w:rsid w:val="000C5932"/>
    <w:rsid w:val="000C7E8D"/>
    <w:rsid w:val="000D0998"/>
    <w:rsid w:val="000D09F0"/>
    <w:rsid w:val="000D3265"/>
    <w:rsid w:val="000D32C0"/>
    <w:rsid w:val="000D33B9"/>
    <w:rsid w:val="000D3CC0"/>
    <w:rsid w:val="000D6D1E"/>
    <w:rsid w:val="000E265F"/>
    <w:rsid w:val="000E2F00"/>
    <w:rsid w:val="000E3094"/>
    <w:rsid w:val="000F2ABC"/>
    <w:rsid w:val="000F4310"/>
    <w:rsid w:val="000F4397"/>
    <w:rsid w:val="000F671A"/>
    <w:rsid w:val="00102061"/>
    <w:rsid w:val="00102C6B"/>
    <w:rsid w:val="00103FDD"/>
    <w:rsid w:val="0010486C"/>
    <w:rsid w:val="00111685"/>
    <w:rsid w:val="001173DA"/>
    <w:rsid w:val="00122D71"/>
    <w:rsid w:val="00126980"/>
    <w:rsid w:val="001306A9"/>
    <w:rsid w:val="00171536"/>
    <w:rsid w:val="00171C72"/>
    <w:rsid w:val="00172DEB"/>
    <w:rsid w:val="00177D7E"/>
    <w:rsid w:val="0018292E"/>
    <w:rsid w:val="00182941"/>
    <w:rsid w:val="00187E11"/>
    <w:rsid w:val="001926BD"/>
    <w:rsid w:val="00192A45"/>
    <w:rsid w:val="001956EA"/>
    <w:rsid w:val="001A14D6"/>
    <w:rsid w:val="001A1B8C"/>
    <w:rsid w:val="001A7E2D"/>
    <w:rsid w:val="001B4B55"/>
    <w:rsid w:val="001B586B"/>
    <w:rsid w:val="001D35F0"/>
    <w:rsid w:val="001D7F74"/>
    <w:rsid w:val="001E0642"/>
    <w:rsid w:val="001E3AA6"/>
    <w:rsid w:val="001E4573"/>
    <w:rsid w:val="001E4C1B"/>
    <w:rsid w:val="001E6203"/>
    <w:rsid w:val="001E75F6"/>
    <w:rsid w:val="001F2A1D"/>
    <w:rsid w:val="001F3611"/>
    <w:rsid w:val="001F3A2C"/>
    <w:rsid w:val="001F52A0"/>
    <w:rsid w:val="002010B1"/>
    <w:rsid w:val="002018A4"/>
    <w:rsid w:val="00205B8E"/>
    <w:rsid w:val="002118A3"/>
    <w:rsid w:val="002122F2"/>
    <w:rsid w:val="002128A3"/>
    <w:rsid w:val="00216286"/>
    <w:rsid w:val="00216458"/>
    <w:rsid w:val="002173B4"/>
    <w:rsid w:val="00217AF6"/>
    <w:rsid w:val="00232150"/>
    <w:rsid w:val="00241CED"/>
    <w:rsid w:val="002443C4"/>
    <w:rsid w:val="0025053C"/>
    <w:rsid w:val="00255068"/>
    <w:rsid w:val="002611B7"/>
    <w:rsid w:val="0026542B"/>
    <w:rsid w:val="00267167"/>
    <w:rsid w:val="00273A4E"/>
    <w:rsid w:val="00275C23"/>
    <w:rsid w:val="0027681C"/>
    <w:rsid w:val="00276AEC"/>
    <w:rsid w:val="00282B6F"/>
    <w:rsid w:val="002855BE"/>
    <w:rsid w:val="00285E87"/>
    <w:rsid w:val="002923D6"/>
    <w:rsid w:val="0029308A"/>
    <w:rsid w:val="00296EE8"/>
    <w:rsid w:val="002979C0"/>
    <w:rsid w:val="002A1C17"/>
    <w:rsid w:val="002B300A"/>
    <w:rsid w:val="002B542E"/>
    <w:rsid w:val="002B5B8F"/>
    <w:rsid w:val="002B72DB"/>
    <w:rsid w:val="002C0163"/>
    <w:rsid w:val="002C3743"/>
    <w:rsid w:val="002C4760"/>
    <w:rsid w:val="002D0842"/>
    <w:rsid w:val="002D7B79"/>
    <w:rsid w:val="002D7C6C"/>
    <w:rsid w:val="002E4459"/>
    <w:rsid w:val="002F0416"/>
    <w:rsid w:val="002F65E0"/>
    <w:rsid w:val="002F7733"/>
    <w:rsid w:val="00301D44"/>
    <w:rsid w:val="00302739"/>
    <w:rsid w:val="00302CA7"/>
    <w:rsid w:val="00304FCA"/>
    <w:rsid w:val="003059C7"/>
    <w:rsid w:val="00306519"/>
    <w:rsid w:val="00307037"/>
    <w:rsid w:val="00315AAE"/>
    <w:rsid w:val="003207FB"/>
    <w:rsid w:val="0032394A"/>
    <w:rsid w:val="00324096"/>
    <w:rsid w:val="00330111"/>
    <w:rsid w:val="0033491B"/>
    <w:rsid w:val="00341755"/>
    <w:rsid w:val="00344135"/>
    <w:rsid w:val="0034504D"/>
    <w:rsid w:val="0035016E"/>
    <w:rsid w:val="00350603"/>
    <w:rsid w:val="00350AAA"/>
    <w:rsid w:val="00351189"/>
    <w:rsid w:val="003515F4"/>
    <w:rsid w:val="00351C8B"/>
    <w:rsid w:val="00354A57"/>
    <w:rsid w:val="00356D66"/>
    <w:rsid w:val="00366C7E"/>
    <w:rsid w:val="003672C5"/>
    <w:rsid w:val="00372C9C"/>
    <w:rsid w:val="00373457"/>
    <w:rsid w:val="00374CF6"/>
    <w:rsid w:val="003812F4"/>
    <w:rsid w:val="0038395F"/>
    <w:rsid w:val="00384C1F"/>
    <w:rsid w:val="00384C56"/>
    <w:rsid w:val="00385783"/>
    <w:rsid w:val="00385A5D"/>
    <w:rsid w:val="003A1744"/>
    <w:rsid w:val="003A6CBB"/>
    <w:rsid w:val="003B0BAD"/>
    <w:rsid w:val="003B0E3F"/>
    <w:rsid w:val="003B2E6F"/>
    <w:rsid w:val="003B5AEE"/>
    <w:rsid w:val="003B749B"/>
    <w:rsid w:val="003C0492"/>
    <w:rsid w:val="003C2DBC"/>
    <w:rsid w:val="003C5A9C"/>
    <w:rsid w:val="003C62DA"/>
    <w:rsid w:val="003D1B9A"/>
    <w:rsid w:val="003D72BF"/>
    <w:rsid w:val="003E22BE"/>
    <w:rsid w:val="00401FC6"/>
    <w:rsid w:val="004024FB"/>
    <w:rsid w:val="0040507B"/>
    <w:rsid w:val="0041298E"/>
    <w:rsid w:val="00417AFA"/>
    <w:rsid w:val="00421925"/>
    <w:rsid w:val="0042201A"/>
    <w:rsid w:val="00423617"/>
    <w:rsid w:val="00424CD7"/>
    <w:rsid w:val="00424F13"/>
    <w:rsid w:val="00430C6B"/>
    <w:rsid w:val="004326FB"/>
    <w:rsid w:val="004334DA"/>
    <w:rsid w:val="00433DBF"/>
    <w:rsid w:val="0044018A"/>
    <w:rsid w:val="00441B69"/>
    <w:rsid w:val="00444258"/>
    <w:rsid w:val="00445510"/>
    <w:rsid w:val="00446456"/>
    <w:rsid w:val="00446696"/>
    <w:rsid w:val="004514EB"/>
    <w:rsid w:val="004537F6"/>
    <w:rsid w:val="00453D65"/>
    <w:rsid w:val="00465CBF"/>
    <w:rsid w:val="00466032"/>
    <w:rsid w:val="00466E65"/>
    <w:rsid w:val="0046732A"/>
    <w:rsid w:val="0047067C"/>
    <w:rsid w:val="0047443F"/>
    <w:rsid w:val="00485E1A"/>
    <w:rsid w:val="00487351"/>
    <w:rsid w:val="004907BC"/>
    <w:rsid w:val="004949BA"/>
    <w:rsid w:val="00494A09"/>
    <w:rsid w:val="0049501D"/>
    <w:rsid w:val="004A491D"/>
    <w:rsid w:val="004A4B88"/>
    <w:rsid w:val="004A502D"/>
    <w:rsid w:val="004A7AE8"/>
    <w:rsid w:val="004B0D71"/>
    <w:rsid w:val="004B2118"/>
    <w:rsid w:val="004B2ACF"/>
    <w:rsid w:val="004B5308"/>
    <w:rsid w:val="004B6417"/>
    <w:rsid w:val="004C0F83"/>
    <w:rsid w:val="004C3567"/>
    <w:rsid w:val="004E0AF4"/>
    <w:rsid w:val="004E18FA"/>
    <w:rsid w:val="004F0494"/>
    <w:rsid w:val="004F5143"/>
    <w:rsid w:val="004F6B29"/>
    <w:rsid w:val="00502EC5"/>
    <w:rsid w:val="00514D45"/>
    <w:rsid w:val="005160E0"/>
    <w:rsid w:val="005168F6"/>
    <w:rsid w:val="00517B3D"/>
    <w:rsid w:val="00517DE7"/>
    <w:rsid w:val="005267BB"/>
    <w:rsid w:val="00527D3E"/>
    <w:rsid w:val="00532870"/>
    <w:rsid w:val="00535B91"/>
    <w:rsid w:val="00537AFF"/>
    <w:rsid w:val="005435A4"/>
    <w:rsid w:val="00552DAA"/>
    <w:rsid w:val="00552DB9"/>
    <w:rsid w:val="00561E8E"/>
    <w:rsid w:val="0056329E"/>
    <w:rsid w:val="00564E12"/>
    <w:rsid w:val="00571300"/>
    <w:rsid w:val="00571546"/>
    <w:rsid w:val="0057420F"/>
    <w:rsid w:val="00577D0D"/>
    <w:rsid w:val="00577E58"/>
    <w:rsid w:val="00581839"/>
    <w:rsid w:val="00581F54"/>
    <w:rsid w:val="00585C45"/>
    <w:rsid w:val="0058606A"/>
    <w:rsid w:val="00596F56"/>
    <w:rsid w:val="005A0F9E"/>
    <w:rsid w:val="005A188F"/>
    <w:rsid w:val="005A18BE"/>
    <w:rsid w:val="005A3827"/>
    <w:rsid w:val="005A68A2"/>
    <w:rsid w:val="005B01D8"/>
    <w:rsid w:val="005C01A3"/>
    <w:rsid w:val="005D02B6"/>
    <w:rsid w:val="005D6D6D"/>
    <w:rsid w:val="005E018C"/>
    <w:rsid w:val="005E560B"/>
    <w:rsid w:val="005E7393"/>
    <w:rsid w:val="005E7B8C"/>
    <w:rsid w:val="005F4E19"/>
    <w:rsid w:val="005F5130"/>
    <w:rsid w:val="005F7730"/>
    <w:rsid w:val="00600B96"/>
    <w:rsid w:val="00607A8F"/>
    <w:rsid w:val="00610DB2"/>
    <w:rsid w:val="00613EF1"/>
    <w:rsid w:val="00617187"/>
    <w:rsid w:val="00625FBF"/>
    <w:rsid w:val="00627A9B"/>
    <w:rsid w:val="006306A0"/>
    <w:rsid w:val="00632381"/>
    <w:rsid w:val="00633D68"/>
    <w:rsid w:val="00643599"/>
    <w:rsid w:val="006475CD"/>
    <w:rsid w:val="00650A71"/>
    <w:rsid w:val="00654ADE"/>
    <w:rsid w:val="00655A55"/>
    <w:rsid w:val="006577E5"/>
    <w:rsid w:val="00660E89"/>
    <w:rsid w:val="0066362F"/>
    <w:rsid w:val="00663AC0"/>
    <w:rsid w:val="00670C6A"/>
    <w:rsid w:val="0067336F"/>
    <w:rsid w:val="006744E1"/>
    <w:rsid w:val="00674B6B"/>
    <w:rsid w:val="00675BB5"/>
    <w:rsid w:val="00676C16"/>
    <w:rsid w:val="00681166"/>
    <w:rsid w:val="00682BFB"/>
    <w:rsid w:val="00685CAB"/>
    <w:rsid w:val="006875F4"/>
    <w:rsid w:val="006901FD"/>
    <w:rsid w:val="00692A78"/>
    <w:rsid w:val="006940E4"/>
    <w:rsid w:val="006944FC"/>
    <w:rsid w:val="006A021D"/>
    <w:rsid w:val="006A0551"/>
    <w:rsid w:val="006A1452"/>
    <w:rsid w:val="006B3A02"/>
    <w:rsid w:val="006B6403"/>
    <w:rsid w:val="006B6533"/>
    <w:rsid w:val="006C2B75"/>
    <w:rsid w:val="006C4AFA"/>
    <w:rsid w:val="006D1BAA"/>
    <w:rsid w:val="006D34A6"/>
    <w:rsid w:val="006E0963"/>
    <w:rsid w:val="006E1F8B"/>
    <w:rsid w:val="006E3251"/>
    <w:rsid w:val="006E48E0"/>
    <w:rsid w:val="006E568A"/>
    <w:rsid w:val="006E592A"/>
    <w:rsid w:val="006E6DE5"/>
    <w:rsid w:val="006F57F4"/>
    <w:rsid w:val="006F6252"/>
    <w:rsid w:val="0071004C"/>
    <w:rsid w:val="00713078"/>
    <w:rsid w:val="00713A54"/>
    <w:rsid w:val="0071514C"/>
    <w:rsid w:val="00716862"/>
    <w:rsid w:val="007315AB"/>
    <w:rsid w:val="00734A9F"/>
    <w:rsid w:val="00735BB0"/>
    <w:rsid w:val="007370B0"/>
    <w:rsid w:val="00742BB2"/>
    <w:rsid w:val="0074528F"/>
    <w:rsid w:val="007477CA"/>
    <w:rsid w:val="00757770"/>
    <w:rsid w:val="00757CDE"/>
    <w:rsid w:val="00767AA5"/>
    <w:rsid w:val="00767F38"/>
    <w:rsid w:val="0077204B"/>
    <w:rsid w:val="00774795"/>
    <w:rsid w:val="00783339"/>
    <w:rsid w:val="00784A27"/>
    <w:rsid w:val="00787432"/>
    <w:rsid w:val="00787517"/>
    <w:rsid w:val="00790704"/>
    <w:rsid w:val="007A2A92"/>
    <w:rsid w:val="007A40E0"/>
    <w:rsid w:val="007B4189"/>
    <w:rsid w:val="007B6247"/>
    <w:rsid w:val="007C4979"/>
    <w:rsid w:val="007D1127"/>
    <w:rsid w:val="007D43B1"/>
    <w:rsid w:val="007E23B8"/>
    <w:rsid w:val="007F17DA"/>
    <w:rsid w:val="007F1C8A"/>
    <w:rsid w:val="007F3ABA"/>
    <w:rsid w:val="007F3E53"/>
    <w:rsid w:val="00801348"/>
    <w:rsid w:val="00802431"/>
    <w:rsid w:val="00803485"/>
    <w:rsid w:val="00814BAD"/>
    <w:rsid w:val="00816198"/>
    <w:rsid w:val="00821A07"/>
    <w:rsid w:val="00825FF4"/>
    <w:rsid w:val="00830279"/>
    <w:rsid w:val="008314DD"/>
    <w:rsid w:val="00831BAC"/>
    <w:rsid w:val="008355A7"/>
    <w:rsid w:val="008409FC"/>
    <w:rsid w:val="008433B1"/>
    <w:rsid w:val="00843D07"/>
    <w:rsid w:val="00844EDE"/>
    <w:rsid w:val="00846C48"/>
    <w:rsid w:val="008474AB"/>
    <w:rsid w:val="00850420"/>
    <w:rsid w:val="00853811"/>
    <w:rsid w:val="00854379"/>
    <w:rsid w:val="008624A2"/>
    <w:rsid w:val="008667B2"/>
    <w:rsid w:val="00877661"/>
    <w:rsid w:val="008903CE"/>
    <w:rsid w:val="008903D2"/>
    <w:rsid w:val="0089195C"/>
    <w:rsid w:val="0089730E"/>
    <w:rsid w:val="008A1C05"/>
    <w:rsid w:val="008B01D0"/>
    <w:rsid w:val="008B1597"/>
    <w:rsid w:val="008C43C8"/>
    <w:rsid w:val="008D0ADE"/>
    <w:rsid w:val="008D7D7E"/>
    <w:rsid w:val="008E01E6"/>
    <w:rsid w:val="008E0927"/>
    <w:rsid w:val="008E1DA3"/>
    <w:rsid w:val="008E5D5E"/>
    <w:rsid w:val="009026FF"/>
    <w:rsid w:val="0090368A"/>
    <w:rsid w:val="00905EBF"/>
    <w:rsid w:val="00911E68"/>
    <w:rsid w:val="009128C6"/>
    <w:rsid w:val="00920199"/>
    <w:rsid w:val="00920408"/>
    <w:rsid w:val="00924BD4"/>
    <w:rsid w:val="009270C6"/>
    <w:rsid w:val="00927EBB"/>
    <w:rsid w:val="00932126"/>
    <w:rsid w:val="00947AC4"/>
    <w:rsid w:val="0095108F"/>
    <w:rsid w:val="009523A2"/>
    <w:rsid w:val="00953E01"/>
    <w:rsid w:val="00956CCD"/>
    <w:rsid w:val="009571A5"/>
    <w:rsid w:val="00957409"/>
    <w:rsid w:val="00963F32"/>
    <w:rsid w:val="00965F22"/>
    <w:rsid w:val="00970623"/>
    <w:rsid w:val="00970F5B"/>
    <w:rsid w:val="00971683"/>
    <w:rsid w:val="00976B66"/>
    <w:rsid w:val="00976BD0"/>
    <w:rsid w:val="00977BA5"/>
    <w:rsid w:val="009800B1"/>
    <w:rsid w:val="009808EB"/>
    <w:rsid w:val="00984BE4"/>
    <w:rsid w:val="00990E7D"/>
    <w:rsid w:val="009934E8"/>
    <w:rsid w:val="009951E5"/>
    <w:rsid w:val="00995710"/>
    <w:rsid w:val="009A1327"/>
    <w:rsid w:val="009A1A4B"/>
    <w:rsid w:val="009A287F"/>
    <w:rsid w:val="009A481D"/>
    <w:rsid w:val="009B1286"/>
    <w:rsid w:val="009B27B4"/>
    <w:rsid w:val="009B4658"/>
    <w:rsid w:val="009B7E08"/>
    <w:rsid w:val="009B7E9E"/>
    <w:rsid w:val="009C0098"/>
    <w:rsid w:val="009C1584"/>
    <w:rsid w:val="009C2F08"/>
    <w:rsid w:val="009C754A"/>
    <w:rsid w:val="009E1F6D"/>
    <w:rsid w:val="009E40AF"/>
    <w:rsid w:val="009E5E67"/>
    <w:rsid w:val="009E5F23"/>
    <w:rsid w:val="009E70C2"/>
    <w:rsid w:val="009E75E7"/>
    <w:rsid w:val="009F21A9"/>
    <w:rsid w:val="009F453E"/>
    <w:rsid w:val="00A000CC"/>
    <w:rsid w:val="00A0157B"/>
    <w:rsid w:val="00A056C7"/>
    <w:rsid w:val="00A21D92"/>
    <w:rsid w:val="00A27E90"/>
    <w:rsid w:val="00A33197"/>
    <w:rsid w:val="00A36100"/>
    <w:rsid w:val="00A37A7F"/>
    <w:rsid w:val="00A44554"/>
    <w:rsid w:val="00A455D1"/>
    <w:rsid w:val="00A47EFD"/>
    <w:rsid w:val="00A51820"/>
    <w:rsid w:val="00A54EA4"/>
    <w:rsid w:val="00A55CAF"/>
    <w:rsid w:val="00A57EE6"/>
    <w:rsid w:val="00A61A00"/>
    <w:rsid w:val="00A62450"/>
    <w:rsid w:val="00A66CAE"/>
    <w:rsid w:val="00A70494"/>
    <w:rsid w:val="00A754F9"/>
    <w:rsid w:val="00A76E5D"/>
    <w:rsid w:val="00A83E1A"/>
    <w:rsid w:val="00A90786"/>
    <w:rsid w:val="00A91F83"/>
    <w:rsid w:val="00A93F6A"/>
    <w:rsid w:val="00AA15EE"/>
    <w:rsid w:val="00AB2937"/>
    <w:rsid w:val="00AB29DF"/>
    <w:rsid w:val="00AB404B"/>
    <w:rsid w:val="00AB5A81"/>
    <w:rsid w:val="00AC0A5E"/>
    <w:rsid w:val="00AC22A6"/>
    <w:rsid w:val="00AC3F8E"/>
    <w:rsid w:val="00AC4027"/>
    <w:rsid w:val="00AC7510"/>
    <w:rsid w:val="00AD11C6"/>
    <w:rsid w:val="00AD52AD"/>
    <w:rsid w:val="00AE473C"/>
    <w:rsid w:val="00AE611F"/>
    <w:rsid w:val="00AE65A9"/>
    <w:rsid w:val="00AF08ED"/>
    <w:rsid w:val="00AF1787"/>
    <w:rsid w:val="00AF336D"/>
    <w:rsid w:val="00B01D6F"/>
    <w:rsid w:val="00B05E39"/>
    <w:rsid w:val="00B10DC7"/>
    <w:rsid w:val="00B14959"/>
    <w:rsid w:val="00B15254"/>
    <w:rsid w:val="00B15615"/>
    <w:rsid w:val="00B16D16"/>
    <w:rsid w:val="00B22824"/>
    <w:rsid w:val="00B228D8"/>
    <w:rsid w:val="00B2437D"/>
    <w:rsid w:val="00B2450F"/>
    <w:rsid w:val="00B27C9B"/>
    <w:rsid w:val="00B27CBB"/>
    <w:rsid w:val="00B31367"/>
    <w:rsid w:val="00B31E35"/>
    <w:rsid w:val="00B42E52"/>
    <w:rsid w:val="00B437DC"/>
    <w:rsid w:val="00B44B88"/>
    <w:rsid w:val="00B462E2"/>
    <w:rsid w:val="00B47B0B"/>
    <w:rsid w:val="00B5130A"/>
    <w:rsid w:val="00B55110"/>
    <w:rsid w:val="00B552EA"/>
    <w:rsid w:val="00B56803"/>
    <w:rsid w:val="00B60884"/>
    <w:rsid w:val="00B64BA5"/>
    <w:rsid w:val="00B719C3"/>
    <w:rsid w:val="00B72DA7"/>
    <w:rsid w:val="00B9080F"/>
    <w:rsid w:val="00B91CBA"/>
    <w:rsid w:val="00B92BDB"/>
    <w:rsid w:val="00BA0D78"/>
    <w:rsid w:val="00BB25AB"/>
    <w:rsid w:val="00BB3002"/>
    <w:rsid w:val="00BB4D49"/>
    <w:rsid w:val="00BC0E91"/>
    <w:rsid w:val="00BC3ED0"/>
    <w:rsid w:val="00BD55FD"/>
    <w:rsid w:val="00BD661A"/>
    <w:rsid w:val="00BE229E"/>
    <w:rsid w:val="00BE6962"/>
    <w:rsid w:val="00BF169D"/>
    <w:rsid w:val="00BF3A3C"/>
    <w:rsid w:val="00BF4C3E"/>
    <w:rsid w:val="00BF6C0F"/>
    <w:rsid w:val="00C06330"/>
    <w:rsid w:val="00C1018E"/>
    <w:rsid w:val="00C14DBE"/>
    <w:rsid w:val="00C17112"/>
    <w:rsid w:val="00C32A6E"/>
    <w:rsid w:val="00C364B6"/>
    <w:rsid w:val="00C364D8"/>
    <w:rsid w:val="00C3714B"/>
    <w:rsid w:val="00C44D0C"/>
    <w:rsid w:val="00C50CE1"/>
    <w:rsid w:val="00C511A2"/>
    <w:rsid w:val="00C528BF"/>
    <w:rsid w:val="00C60811"/>
    <w:rsid w:val="00C669C6"/>
    <w:rsid w:val="00C70D42"/>
    <w:rsid w:val="00C72DD1"/>
    <w:rsid w:val="00C82E56"/>
    <w:rsid w:val="00C91139"/>
    <w:rsid w:val="00C92A01"/>
    <w:rsid w:val="00C963A2"/>
    <w:rsid w:val="00CA4096"/>
    <w:rsid w:val="00CB18EA"/>
    <w:rsid w:val="00CB201F"/>
    <w:rsid w:val="00CC3208"/>
    <w:rsid w:val="00CD2891"/>
    <w:rsid w:val="00CD6AC4"/>
    <w:rsid w:val="00CE3701"/>
    <w:rsid w:val="00CE4700"/>
    <w:rsid w:val="00CE47AE"/>
    <w:rsid w:val="00CE5379"/>
    <w:rsid w:val="00CE614B"/>
    <w:rsid w:val="00CF00E7"/>
    <w:rsid w:val="00CF24B1"/>
    <w:rsid w:val="00D05B6D"/>
    <w:rsid w:val="00D05D99"/>
    <w:rsid w:val="00D06A0C"/>
    <w:rsid w:val="00D103A0"/>
    <w:rsid w:val="00D10D76"/>
    <w:rsid w:val="00D130FC"/>
    <w:rsid w:val="00D15693"/>
    <w:rsid w:val="00D27F27"/>
    <w:rsid w:val="00D37F37"/>
    <w:rsid w:val="00D42D4F"/>
    <w:rsid w:val="00D439E0"/>
    <w:rsid w:val="00D50D33"/>
    <w:rsid w:val="00D529D6"/>
    <w:rsid w:val="00D63D6A"/>
    <w:rsid w:val="00D72C21"/>
    <w:rsid w:val="00D758CD"/>
    <w:rsid w:val="00D811BA"/>
    <w:rsid w:val="00D90220"/>
    <w:rsid w:val="00D91EAE"/>
    <w:rsid w:val="00D97EEA"/>
    <w:rsid w:val="00DA363A"/>
    <w:rsid w:val="00DA66CC"/>
    <w:rsid w:val="00DB16B9"/>
    <w:rsid w:val="00DB4E5B"/>
    <w:rsid w:val="00DB5835"/>
    <w:rsid w:val="00DC3D56"/>
    <w:rsid w:val="00DD11D2"/>
    <w:rsid w:val="00DD19EB"/>
    <w:rsid w:val="00DD7661"/>
    <w:rsid w:val="00DD7EAD"/>
    <w:rsid w:val="00DE14F1"/>
    <w:rsid w:val="00DF05E8"/>
    <w:rsid w:val="00DF087D"/>
    <w:rsid w:val="00DF19A4"/>
    <w:rsid w:val="00DF5CD9"/>
    <w:rsid w:val="00DF78B3"/>
    <w:rsid w:val="00E00E55"/>
    <w:rsid w:val="00E01C59"/>
    <w:rsid w:val="00E0202A"/>
    <w:rsid w:val="00E10600"/>
    <w:rsid w:val="00E13A2A"/>
    <w:rsid w:val="00E15F4B"/>
    <w:rsid w:val="00E17EF1"/>
    <w:rsid w:val="00E2069D"/>
    <w:rsid w:val="00E21AFA"/>
    <w:rsid w:val="00E355BE"/>
    <w:rsid w:val="00E37202"/>
    <w:rsid w:val="00E40DDC"/>
    <w:rsid w:val="00E42D00"/>
    <w:rsid w:val="00E452BC"/>
    <w:rsid w:val="00E4570B"/>
    <w:rsid w:val="00E46398"/>
    <w:rsid w:val="00E6796F"/>
    <w:rsid w:val="00E814D4"/>
    <w:rsid w:val="00E82B02"/>
    <w:rsid w:val="00E82D8A"/>
    <w:rsid w:val="00E920A1"/>
    <w:rsid w:val="00EB2D82"/>
    <w:rsid w:val="00EB689B"/>
    <w:rsid w:val="00EC1283"/>
    <w:rsid w:val="00EC3271"/>
    <w:rsid w:val="00EC4892"/>
    <w:rsid w:val="00EC4DC0"/>
    <w:rsid w:val="00EC513D"/>
    <w:rsid w:val="00EC5D4D"/>
    <w:rsid w:val="00ED1F1D"/>
    <w:rsid w:val="00ED6E62"/>
    <w:rsid w:val="00EE1397"/>
    <w:rsid w:val="00EE5D99"/>
    <w:rsid w:val="00EE759B"/>
    <w:rsid w:val="00EF1017"/>
    <w:rsid w:val="00EF3F04"/>
    <w:rsid w:val="00EF7437"/>
    <w:rsid w:val="00F05911"/>
    <w:rsid w:val="00F061AC"/>
    <w:rsid w:val="00F071D8"/>
    <w:rsid w:val="00F07D8E"/>
    <w:rsid w:val="00F11A30"/>
    <w:rsid w:val="00F130FE"/>
    <w:rsid w:val="00F147DA"/>
    <w:rsid w:val="00F17621"/>
    <w:rsid w:val="00F2188C"/>
    <w:rsid w:val="00F22AA7"/>
    <w:rsid w:val="00F23FBC"/>
    <w:rsid w:val="00F2487C"/>
    <w:rsid w:val="00F30677"/>
    <w:rsid w:val="00F32D85"/>
    <w:rsid w:val="00F34E52"/>
    <w:rsid w:val="00F36079"/>
    <w:rsid w:val="00F371F2"/>
    <w:rsid w:val="00F47A13"/>
    <w:rsid w:val="00F47D5F"/>
    <w:rsid w:val="00F50D39"/>
    <w:rsid w:val="00F50E09"/>
    <w:rsid w:val="00F54C0E"/>
    <w:rsid w:val="00F57978"/>
    <w:rsid w:val="00F632E2"/>
    <w:rsid w:val="00F65CE1"/>
    <w:rsid w:val="00F73A4F"/>
    <w:rsid w:val="00F75034"/>
    <w:rsid w:val="00F768FB"/>
    <w:rsid w:val="00F80F00"/>
    <w:rsid w:val="00F815DE"/>
    <w:rsid w:val="00F8488B"/>
    <w:rsid w:val="00F96901"/>
    <w:rsid w:val="00FA1A4E"/>
    <w:rsid w:val="00FA38A0"/>
    <w:rsid w:val="00FA4F01"/>
    <w:rsid w:val="00FB12A1"/>
    <w:rsid w:val="00FB1E61"/>
    <w:rsid w:val="00FB39E8"/>
    <w:rsid w:val="00FB67A1"/>
    <w:rsid w:val="00FB7E98"/>
    <w:rsid w:val="00FC5E9C"/>
    <w:rsid w:val="00FC6045"/>
    <w:rsid w:val="00FD1840"/>
    <w:rsid w:val="00FD57BC"/>
    <w:rsid w:val="00FE3A71"/>
    <w:rsid w:val="00FE4B76"/>
    <w:rsid w:val="00FE5171"/>
    <w:rsid w:val="00FE5F62"/>
    <w:rsid w:val="00FF0061"/>
    <w:rsid w:val="04224AF9"/>
    <w:rsid w:val="0D7868AD"/>
    <w:rsid w:val="11781D53"/>
    <w:rsid w:val="12445622"/>
    <w:rsid w:val="162A573B"/>
    <w:rsid w:val="18C212D3"/>
    <w:rsid w:val="19DB5B5D"/>
    <w:rsid w:val="1CCF5016"/>
    <w:rsid w:val="1CEE43AC"/>
    <w:rsid w:val="20212A5D"/>
    <w:rsid w:val="24EC34DA"/>
    <w:rsid w:val="26C11476"/>
    <w:rsid w:val="2A6C5AB7"/>
    <w:rsid w:val="31F07103"/>
    <w:rsid w:val="356BD17F"/>
    <w:rsid w:val="36BA0810"/>
    <w:rsid w:val="38296EB7"/>
    <w:rsid w:val="39B109A1"/>
    <w:rsid w:val="3AEE447C"/>
    <w:rsid w:val="3B7BC93E"/>
    <w:rsid w:val="3DFFCFEE"/>
    <w:rsid w:val="3E965AD8"/>
    <w:rsid w:val="40327C39"/>
    <w:rsid w:val="490D14C9"/>
    <w:rsid w:val="4CF3197D"/>
    <w:rsid w:val="4E5D6F94"/>
    <w:rsid w:val="534E6C09"/>
    <w:rsid w:val="554A52C4"/>
    <w:rsid w:val="59F720E2"/>
    <w:rsid w:val="5A917DA0"/>
    <w:rsid w:val="5DB69F91"/>
    <w:rsid w:val="609146D5"/>
    <w:rsid w:val="66331441"/>
    <w:rsid w:val="6C997D0C"/>
    <w:rsid w:val="6E5302C5"/>
    <w:rsid w:val="6FF6A47A"/>
    <w:rsid w:val="6FFBBA41"/>
    <w:rsid w:val="77FF9BF7"/>
    <w:rsid w:val="7CF6AEC1"/>
    <w:rsid w:val="7DF56FF1"/>
    <w:rsid w:val="7F425807"/>
    <w:rsid w:val="7FECFD4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FCFD3CB"/>
  <w15:docId w15:val="{5DEB364C-46AE-449B-8BD7-DEF71788D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widowControl w:val="0"/>
    </w:pPr>
    <w:rPr>
      <w:rFonts w:asciiTheme="minorHAnsi" w:hAnsiTheme="minorHAnsi" w:cstheme="minorBidi"/>
      <w:kern w:val="2"/>
      <w:sz w:val="21"/>
      <w:szCs w:val="22"/>
      <w:lang w:eastAsia="zh-CN"/>
    </w:rPr>
  </w:style>
  <w:style w:type="paragraph" w:styleId="a5">
    <w:name w:val="Body Text Indent"/>
    <w:qFormat/>
    <w:pPr>
      <w:widowControl w:val="0"/>
      <w:tabs>
        <w:tab w:val="left" w:pos="6990"/>
      </w:tabs>
      <w:spacing w:line="300" w:lineRule="auto"/>
      <w:ind w:firstLine="720"/>
      <w:jc w:val="both"/>
    </w:pPr>
    <w:rPr>
      <w:rFonts w:ascii="Arial Unicode MS" w:eastAsia="Arial Unicode MS" w:hAnsi="Arial Unicode MS" w:cs="Arial Unicode MS" w:hint="eastAsia"/>
      <w:color w:val="000000"/>
      <w:kern w:val="2"/>
      <w:sz w:val="24"/>
      <w:szCs w:val="24"/>
      <w:u w:color="000000"/>
    </w:rPr>
  </w:style>
  <w:style w:type="paragraph" w:styleId="a6">
    <w:name w:val="Balloon Text"/>
    <w:basedOn w:val="a"/>
    <w:link w:val="a7"/>
    <w:uiPriority w:val="99"/>
    <w:unhideWhenUsed/>
    <w:qFormat/>
    <w:rPr>
      <w:sz w:val="18"/>
      <w:szCs w:val="18"/>
    </w:rPr>
  </w:style>
  <w:style w:type="paragraph" w:styleId="a8">
    <w:name w:val="footer"/>
    <w:qFormat/>
    <w:pPr>
      <w:widowControl w:val="0"/>
      <w:tabs>
        <w:tab w:val="center" w:pos="4153"/>
        <w:tab w:val="right" w:pos="8306"/>
      </w:tabs>
    </w:pPr>
    <w:rPr>
      <w:rFonts w:eastAsia="Arial Unicode MS" w:cs="Arial Unicode MS"/>
      <w:color w:val="000000"/>
      <w:kern w:val="2"/>
      <w:sz w:val="18"/>
      <w:szCs w:val="18"/>
      <w:u w:color="000000"/>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autoRedefine/>
    <w:uiPriority w:val="99"/>
    <w:unhideWhenUsed/>
    <w:qFormat/>
    <w:pPr>
      <w:spacing w:line="440" w:lineRule="exact"/>
    </w:pPr>
    <w:rPr>
      <w:rFonts w:ascii="Arial" w:hAnsi="Arial" w:cs="Arial"/>
      <w:b/>
      <w:bCs/>
      <w:color w:val="000000" w:themeColor="text1"/>
      <w:spacing w:val="-4"/>
    </w:rPr>
  </w:style>
  <w:style w:type="paragraph" w:styleId="ac">
    <w:name w:val="annotation subject"/>
    <w:basedOn w:val="a3"/>
    <w:next w:val="a3"/>
    <w:link w:val="ad"/>
    <w:uiPriority w:val="99"/>
    <w:unhideWhenUsed/>
    <w:qFormat/>
    <w:pPr>
      <w:widowControl/>
    </w:pPr>
    <w:rPr>
      <w:rFonts w:ascii="Times New Roman" w:hAnsi="Times New Roman" w:cs="Times New Roman"/>
      <w:b/>
      <w:bCs/>
      <w:kern w:val="0"/>
      <w:sz w:val="24"/>
      <w:szCs w:val="24"/>
      <w:lang w:eastAsia="en-US"/>
    </w:rPr>
  </w:style>
  <w:style w:type="character" w:styleId="ae">
    <w:name w:val="Hyperlink"/>
    <w:uiPriority w:val="99"/>
    <w:qFormat/>
    <w:rPr>
      <w:u w:val="single"/>
    </w:rPr>
  </w:style>
  <w:style w:type="character" w:styleId="af">
    <w:name w:val="annotation reference"/>
    <w:semiHidden/>
    <w:qFormat/>
    <w:rPr>
      <w:sz w:val="21"/>
      <w:szCs w:val="21"/>
    </w:rPr>
  </w:style>
  <w:style w:type="table" w:customStyle="1" w:styleId="TableNormal1">
    <w:name w:val="Table Normal1"/>
    <w:qFormat/>
    <w:tblPr>
      <w:tblCellMar>
        <w:top w:w="0" w:type="dxa"/>
        <w:left w:w="0" w:type="dxa"/>
        <w:bottom w:w="0" w:type="dxa"/>
        <w:right w:w="0" w:type="dxa"/>
      </w:tblCellMar>
    </w:tblPr>
  </w:style>
  <w:style w:type="paragraph" w:customStyle="1" w:styleId="af0">
    <w:name w:val="页眉与页脚"/>
    <w:qFormat/>
    <w:pPr>
      <w:tabs>
        <w:tab w:val="right" w:pos="9020"/>
      </w:tabs>
    </w:pPr>
    <w:rPr>
      <w:rFonts w:ascii="Helvetica" w:eastAsia="Arial Unicode MS" w:hAnsi="Helvetica" w:cs="Arial Unicode MS"/>
      <w:color w:val="000000"/>
      <w:sz w:val="24"/>
      <w:szCs w:val="24"/>
    </w:rPr>
  </w:style>
  <w:style w:type="paragraph" w:customStyle="1" w:styleId="Af1">
    <w:name w:val="正文 A"/>
    <w:qFormat/>
    <w:pPr>
      <w:widowControl w:val="0"/>
      <w:jc w:val="both"/>
    </w:pPr>
    <w:rPr>
      <w:rFonts w:ascii="Arial Unicode MS" w:eastAsia="Arial Unicode MS" w:hAnsi="Arial Unicode MS" w:cs="Arial Unicode MS" w:hint="eastAsia"/>
      <w:color w:val="000000"/>
      <w:kern w:val="2"/>
      <w:sz w:val="21"/>
      <w:szCs w:val="21"/>
      <w:u w:color="000000"/>
    </w:rPr>
  </w:style>
  <w:style w:type="paragraph" w:customStyle="1" w:styleId="Default">
    <w:name w:val="Default"/>
    <w:qFormat/>
    <w:pPr>
      <w:widowControl w:val="0"/>
      <w:jc w:val="both"/>
    </w:pPr>
    <w:rPr>
      <w:rFonts w:ascii="宋体" w:eastAsia="宋体" w:hAnsi="宋体" w:cs="宋体"/>
      <w:color w:val="000000"/>
      <w:sz w:val="24"/>
      <w:szCs w:val="24"/>
      <w:u w:color="000000"/>
    </w:rPr>
  </w:style>
  <w:style w:type="character" w:customStyle="1" w:styleId="aa">
    <w:name w:val="页眉 字符"/>
    <w:basedOn w:val="a0"/>
    <w:link w:val="a9"/>
    <w:uiPriority w:val="99"/>
    <w:semiHidden/>
    <w:qFormat/>
    <w:rPr>
      <w:sz w:val="18"/>
      <w:szCs w:val="18"/>
      <w:lang w:eastAsia="en-US"/>
    </w:rPr>
  </w:style>
  <w:style w:type="character" w:customStyle="1" w:styleId="a4">
    <w:name w:val="批注文字 字符"/>
    <w:basedOn w:val="a0"/>
    <w:link w:val="a3"/>
    <w:uiPriority w:val="99"/>
    <w:semiHidden/>
    <w:qFormat/>
    <w:rPr>
      <w:rFonts w:asciiTheme="minorHAnsi" w:hAnsiTheme="minorHAnsi" w:cstheme="minorBidi"/>
      <w:kern w:val="2"/>
      <w:sz w:val="21"/>
      <w:szCs w:val="22"/>
    </w:rPr>
  </w:style>
  <w:style w:type="paragraph" w:customStyle="1" w:styleId="1">
    <w:name w:val="列出段落1"/>
    <w:basedOn w:val="a"/>
    <w:uiPriority w:val="34"/>
    <w:qFormat/>
    <w:pPr>
      <w:widowControl w:val="0"/>
      <w:ind w:firstLineChars="200" w:firstLine="420"/>
      <w:jc w:val="both"/>
    </w:pPr>
    <w:rPr>
      <w:rFonts w:eastAsia="宋体"/>
      <w:kern w:val="2"/>
      <w:sz w:val="21"/>
      <w:lang w:eastAsia="zh-CN"/>
    </w:rPr>
  </w:style>
  <w:style w:type="character" w:customStyle="1" w:styleId="font11">
    <w:name w:val="font11"/>
    <w:basedOn w:val="a0"/>
    <w:qFormat/>
    <w:rPr>
      <w:rFonts w:ascii="Times New Roman" w:hAnsi="Times New Roman" w:cs="Times New Roman" w:hint="default"/>
      <w:color w:val="000000"/>
      <w:sz w:val="22"/>
      <w:szCs w:val="22"/>
      <w:u w:val="none"/>
    </w:rPr>
  </w:style>
  <w:style w:type="character" w:customStyle="1" w:styleId="font01">
    <w:name w:val="font01"/>
    <w:basedOn w:val="a0"/>
    <w:qFormat/>
    <w:rPr>
      <w:rFonts w:ascii="宋体" w:eastAsia="宋体" w:hAnsi="宋体" w:cs="宋体" w:hint="eastAsia"/>
      <w:color w:val="000000"/>
      <w:sz w:val="22"/>
      <w:szCs w:val="22"/>
      <w:u w:val="none"/>
    </w:rPr>
  </w:style>
  <w:style w:type="paragraph" w:customStyle="1" w:styleId="2">
    <w:name w:val="列出段落2"/>
    <w:basedOn w:val="a"/>
    <w:uiPriority w:val="34"/>
    <w:unhideWhenUsed/>
    <w:qFormat/>
    <w:pPr>
      <w:ind w:firstLineChars="200" w:firstLine="420"/>
    </w:pPr>
  </w:style>
  <w:style w:type="character" w:customStyle="1" w:styleId="a7">
    <w:name w:val="批注框文本 字符"/>
    <w:basedOn w:val="a0"/>
    <w:link w:val="a6"/>
    <w:uiPriority w:val="99"/>
    <w:semiHidden/>
    <w:qFormat/>
    <w:rPr>
      <w:sz w:val="18"/>
      <w:szCs w:val="18"/>
      <w:lang w:eastAsia="en-US"/>
    </w:rPr>
  </w:style>
  <w:style w:type="character" w:customStyle="1" w:styleId="ad">
    <w:name w:val="批注主题 字符"/>
    <w:basedOn w:val="a4"/>
    <w:link w:val="ac"/>
    <w:uiPriority w:val="99"/>
    <w:semiHidden/>
    <w:qFormat/>
    <w:rPr>
      <w:rFonts w:asciiTheme="minorHAnsi" w:hAnsiTheme="minorHAnsi" w:cstheme="minorBidi"/>
      <w:b/>
      <w:bCs/>
      <w:kern w:val="2"/>
      <w:sz w:val="24"/>
      <w:szCs w:val="24"/>
      <w:lang w:eastAsia="en-US"/>
    </w:rPr>
  </w:style>
  <w:style w:type="paragraph" w:customStyle="1" w:styleId="10">
    <w:name w:val="修订1"/>
    <w:hidden/>
    <w:uiPriority w:val="99"/>
    <w:unhideWhenUsed/>
    <w:qFormat/>
    <w:rPr>
      <w:sz w:val="24"/>
      <w:szCs w:val="24"/>
      <w:lang w:eastAsia="en-US"/>
    </w:rPr>
  </w:style>
  <w:style w:type="paragraph" w:customStyle="1" w:styleId="20">
    <w:name w:val="修订2"/>
    <w:hidden/>
    <w:uiPriority w:val="99"/>
    <w:semiHidden/>
    <w:qFormat/>
    <w:rPr>
      <w:sz w:val="24"/>
      <w:szCs w:val="24"/>
      <w:lang w:eastAsia="en-US"/>
    </w:rPr>
  </w:style>
  <w:style w:type="paragraph" w:customStyle="1" w:styleId="3">
    <w:name w:val="修订3"/>
    <w:hidden/>
    <w:uiPriority w:val="99"/>
    <w:unhideWhenUsed/>
    <w:qFormat/>
    <w:rPr>
      <w:sz w:val="24"/>
      <w:szCs w:val="24"/>
      <w:lang w:eastAsia="en-US"/>
    </w:rPr>
  </w:style>
  <w:style w:type="paragraph" w:customStyle="1" w:styleId="4">
    <w:name w:val="修订4"/>
    <w:hidden/>
    <w:uiPriority w:val="99"/>
    <w:unhideWhenUsed/>
    <w:qFormat/>
    <w:rPr>
      <w:sz w:val="24"/>
      <w:szCs w:val="24"/>
      <w:lang w:eastAsia="en-US"/>
    </w:rPr>
  </w:style>
  <w:style w:type="paragraph" w:customStyle="1" w:styleId="Revision1">
    <w:name w:val="Revision1"/>
    <w:hidden/>
    <w:uiPriority w:val="99"/>
    <w:unhideWhenUsed/>
    <w:qFormat/>
    <w:rPr>
      <w:sz w:val="24"/>
      <w:szCs w:val="24"/>
      <w:lang w:eastAsia="en-US"/>
    </w:rPr>
  </w:style>
  <w:style w:type="paragraph" w:styleId="af2">
    <w:name w:val="List Paragraph"/>
    <w:basedOn w:val="a"/>
    <w:uiPriority w:val="34"/>
    <w:unhideWhenUsed/>
    <w:qFormat/>
    <w:pPr>
      <w:ind w:firstLineChars="200" w:firstLine="420"/>
    </w:pPr>
  </w:style>
  <w:style w:type="paragraph" w:customStyle="1" w:styleId="5">
    <w:name w:val="修订5"/>
    <w:hidden/>
    <w:uiPriority w:val="99"/>
    <w:unhideWhenUsed/>
    <w:qFormat/>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黑体"/>
        <a:cs typeface="Helvetica"/>
      </a:majorFont>
      <a:minorFont>
        <a:latin typeface="Helvetica"/>
        <a:ea typeface="宋体"/>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0" tIns="0" rIns="0" bIns="0" numCol="1" spcCol="38100" rtlCol="0" anchor="t">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0" tIns="0" rIns="0" bIns="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22</Pages>
  <Words>2345</Words>
  <Characters>13373</Characters>
  <Application>Microsoft Office Word</Application>
  <DocSecurity>0</DocSecurity>
  <Lines>111</Lines>
  <Paragraphs>31</Paragraphs>
  <ScaleCrop>false</ScaleCrop>
  <Company>SMMU</Company>
  <LinksUpToDate>false</LinksUpToDate>
  <CharactersWithSpaces>15687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Lenovo</cp:lastModifiedBy>
  <cp:revision>6</cp:revision>
  <cp:lastPrinted>2023-04-08T16:25:00Z</cp:lastPrinted>
  <dcterms:created xsi:type="dcterms:W3CDTF">2025-05-24T23:24:00Z</dcterms:created>
  <dcterms:modified xsi:type="dcterms:W3CDTF">2025-06-11T02:12:00Z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C1B78DA5C074F3BD5EB24268CC5F75B5_43</vt:lpwstr>
  </property>
  <property fmtid="{D5CDD505-2E9C-101B-9397-08002B2CF9AE}" pid="4" name="KSOTemplateDocerSaveRecord">
    <vt:lpwstr>eyJoZGlkIjoiYzA1ODNlMTNjMTM2NTUyMDIyOTQ0N2Y5MzcwMDFiNmMiLCJ1c2VySWQiOiI0NjM2NTk5MTgifQ==</vt:lpwstr>
  </property>
</Properties>
</file>