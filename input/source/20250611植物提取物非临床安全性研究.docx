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1FD7B9" w14:textId="77777777" w:rsidR="0057420F" w:rsidRDefault="004B6417" w:rsidP="0057420F">
      <w:pPr>
        <w:pStyle w:val="a5"/>
        <w:rPr>
          <w:rFonts w:hint="default"/>
        </w:rPr>
        <w:pPrChange w:id="0" w:author="hzhong126@gmail.com" w:date="2025-05-24T07:08:00Z">
          <w:pPr>
            <w:pStyle w:val="Af1"/>
            <w:ind w:firstLine="4625"/>
          </w:pPr>
        </w:pPrChange>
      </w:pPr>
      <w:r>
        <w:rPr>
          <w:rFonts w:hint="default"/>
          <w:lang w:val="zh-TW" w:eastAsia="zh-TW"/>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lang w:val="zh-TW"/>
        </w:rPr>
        <w:instrText>ADDIN CNKISM.UserStyle</w:instrText>
      </w:r>
      <w:r>
        <w:rPr>
          <w:rFonts w:hint="default"/>
          <w:lang w:val="zh-TW" w:eastAsia="zh-TW"/>
        </w:rPr>
      </w:r>
      <w:r>
        <w:rPr>
          <w:rFonts w:hint="default"/>
          <w:lang w:val="zh-TW" w:eastAsia="zh-TW"/>
        </w:rPr>
        <w:fldChar w:fldCharType="end"/>
      </w:r>
      <w:r>
        <w:rPr>
          <w:rFonts w:ascii="微软雅黑" w:eastAsia="微软雅黑" w:hAnsi="微软雅黑" w:cs="微软雅黑"/>
          <w:lang w:val="zh-TW" w:eastAsia="zh-TW"/>
        </w:rPr>
        <w:t>合同</w:t>
      </w:r>
      <w:r>
        <w:rPr>
          <w:rFonts w:hint="default"/>
        </w:rPr>
        <w:t>/</w:t>
      </w:r>
      <w:r>
        <w:rPr>
          <w:rFonts w:ascii="微软雅黑" w:eastAsia="微软雅黑" w:hAnsi="微软雅黑" w:cs="微软雅黑"/>
          <w:lang w:val="zh-TW" w:eastAsia="zh-TW"/>
        </w:rPr>
        <w:t>项目登记编号</w:t>
      </w:r>
      <w:r>
        <w:rPr>
          <w:rFonts w:hint="default"/>
          <w:lang w:val="zh-TW" w:eastAsia="zh-TW"/>
        </w:rPr>
        <w:t xml:space="preserve">      </w:t>
      </w:r>
    </w:p>
    <w:p w14:paraId="12A3C9D9" w14:textId="77777777" w:rsidR="0057420F" w:rsidRDefault="0057420F">
      <w:pPr>
        <w:pStyle w:val="Af1"/>
        <w:rPr>
          <w:rFonts w:ascii="Times New Roman" w:hAnsi="Times New Roman" w:cs="Times New Roman" w:hint="default"/>
          <w:color w:val="000000" w:themeColor="text1"/>
        </w:rPr>
      </w:pPr>
    </w:p>
    <w:p w14:paraId="3083440D" w14:textId="77777777" w:rsidR="0057420F" w:rsidRDefault="0057420F">
      <w:pPr>
        <w:pStyle w:val="Af1"/>
        <w:rPr>
          <w:rFonts w:ascii="Times New Roman" w:hAnsi="Times New Roman" w:cs="Times New Roman" w:hint="default"/>
          <w:color w:val="000000" w:themeColor="text1"/>
        </w:rPr>
      </w:pPr>
    </w:p>
    <w:p w14:paraId="36D685BC" w14:textId="77777777" w:rsidR="0057420F" w:rsidRDefault="0057420F">
      <w:pPr>
        <w:pStyle w:val="Af1"/>
        <w:rPr>
          <w:rFonts w:ascii="Times New Roman" w:hAnsi="Times New Roman" w:cs="Times New Roman" w:hint="default"/>
          <w:color w:val="000000" w:themeColor="text1"/>
        </w:rPr>
      </w:pPr>
    </w:p>
    <w:p w14:paraId="5ED53D0F" w14:textId="77777777" w:rsidR="0057420F" w:rsidRDefault="0057420F">
      <w:pPr>
        <w:pStyle w:val="Af1"/>
        <w:rPr>
          <w:rFonts w:ascii="Times New Roman" w:hAnsi="Times New Roman" w:cs="Times New Roman" w:hint="default"/>
          <w:color w:val="000000" w:themeColor="text1"/>
        </w:rPr>
      </w:pPr>
    </w:p>
    <w:p w14:paraId="35945865" w14:textId="77777777" w:rsidR="0057420F" w:rsidRDefault="0057420F">
      <w:pPr>
        <w:pStyle w:val="Af1"/>
        <w:rPr>
          <w:rFonts w:ascii="Times New Roman" w:hAnsi="Times New Roman" w:cs="Times New Roman" w:hint="default"/>
          <w:color w:val="000000" w:themeColor="text1"/>
        </w:rPr>
      </w:pPr>
    </w:p>
    <w:p w14:paraId="170FDC68" w14:textId="77777777" w:rsidR="0057420F" w:rsidRDefault="004B6417">
      <w:pPr>
        <w:pStyle w:val="Af1"/>
        <w:jc w:val="center"/>
        <w:rPr>
          <w:rFonts w:ascii="Times New Roman" w:hAnsi="Times New Roman" w:cs="Times New Roman" w:hint="default"/>
          <w:color w:val="000000" w:themeColor="text1"/>
          <w:spacing w:val="20"/>
          <w:sz w:val="50"/>
          <w:szCs w:val="50"/>
          <w:lang w:val="zh-TW" w:eastAsia="zh-TW"/>
        </w:rPr>
      </w:pPr>
      <w:r>
        <w:rPr>
          <w:rFonts w:ascii="Times New Roman" w:eastAsia="黑体" w:hAnsi="Times New Roman" w:cs="Times New Roman" w:hint="default"/>
          <w:b/>
          <w:bCs/>
          <w:color w:val="000000" w:themeColor="text1"/>
          <w:spacing w:val="20"/>
          <w:sz w:val="50"/>
          <w:szCs w:val="50"/>
          <w:lang w:val="zh-TW" w:eastAsia="zh-TW"/>
        </w:rPr>
        <w:t>技</w:t>
      </w:r>
      <w:r>
        <w:rPr>
          <w:rFonts w:ascii="Times New Roman" w:eastAsia="黑体" w:hAnsi="Times New Roman" w:cs="Times New Roman" w:hint="default"/>
          <w:b/>
          <w:bCs/>
          <w:color w:val="000000" w:themeColor="text1"/>
          <w:spacing w:val="20"/>
          <w:sz w:val="50"/>
          <w:szCs w:val="50"/>
          <w:lang w:val="zh-TW" w:eastAsia="zh-TW"/>
        </w:rPr>
        <w:t xml:space="preserve"> </w:t>
      </w:r>
      <w:r>
        <w:rPr>
          <w:rFonts w:ascii="Times New Roman" w:eastAsia="黑体" w:hAnsi="Times New Roman" w:cs="Times New Roman" w:hint="default"/>
          <w:b/>
          <w:bCs/>
          <w:color w:val="000000" w:themeColor="text1"/>
          <w:spacing w:val="20"/>
          <w:sz w:val="50"/>
          <w:szCs w:val="50"/>
          <w:lang w:val="zh-TW" w:eastAsia="zh-TW"/>
        </w:rPr>
        <w:t>术</w:t>
      </w:r>
      <w:r>
        <w:rPr>
          <w:rFonts w:ascii="Times New Roman" w:eastAsia="黑体" w:hAnsi="Times New Roman" w:cs="Times New Roman" w:hint="default"/>
          <w:b/>
          <w:bCs/>
          <w:color w:val="000000" w:themeColor="text1"/>
          <w:spacing w:val="20"/>
          <w:sz w:val="50"/>
          <w:szCs w:val="50"/>
          <w:lang w:val="zh-TW" w:eastAsia="zh-TW"/>
        </w:rPr>
        <w:t xml:space="preserve"> </w:t>
      </w:r>
      <w:r>
        <w:rPr>
          <w:rFonts w:ascii="Times New Roman" w:eastAsia="黑体" w:hAnsi="Times New Roman" w:cs="Times New Roman"/>
          <w:b/>
          <w:bCs/>
          <w:color w:val="000000" w:themeColor="text1"/>
          <w:spacing w:val="20"/>
          <w:sz w:val="50"/>
          <w:szCs w:val="50"/>
          <w:lang w:val="zh-TW" w:eastAsia="zh-TW"/>
        </w:rPr>
        <w:t>研</w:t>
      </w:r>
      <w:r>
        <w:rPr>
          <w:rFonts w:ascii="Times New Roman" w:eastAsia="黑体" w:hAnsi="Times New Roman" w:cs="Times New Roman"/>
          <w:b/>
          <w:bCs/>
          <w:color w:val="000000" w:themeColor="text1"/>
          <w:spacing w:val="20"/>
          <w:sz w:val="50"/>
          <w:szCs w:val="50"/>
          <w:lang w:val="zh-TW"/>
        </w:rPr>
        <w:t xml:space="preserve"> </w:t>
      </w:r>
      <w:r>
        <w:rPr>
          <w:rFonts w:ascii="Times New Roman" w:eastAsia="黑体" w:hAnsi="Times New Roman" w:cs="Times New Roman"/>
          <w:b/>
          <w:bCs/>
          <w:color w:val="000000" w:themeColor="text1"/>
          <w:spacing w:val="20"/>
          <w:sz w:val="50"/>
          <w:szCs w:val="50"/>
          <w:lang w:val="zh-TW" w:eastAsia="zh-TW"/>
        </w:rPr>
        <w:t>究</w:t>
      </w:r>
      <w:r>
        <w:rPr>
          <w:rFonts w:ascii="Times New Roman" w:eastAsia="黑体" w:hAnsi="Times New Roman" w:cs="Times New Roman" w:hint="default"/>
          <w:b/>
          <w:bCs/>
          <w:color w:val="000000" w:themeColor="text1"/>
          <w:spacing w:val="20"/>
          <w:sz w:val="50"/>
          <w:szCs w:val="50"/>
          <w:lang w:val="zh-TW" w:eastAsia="zh-TW"/>
        </w:rPr>
        <w:t xml:space="preserve"> </w:t>
      </w:r>
      <w:r>
        <w:rPr>
          <w:rFonts w:ascii="Times New Roman" w:eastAsia="黑体" w:hAnsi="Times New Roman" w:cs="Times New Roman" w:hint="default"/>
          <w:b/>
          <w:bCs/>
          <w:color w:val="000000" w:themeColor="text1"/>
          <w:spacing w:val="20"/>
          <w:sz w:val="50"/>
          <w:szCs w:val="50"/>
          <w:lang w:val="zh-TW" w:eastAsia="zh-TW"/>
        </w:rPr>
        <w:t>合</w:t>
      </w:r>
      <w:r>
        <w:rPr>
          <w:rFonts w:ascii="Times New Roman" w:eastAsia="黑体" w:hAnsi="Times New Roman" w:cs="Times New Roman" w:hint="default"/>
          <w:b/>
          <w:bCs/>
          <w:color w:val="000000" w:themeColor="text1"/>
          <w:spacing w:val="20"/>
          <w:sz w:val="50"/>
          <w:szCs w:val="50"/>
          <w:lang w:val="zh-TW" w:eastAsia="zh-TW"/>
        </w:rPr>
        <w:t xml:space="preserve"> </w:t>
      </w:r>
      <w:r>
        <w:rPr>
          <w:rFonts w:ascii="Times New Roman" w:eastAsia="黑体" w:hAnsi="Times New Roman" w:cs="Times New Roman" w:hint="default"/>
          <w:b/>
          <w:bCs/>
          <w:color w:val="000000" w:themeColor="text1"/>
          <w:spacing w:val="20"/>
          <w:sz w:val="50"/>
          <w:szCs w:val="50"/>
          <w:lang w:val="zh-TW" w:eastAsia="zh-TW"/>
        </w:rPr>
        <w:t>同</w:t>
      </w:r>
    </w:p>
    <w:p w14:paraId="568740B8" w14:textId="77777777" w:rsidR="0057420F" w:rsidRDefault="0057420F">
      <w:pPr>
        <w:pStyle w:val="Af1"/>
        <w:jc w:val="center"/>
        <w:rPr>
          <w:rFonts w:ascii="Times New Roman" w:hAnsi="Times New Roman" w:cs="Times New Roman" w:hint="default"/>
          <w:color w:val="000000" w:themeColor="text1"/>
          <w:sz w:val="36"/>
          <w:szCs w:val="36"/>
        </w:rPr>
      </w:pPr>
    </w:p>
    <w:p w14:paraId="1DCAC2DD" w14:textId="77777777" w:rsidR="0057420F" w:rsidRDefault="0057420F">
      <w:pPr>
        <w:pStyle w:val="Af1"/>
        <w:rPr>
          <w:rFonts w:ascii="Times New Roman" w:hAnsi="Times New Roman" w:cs="Times New Roman" w:hint="default"/>
          <w:color w:val="000000" w:themeColor="text1"/>
        </w:rPr>
      </w:pPr>
    </w:p>
    <w:p w14:paraId="06A260F8" w14:textId="77777777" w:rsidR="0057420F" w:rsidRDefault="0057420F">
      <w:pPr>
        <w:pStyle w:val="Af1"/>
        <w:rPr>
          <w:rFonts w:ascii="Times New Roman" w:hAnsi="Times New Roman" w:cs="Times New Roman" w:hint="default"/>
          <w:color w:val="000000" w:themeColor="text1"/>
        </w:rPr>
      </w:pPr>
    </w:p>
    <w:p w14:paraId="1E6EC4EA" w14:textId="77777777" w:rsidR="0057420F" w:rsidRDefault="0057420F">
      <w:pPr>
        <w:pStyle w:val="Af1"/>
        <w:rPr>
          <w:rFonts w:ascii="Times New Roman" w:hAnsi="Times New Roman" w:cs="Times New Roman" w:hint="default"/>
          <w:color w:val="000000" w:themeColor="text1"/>
        </w:rPr>
      </w:pPr>
    </w:p>
    <w:p w14:paraId="1A850F0A" w14:textId="77777777" w:rsidR="0057420F" w:rsidRPr="0057420F" w:rsidRDefault="004B6417">
      <w:pPr>
        <w:pStyle w:val="Af1"/>
        <w:ind w:left="1521" w:hangingChars="541" w:hanging="1521"/>
        <w:rPr>
          <w:del w:id="1" w:author="liqin xie" w:date="2025-05-23T15:03:00Z"/>
          <w:rFonts w:ascii="Times New Roman" w:eastAsia="黑体" w:hAnsi="Times New Roman" w:cs="Times New Roman" w:hint="default"/>
          <w:b/>
          <w:bCs/>
          <w:sz w:val="28"/>
          <w:szCs w:val="28"/>
          <w:rPrChange w:id="2" w:author="liqin xie" w:date="2025-05-23T15:02:00Z">
            <w:rPr>
              <w:del w:id="3" w:author="liqin xie" w:date="2025-05-23T15:03:00Z"/>
              <w:rFonts w:ascii="Times New Roman" w:eastAsia="黑体" w:hAnsi="Times New Roman" w:cs="Times New Roman" w:hint="default"/>
              <w:b/>
              <w:bCs/>
              <w:color w:val="000000" w:themeColor="text1"/>
              <w:sz w:val="28"/>
              <w:szCs w:val="28"/>
              <w:lang w:val="zh-TW"/>
            </w:rPr>
          </w:rPrChange>
        </w:rPr>
      </w:pPr>
      <w:r>
        <w:rPr>
          <w:rFonts w:eastAsia="Times New Roman"/>
          <w:b/>
          <w:bCs/>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915670</wp:posOffset>
                </wp:positionH>
                <wp:positionV relativeFrom="line">
                  <wp:posOffset>217170</wp:posOffset>
                </wp:positionV>
                <wp:extent cx="4191000" cy="0"/>
                <wp:effectExtent l="0" t="0" r="19050" b="19050"/>
                <wp:wrapNone/>
                <wp:docPr id="1073741825" name="officeArt object"/>
                <wp:cNvGraphicFramePr/>
                <a:graphic xmlns:a="http://schemas.openxmlformats.org/drawingml/2006/main">
                  <a:graphicData uri="http://schemas.microsoft.com/office/word/2010/wordprocessingShape">
                    <wps:wsp>
                      <wps:cNvCnPr/>
                      <wps:spPr>
                        <a:xfrm>
                          <a:off x="0" y="0"/>
                          <a:ext cx="4191000"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72.1pt;margin-top:17.1pt;height:0pt;width:330pt;mso-position-vertical-relative:line;z-index:251661312;mso-width-relative:page;mso-height-relative:page;" filled="f" stroked="t" coordsize="21600,21600" o:gfxdata="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J5ZwrHTAAAACQEAAA8AAAAAAAAAAQAgAAAAIgAAAGRycy9kb3ducmV2&#10;LnhtbFBLAQIUABQAAAAIAIdO4kBQbuAmyAEAAKUDAAAOAAAAAAAAAAEAIAAAACIBAABkcnMvZTJv&#10;RG9jLnhtbFBLBQYAAAAABgAGAFkBAABcBQAAAAA=&#10;">
                <v:fill on="f" focussize="0,0"/>
                <v:stroke weight="0.8pt" color="#000000" joinstyle="round"/>
                <v:imagedata o:title=""/>
                <o:lock v:ext="edit" aspectratio="f"/>
              </v:line>
            </w:pict>
          </mc:Fallback>
        </mc:AlternateContent>
      </w:r>
      <w:r>
        <w:rPr>
          <w:rFonts w:ascii="Times New Roman" w:eastAsia="黑体" w:hAnsi="Times New Roman" w:cs="Times New Roman" w:hint="default"/>
          <w:b/>
          <w:bCs/>
          <w:color w:val="000000" w:themeColor="text1"/>
          <w:sz w:val="28"/>
          <w:szCs w:val="28"/>
          <w:lang w:val="zh-TW" w:eastAsia="zh-TW"/>
        </w:rPr>
        <w:t>项目名称：</w:t>
      </w:r>
      <w:r>
        <w:rPr>
          <w:rFonts w:ascii="Times New Roman" w:eastAsia="黑体" w:hAnsi="Times New Roman" w:cs="Times New Roman"/>
          <w:b/>
          <w:bCs/>
          <w:color w:val="000000" w:themeColor="text1"/>
          <w:sz w:val="28"/>
          <w:szCs w:val="28"/>
          <w:lang w:val="zh-TW"/>
        </w:rPr>
        <w:t>单植物提取物</w:t>
      </w:r>
      <w:ins w:id="4" w:author="liqin xie" w:date="2025-05-23T15:02:00Z">
        <w:r>
          <w:rPr>
            <w:rFonts w:ascii="Times New Roman" w:eastAsia="黑体" w:hAnsi="Times New Roman" w:cs="Times New Roman"/>
            <w:b/>
            <w:bCs/>
            <w:sz w:val="28"/>
            <w:szCs w:val="28"/>
          </w:rPr>
          <w:t>CMC</w:t>
        </w:r>
        <w:r>
          <w:rPr>
            <w:rFonts w:ascii="Times New Roman" w:eastAsia="黑体" w:hAnsi="Times New Roman" w:cs="Times New Roman"/>
            <w:b/>
            <w:bCs/>
            <w:sz w:val="28"/>
            <w:szCs w:val="28"/>
          </w:rPr>
          <w:t>研究</w:t>
        </w:r>
        <w:r>
          <w:rPr>
            <w:rFonts w:ascii="Times New Roman" w:eastAsia="黑体" w:hAnsi="Times New Roman" w:cs="Times New Roman"/>
            <w:b/>
            <w:bCs/>
            <w:sz w:val="28"/>
            <w:szCs w:val="28"/>
          </w:rPr>
          <w:t xml:space="preserve">, </w:t>
        </w:r>
      </w:ins>
      <w:r>
        <w:rPr>
          <w:rFonts w:ascii="Times New Roman" w:eastAsia="黑体" w:hAnsi="Times New Roman" w:cs="Times New Roman"/>
          <w:b/>
          <w:bCs/>
          <w:color w:val="000000" w:themeColor="text1"/>
          <w:sz w:val="28"/>
          <w:szCs w:val="28"/>
          <w:lang w:val="zh-TW"/>
        </w:rPr>
        <w:t>非临床安全性研究及</w:t>
      </w:r>
      <w:ins w:id="5" w:author="liqin xie" w:date="2025-05-23T15:03:00Z">
        <w:r>
          <w:rPr>
            <w:rFonts w:ascii="Times New Roman" w:eastAsia="黑体" w:hAnsi="Times New Roman" w:cs="Times New Roman"/>
            <w:b/>
            <w:bCs/>
            <w:color w:val="000000" w:themeColor="text1"/>
            <w:sz w:val="28"/>
            <w:szCs w:val="28"/>
            <w:lang w:val="zh-TW"/>
          </w:rPr>
          <w:t xml:space="preserve">FDA </w:t>
        </w:r>
      </w:ins>
      <w:r>
        <w:rPr>
          <w:rFonts w:ascii="Times New Roman" w:eastAsia="黑体" w:hAnsi="Times New Roman" w:cs="Times New Roman"/>
          <w:b/>
          <w:bCs/>
          <w:color w:val="000000" w:themeColor="text1"/>
          <w:sz w:val="28"/>
          <w:szCs w:val="28"/>
          <w:lang w:val="zh-TW"/>
        </w:rPr>
        <w:t>IND</w:t>
      </w:r>
      <w:del w:id="6" w:author="liqin xie" w:date="2025-05-23T15:03:00Z">
        <w:r>
          <w:rPr>
            <w:rFonts w:ascii="Times New Roman" w:eastAsia="黑体" w:hAnsi="Times New Roman" w:cs="Times New Roman"/>
            <w:b/>
            <w:bCs/>
            <w:color w:val="000000" w:themeColor="text1"/>
            <w:sz w:val="28"/>
            <w:szCs w:val="28"/>
            <w:lang w:val="zh-TW"/>
          </w:rPr>
          <w:delText xml:space="preserve"> </w:delText>
        </w:r>
      </w:del>
      <w:ins w:id="7" w:author="liqin xie" w:date="2025-05-23T15:42:00Z">
        <w:r>
          <w:rPr>
            <w:rFonts w:ascii="Times New Roman" w:eastAsia="黑体" w:hAnsi="Times New Roman" w:cs="Times New Roman"/>
            <w:b/>
            <w:bCs/>
            <w:color w:val="000000" w:themeColor="text1"/>
            <w:sz w:val="28"/>
            <w:szCs w:val="28"/>
            <w:lang w:val="zh-TW"/>
          </w:rPr>
          <w:t>申报</w:t>
        </w:r>
        <w:r>
          <w:rPr>
            <w:rFonts w:ascii="Times New Roman" w:eastAsia="黑体" w:hAnsi="Times New Roman" w:cs="Times New Roman"/>
            <w:b/>
            <w:bCs/>
            <w:sz w:val="28"/>
            <w:szCs w:val="28"/>
          </w:rPr>
          <w:t>一体化研究</w:t>
        </w:r>
        <w:r>
          <w:rPr>
            <w:rFonts w:ascii="Times New Roman" w:eastAsia="黑体" w:hAnsi="Times New Roman" w:cs="Times New Roman"/>
            <w:b/>
            <w:bCs/>
            <w:sz w:val="28"/>
            <w:szCs w:val="28"/>
          </w:rPr>
          <w:t xml:space="preserve"> </w:t>
        </w:r>
      </w:ins>
      <w:ins w:id="8" w:author="hzhong126@gmail.com" w:date="2025-05-24T07:22:00Z">
        <w:r>
          <w:rPr>
            <w:rFonts w:ascii="Times New Roman" w:eastAsia="黑体" w:hAnsi="Times New Roman" w:cs="Times New Roman"/>
            <w:b/>
            <w:bCs/>
            <w:sz w:val="28"/>
            <w:szCs w:val="28"/>
          </w:rPr>
          <w:t xml:space="preserve">Package </w:t>
        </w:r>
      </w:ins>
      <w:del w:id="9" w:author="liqin xie" w:date="2025-05-23T15:03:00Z">
        <w:r>
          <w:rPr>
            <w:rFonts w:ascii="Times New Roman" w:eastAsia="黑体" w:hAnsi="Times New Roman" w:cs="Times New Roman"/>
            <w:b/>
            <w:bCs/>
            <w:color w:val="000000" w:themeColor="text1"/>
            <w:sz w:val="28"/>
            <w:szCs w:val="28"/>
            <w:lang w:val="zh-TW"/>
          </w:rPr>
          <w:delText>Package</w:delText>
        </w:r>
        <w:r>
          <w:rPr>
            <w:rFonts w:ascii="Times New Roman" w:eastAsia="黑体" w:hAnsi="Times New Roman" w:cs="Times New Roman"/>
            <w:b/>
            <w:bCs/>
            <w:color w:val="000000" w:themeColor="text1"/>
            <w:sz w:val="28"/>
            <w:szCs w:val="28"/>
            <w:lang w:val="zh-TW"/>
          </w:rPr>
          <w:delText>研究</w:delText>
        </w:r>
      </w:del>
    </w:p>
    <w:p w14:paraId="62594BB7" w14:textId="77777777" w:rsidR="0057420F" w:rsidRDefault="004B6417">
      <w:pPr>
        <w:pStyle w:val="Af1"/>
        <w:ind w:left="1521" w:hangingChars="541" w:hanging="1521"/>
        <w:rPr>
          <w:ins w:id="10" w:author="liqin xie" w:date="2025-05-23T15:04:00Z"/>
          <w:rFonts w:ascii="Times New Roman" w:eastAsia="黑体" w:hAnsi="Times New Roman" w:cs="Times New Roman" w:hint="default"/>
          <w:b/>
          <w:bCs/>
          <w:sz w:val="28"/>
          <w:szCs w:val="28"/>
        </w:rPr>
      </w:pPr>
      <w:del w:id="11" w:author="liqin xie" w:date="2025-05-23T15:03:00Z">
        <w:r>
          <w:rPr>
            <w:rFonts w:ascii="Times New Roman" w:eastAsia="黑体" w:hAnsi="Times New Roman" w:cs="Times New Roman"/>
            <w:b/>
            <w:bCs/>
            <w:color w:val="000000" w:themeColor="text1"/>
            <w:sz w:val="28"/>
            <w:szCs w:val="28"/>
            <w:lang w:val="zh-TW"/>
          </w:rPr>
          <w:delText>与开发</w:delText>
        </w:r>
        <w:r>
          <w:rPr>
            <w:rFonts w:ascii="Times New Roman" w:eastAsia="黑体" w:hAnsi="Times New Roman" w:cs="Times New Roman"/>
            <w:b/>
            <w:bCs/>
            <w:color w:val="000000" w:themeColor="text1"/>
            <w:sz w:val="28"/>
            <w:szCs w:val="28"/>
            <w:lang w:val="zh-TW"/>
          </w:rPr>
          <w:delText>-</w:delText>
        </w:r>
        <w:r>
          <w:rPr>
            <w:rFonts w:ascii="Times New Roman" w:eastAsia="黑体" w:hAnsi="Times New Roman" w:cs="Times New Roman"/>
            <w:b/>
            <w:bCs/>
            <w:color w:val="000000" w:themeColor="text1"/>
            <w:sz w:val="28"/>
            <w:szCs w:val="28"/>
            <w:lang w:val="zh-TW"/>
          </w:rPr>
          <w:delText>药学研究（支持</w:delText>
        </w:r>
        <w:r>
          <w:rPr>
            <w:rFonts w:ascii="Times New Roman" w:eastAsia="黑体" w:hAnsi="Times New Roman" w:cs="Times New Roman"/>
            <w:b/>
            <w:bCs/>
            <w:color w:val="000000" w:themeColor="text1"/>
            <w:sz w:val="28"/>
            <w:szCs w:val="28"/>
            <w:lang w:val="zh-TW"/>
          </w:rPr>
          <w:delText xml:space="preserve"> </w:delText>
        </w:r>
        <w:r>
          <w:rPr>
            <w:rFonts w:ascii="Times New Roman" w:eastAsia="黑体" w:hAnsi="Times New Roman" w:cs="Times New Roman"/>
            <w:b/>
            <w:bCs/>
            <w:color w:val="000000" w:themeColor="text1"/>
            <w:sz w:val="28"/>
            <w:szCs w:val="28"/>
          </w:rPr>
          <w:delText xml:space="preserve">FDA </w:delText>
        </w:r>
        <w:r>
          <w:rPr>
            <w:rFonts w:ascii="Times New Roman" w:eastAsia="黑体" w:hAnsi="Times New Roman" w:cs="Times New Roman"/>
            <w:b/>
            <w:bCs/>
            <w:color w:val="000000" w:themeColor="text1"/>
            <w:sz w:val="28"/>
            <w:szCs w:val="28"/>
            <w:lang w:val="zh-TW"/>
          </w:rPr>
          <w:delText>I</w:delText>
        </w:r>
        <w:r>
          <w:rPr>
            <w:rFonts w:ascii="Times New Roman" w:eastAsia="黑体" w:hAnsi="Times New Roman" w:cs="Times New Roman"/>
            <w:b/>
            <w:bCs/>
            <w:color w:val="000000" w:themeColor="text1"/>
            <w:sz w:val="28"/>
            <w:szCs w:val="28"/>
            <w:lang w:val="zh-TW"/>
          </w:rPr>
          <w:delText>期临床试验</w:delText>
        </w:r>
      </w:del>
      <w:del w:id="12" w:author="liqin xie" w:date="2025-05-23T15:42:00Z">
        <w:r>
          <w:rPr>
            <w:rFonts w:ascii="Times New Roman" w:eastAsia="黑体" w:hAnsi="Times New Roman" w:cs="Times New Roman"/>
            <w:b/>
            <w:bCs/>
            <w:color w:val="000000" w:themeColor="text1"/>
            <w:sz w:val="28"/>
            <w:szCs w:val="28"/>
            <w:lang w:val="zh-TW"/>
          </w:rPr>
          <w:delText>申报</w:delText>
        </w:r>
      </w:del>
    </w:p>
    <w:p w14:paraId="7D9EB7CA" w14:textId="77777777" w:rsidR="0057420F" w:rsidRDefault="004B6417" w:rsidP="0057420F">
      <w:pPr>
        <w:pStyle w:val="Af1"/>
        <w:ind w:left="1521" w:hangingChars="541" w:hanging="1521"/>
        <w:rPr>
          <w:rFonts w:ascii="Times New Roman" w:eastAsia="黑体" w:hAnsi="Times New Roman" w:cs="Times New Roman" w:hint="default"/>
          <w:color w:val="000000" w:themeColor="text1"/>
          <w:sz w:val="28"/>
          <w:szCs w:val="24"/>
          <w:lang w:val="zh-TW" w:eastAsia="zh-TW"/>
        </w:rPr>
        <w:pPrChange w:id="13" w:author="liqin xie" w:date="2025-05-23T15:03:00Z">
          <w:pPr>
            <w:pStyle w:val="Af1"/>
            <w:ind w:firstLineChars="541" w:firstLine="1521"/>
          </w:pPr>
        </w:pPrChange>
      </w:pPr>
      <w:del w:id="14" w:author="liqin xie" w:date="2025-05-23T15:03:00Z">
        <w:r>
          <w:rPr>
            <w:rFonts w:ascii="Times New Roman" w:eastAsia="黑体" w:hAnsi="Times New Roman" w:cs="Times New Roman"/>
            <w:b/>
            <w:bCs/>
            <w:color w:val="000000" w:themeColor="text1"/>
            <w:sz w:val="28"/>
            <w:szCs w:val="28"/>
            <w:lang w:val="zh-TW"/>
          </w:rPr>
          <w:delText>）</w:delText>
        </w:r>
      </w:del>
    </w:p>
    <w:p w14:paraId="4CFDB353" w14:textId="77777777" w:rsidR="0057420F" w:rsidRDefault="004B6417">
      <w:pPr>
        <w:pStyle w:val="Af1"/>
        <w:spacing w:line="300" w:lineRule="exact"/>
        <w:rPr>
          <w:rFonts w:ascii="Times New Roman" w:hAnsi="Times New Roman" w:cs="Times New Roman" w:hint="default"/>
          <w:color w:val="000000" w:themeColor="text1"/>
          <w:sz w:val="28"/>
          <w:szCs w:val="28"/>
          <w:lang w:eastAsia="zh-TW"/>
        </w:rPr>
      </w:pPr>
      <w:r>
        <w:rPr>
          <w:rFonts w:ascii="Times New Roman" w:eastAsia="黑体" w:hAnsi="Times New Roman" w:cs="Times New Roman" w:hint="default"/>
          <w:bCs/>
          <w:noProof/>
          <w:color w:val="000000" w:themeColor="text1"/>
          <w:sz w:val="28"/>
          <w:szCs w:val="28"/>
        </w:rPr>
        <mc:AlternateContent>
          <mc:Choice Requires="wps">
            <w:drawing>
              <wp:anchor distT="0" distB="0" distL="114300" distR="114300" simplePos="0" relativeHeight="251666432" behindDoc="0" locked="0" layoutInCell="1" allowOverlap="1">
                <wp:simplePos x="0" y="0"/>
                <wp:positionH relativeFrom="page">
                  <wp:posOffset>1933575</wp:posOffset>
                </wp:positionH>
                <wp:positionV relativeFrom="line">
                  <wp:posOffset>3175</wp:posOffset>
                </wp:positionV>
                <wp:extent cx="4181475" cy="0"/>
                <wp:effectExtent l="0" t="0" r="9525" b="19050"/>
                <wp:wrapNone/>
                <wp:docPr id="4" name="officeArt object"/>
                <wp:cNvGraphicFramePr/>
                <a:graphic xmlns:a="http://schemas.openxmlformats.org/drawingml/2006/main">
                  <a:graphicData uri="http://schemas.microsoft.com/office/word/2010/wordprocessingShape">
                    <wps:wsp>
                      <wps:cNvCnPr/>
                      <wps:spPr>
                        <a:xfrm>
                          <a:off x="0" y="0"/>
                          <a:ext cx="418147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152.25pt;margin-top:0.25pt;height:0pt;width:329.25pt;mso-position-horizontal-relative:page;mso-position-vertical-relative:line;z-index:251666432;mso-width-relative:page;mso-height-relative:page;" filled="f" stroked="t" coordsize="21600,21600" o:gfxdata="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vGuP3TAAAABQEAAA8AAAAAAAAAAQAgAAAAIgAAAGRycy9kb3ducmV2LnhtbFBL&#10;AQIUABQAAAAIAIdO4kB9DMeswgEAAJwDAAAOAAAAAAAAAAEAIAAAACIBAABkcnMvZTJvRG9jLnht&#10;bFBLBQYAAAAABgAGAFkBAABWBQAAAAA=&#10;">
                <v:fill on="f" focussize="0,0"/>
                <v:stroke weight="0.8pt" color="#000000" joinstyle="round"/>
                <v:imagedata o:title=""/>
                <o:lock v:ext="edit" aspectratio="f"/>
              </v:line>
            </w:pict>
          </mc:Fallback>
        </mc:AlternateContent>
      </w:r>
    </w:p>
    <w:p w14:paraId="3BD54335" w14:textId="77777777" w:rsidR="0057420F" w:rsidRDefault="0057420F">
      <w:pPr>
        <w:pStyle w:val="Af1"/>
        <w:spacing w:line="300" w:lineRule="exact"/>
        <w:rPr>
          <w:rFonts w:ascii="Times New Roman" w:hAnsi="Times New Roman" w:cs="Times New Roman" w:hint="default"/>
          <w:color w:val="000000" w:themeColor="text1"/>
          <w:sz w:val="28"/>
          <w:szCs w:val="28"/>
        </w:rPr>
      </w:pPr>
    </w:p>
    <w:p w14:paraId="7F8009BD" w14:textId="77777777" w:rsidR="0057420F" w:rsidRDefault="0057420F">
      <w:pPr>
        <w:pStyle w:val="Af1"/>
        <w:spacing w:line="300" w:lineRule="exact"/>
        <w:rPr>
          <w:rFonts w:ascii="Times New Roman" w:hAnsi="Times New Roman" w:cs="Times New Roman" w:hint="default"/>
          <w:color w:val="000000" w:themeColor="text1"/>
          <w:sz w:val="28"/>
          <w:szCs w:val="28"/>
        </w:rPr>
      </w:pPr>
    </w:p>
    <w:p w14:paraId="6E028E6B" w14:textId="77777777" w:rsidR="0057420F" w:rsidRDefault="004B6417">
      <w:pPr>
        <w:pStyle w:val="Af1"/>
        <w:spacing w:line="380" w:lineRule="exact"/>
        <w:rPr>
          <w:rFonts w:ascii="Times New Roman" w:eastAsia="黑体" w:hAnsi="Times New Roman" w:cs="Times New Roman" w:hint="default"/>
          <w:bCs/>
          <w:color w:val="000000" w:themeColor="text1"/>
          <w:sz w:val="28"/>
          <w:szCs w:val="28"/>
          <w:lang w:val="zh-TW"/>
        </w:rPr>
      </w:pPr>
      <w:r>
        <w:rPr>
          <w:rFonts w:ascii="Times New Roman" w:eastAsia="黑体" w:hAnsi="Times New Roman" w:cs="Times New Roman" w:hint="default"/>
          <w:b/>
          <w:bCs/>
          <w:color w:val="000000" w:themeColor="text1"/>
          <w:sz w:val="28"/>
          <w:szCs w:val="28"/>
          <w:lang w:val="zh-TW" w:eastAsia="zh-TW"/>
        </w:rPr>
        <w:t>委</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托</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人：</w:t>
      </w:r>
      <w:r>
        <w:rPr>
          <w:rFonts w:ascii="Times New Roman" w:eastAsia="黑体" w:hAnsi="Times New Roman" w:cs="Times New Roman" w:hint="default"/>
          <w:b/>
          <w:bCs/>
          <w:color w:val="000000" w:themeColor="text1"/>
          <w:sz w:val="28"/>
          <w:szCs w:val="28"/>
          <w:lang w:val="zh-TW"/>
        </w:rPr>
        <w:t xml:space="preserve">　　</w:t>
      </w:r>
      <w:r>
        <w:rPr>
          <w:rFonts w:ascii="Times New Roman" w:eastAsia="黑体" w:hAnsi="Times New Roman" w:cs="Times New Roman"/>
          <w:b/>
          <w:bCs/>
          <w:color w:val="000000" w:themeColor="text1"/>
          <w:sz w:val="28"/>
          <w:szCs w:val="28"/>
          <w:lang w:val="zh-TW"/>
        </w:rPr>
        <w:t xml:space="preserve">         Curanex Pharmaceuticals Inc</w:t>
      </w:r>
    </w:p>
    <w:p w14:paraId="731E9B53" w14:textId="77777777" w:rsidR="0057420F" w:rsidRDefault="004B6417">
      <w:pPr>
        <w:pStyle w:val="Af1"/>
        <w:spacing w:line="300" w:lineRule="exact"/>
        <w:rPr>
          <w:rFonts w:ascii="Times New Roman" w:hAnsi="Times New Roman" w:cs="Times New Roman" w:hint="default"/>
          <w:color w:val="000000" w:themeColor="text1"/>
          <w:sz w:val="28"/>
          <w:szCs w:val="28"/>
        </w:rPr>
      </w:pPr>
      <w:r>
        <w:rPr>
          <w:rFonts w:ascii="Times New Roman" w:eastAsia="黑体" w:hAnsi="Times New Roman" w:cs="Times New Roman" w:hint="default"/>
          <w:bCs/>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page">
                  <wp:posOffset>1924050</wp:posOffset>
                </wp:positionH>
                <wp:positionV relativeFrom="line">
                  <wp:posOffset>59055</wp:posOffset>
                </wp:positionV>
                <wp:extent cx="3876675" cy="0"/>
                <wp:effectExtent l="0" t="0" r="9525" b="19050"/>
                <wp:wrapNone/>
                <wp:docPr id="1073741826" name="officeArt object"/>
                <wp:cNvGraphicFramePr/>
                <a:graphic xmlns:a="http://schemas.openxmlformats.org/drawingml/2006/main">
                  <a:graphicData uri="http://schemas.microsoft.com/office/word/2010/wordprocessingShape">
                    <wps:wsp>
                      <wps:cNvCnPr/>
                      <wps:spPr>
                        <a:xfrm>
                          <a:off x="0" y="0"/>
                          <a:ext cx="387667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151.5pt;margin-top:4.65pt;height:0pt;width:305.25pt;mso-position-horizontal-relative:page;mso-position-vertical-relative:line;z-index:251659264;mso-width-relative:page;mso-height-relative:page;" filled="f" stroked="t" coordsize="21600,21600" o:gfxdata="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ApDcTUAAAABwEAAA8AAAAAAAAAAQAgAAAAIgAAAGRycy9kb3du&#10;cmV2LnhtbFBLAQIUABQAAAAIAIdO4kC57jAOygEAAKUDAAAOAAAAAAAAAAEAIAAAACMBAABkcnMv&#10;ZTJvRG9jLnhtbFBLBQYAAAAABgAGAFkBAABfBQAAAAA=&#10;">
                <v:fill on="f" focussize="0,0"/>
                <v:stroke weight="0.8pt" color="#000000" joinstyle="round"/>
                <v:imagedata o:title=""/>
                <o:lock v:ext="edit" aspectratio="f"/>
              </v:line>
            </w:pict>
          </mc:Fallback>
        </mc:AlternateContent>
      </w:r>
      <w:r>
        <w:rPr>
          <w:rFonts w:ascii="Times New Roman" w:hAnsi="Times New Roman" w:cs="Times New Roman" w:hint="default"/>
          <w:b/>
          <w:bCs/>
          <w:color w:val="000000" w:themeColor="text1"/>
          <w:sz w:val="28"/>
          <w:szCs w:val="28"/>
        </w:rPr>
        <w:t>(</w:t>
      </w:r>
      <w:r>
        <w:rPr>
          <w:rFonts w:ascii="Times New Roman" w:eastAsia="黑体" w:hAnsi="Times New Roman" w:cs="Times New Roman" w:hint="default"/>
          <w:b/>
          <w:bCs/>
          <w:color w:val="000000" w:themeColor="text1"/>
          <w:sz w:val="28"/>
          <w:szCs w:val="28"/>
          <w:lang w:val="zh-TW" w:eastAsia="zh-TW"/>
        </w:rPr>
        <w:t>甲</w:t>
      </w:r>
      <w:del w:id="15" w:author="xiaoyan zhang" w:date="2025-05-15T15:07:00Z">
        <w:r>
          <w:rPr>
            <w:rFonts w:ascii="Times New Roman" w:eastAsia="黑体" w:hAnsi="Times New Roman" w:cs="Times New Roman" w:hint="default"/>
            <w:b/>
            <w:bCs/>
            <w:color w:val="000000" w:themeColor="text1"/>
            <w:sz w:val="28"/>
            <w:szCs w:val="28"/>
            <w:lang w:val="zh-TW" w:eastAsia="zh-TW"/>
          </w:rPr>
          <w:delText xml:space="preserve">   </w:delText>
        </w:r>
      </w:del>
      <w:r>
        <w:rPr>
          <w:rFonts w:ascii="Times New Roman" w:eastAsia="黑体" w:hAnsi="Times New Roman" w:cs="Times New Roman" w:hint="default"/>
          <w:b/>
          <w:bCs/>
          <w:color w:val="000000" w:themeColor="text1"/>
          <w:sz w:val="28"/>
          <w:szCs w:val="28"/>
          <w:lang w:val="zh-TW" w:eastAsia="zh-TW"/>
        </w:rPr>
        <w:t>方</w:t>
      </w:r>
      <w:ins w:id="16" w:author="xiaoyan zhang" w:date="2025-05-15T15:07:00Z">
        <w:r>
          <w:rPr>
            <w:rFonts w:ascii="Times New Roman" w:eastAsia="黑体" w:hAnsi="Times New Roman" w:cs="Times New Roman"/>
            <w:b/>
            <w:bCs/>
            <w:color w:val="000000" w:themeColor="text1"/>
            <w:sz w:val="28"/>
            <w:szCs w:val="28"/>
            <w:lang w:val="zh-TW"/>
          </w:rPr>
          <w:t>1</w:t>
        </w:r>
      </w:ins>
      <w:r>
        <w:rPr>
          <w:rFonts w:ascii="Times New Roman" w:hAnsi="Times New Roman" w:cs="Times New Roman" w:hint="default"/>
          <w:b/>
          <w:bCs/>
          <w:color w:val="000000" w:themeColor="text1"/>
          <w:sz w:val="28"/>
          <w:szCs w:val="28"/>
        </w:rPr>
        <w:t>)</w:t>
      </w:r>
    </w:p>
    <w:p w14:paraId="7839B41D" w14:textId="77777777" w:rsidR="0057420F" w:rsidRDefault="0057420F">
      <w:pPr>
        <w:pStyle w:val="Af1"/>
        <w:rPr>
          <w:rFonts w:ascii="Times New Roman" w:hAnsi="Times New Roman" w:cs="Times New Roman" w:hint="default"/>
          <w:color w:val="000000" w:themeColor="text1"/>
          <w:sz w:val="28"/>
          <w:szCs w:val="28"/>
        </w:rPr>
      </w:pPr>
    </w:p>
    <w:p w14:paraId="58BFAB34" w14:textId="77777777" w:rsidR="0057420F" w:rsidRDefault="0057420F">
      <w:pPr>
        <w:pStyle w:val="Af1"/>
        <w:rPr>
          <w:ins w:id="17" w:author="xiaoyan zhang" w:date="2025-05-15T15:07:00Z"/>
          <w:rFonts w:ascii="Times New Roman" w:hAnsi="Times New Roman" w:cs="Times New Roman" w:hint="default"/>
          <w:color w:val="000000" w:themeColor="text1"/>
          <w:sz w:val="28"/>
          <w:szCs w:val="28"/>
        </w:rPr>
      </w:pPr>
    </w:p>
    <w:p w14:paraId="7D7CFA50" w14:textId="77777777" w:rsidR="0057420F" w:rsidRDefault="004B6417">
      <w:pPr>
        <w:pStyle w:val="Af1"/>
        <w:spacing w:line="380" w:lineRule="exact"/>
        <w:rPr>
          <w:ins w:id="18" w:author="xiaoyan zhang" w:date="2025-05-15T15:07:00Z"/>
          <w:rFonts w:ascii="Times New Roman" w:eastAsia="黑体" w:hAnsi="Times New Roman" w:cs="Times New Roman" w:hint="default"/>
          <w:bCs/>
          <w:color w:val="000000" w:themeColor="text1"/>
          <w:sz w:val="28"/>
          <w:szCs w:val="28"/>
          <w:lang w:val="zh-TW"/>
        </w:rPr>
      </w:pPr>
      <w:ins w:id="19" w:author="xiaoyan zhang" w:date="2025-05-15T15:07:00Z">
        <w:r>
          <w:rPr>
            <w:rFonts w:ascii="Times New Roman" w:eastAsia="黑体" w:hAnsi="Times New Roman" w:cs="Times New Roman" w:hint="default"/>
            <w:b/>
            <w:bCs/>
            <w:color w:val="000000" w:themeColor="text1"/>
            <w:sz w:val="28"/>
            <w:szCs w:val="28"/>
            <w:lang w:val="zh-TW" w:eastAsia="zh-TW"/>
          </w:rPr>
          <w:t>委</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托</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人：</w:t>
        </w:r>
        <w:r>
          <w:rPr>
            <w:rFonts w:ascii="Times New Roman" w:eastAsia="黑体" w:hAnsi="Times New Roman" w:cs="Times New Roman" w:hint="default"/>
            <w:b/>
            <w:bCs/>
            <w:color w:val="000000" w:themeColor="text1"/>
            <w:sz w:val="28"/>
            <w:szCs w:val="28"/>
            <w:lang w:val="zh-TW"/>
          </w:rPr>
          <w:t xml:space="preserve">　　</w:t>
        </w:r>
        <w:r>
          <w:rPr>
            <w:rFonts w:ascii="Times New Roman" w:eastAsia="黑体" w:hAnsi="Times New Roman" w:cs="Times New Roman"/>
            <w:b/>
            <w:bCs/>
            <w:color w:val="000000" w:themeColor="text1"/>
            <w:sz w:val="28"/>
            <w:szCs w:val="28"/>
            <w:lang w:val="zh-TW"/>
          </w:rPr>
          <w:t xml:space="preserve">         </w:t>
        </w:r>
        <w:r>
          <w:rPr>
            <w:rFonts w:ascii="Times New Roman" w:eastAsia="黑体" w:hAnsi="Times New Roman" w:cs="Times New Roman"/>
            <w:b/>
            <w:bCs/>
            <w:color w:val="000000" w:themeColor="text1"/>
            <w:sz w:val="28"/>
            <w:szCs w:val="28"/>
            <w:lang w:val="zh-TW"/>
          </w:rPr>
          <w:t>黑龙江维康血管病医院有限公司</w:t>
        </w:r>
      </w:ins>
    </w:p>
    <w:p w14:paraId="3E9BC261" w14:textId="77777777" w:rsidR="0057420F" w:rsidRDefault="004B6417">
      <w:pPr>
        <w:pStyle w:val="Af1"/>
        <w:spacing w:line="300" w:lineRule="exact"/>
        <w:rPr>
          <w:ins w:id="20" w:author="xiaoyan zhang" w:date="2025-05-15T15:07:00Z"/>
          <w:rFonts w:ascii="Times New Roman" w:hAnsi="Times New Roman" w:cs="Times New Roman" w:hint="default"/>
          <w:color w:val="000000" w:themeColor="text1"/>
          <w:sz w:val="28"/>
          <w:szCs w:val="28"/>
        </w:rPr>
      </w:pPr>
      <w:ins w:id="21" w:author="xiaoyan zhang" w:date="2025-05-15T15:07:00Z">
        <w:r>
          <w:rPr>
            <w:rFonts w:ascii="Times New Roman" w:eastAsia="黑体" w:hAnsi="Times New Roman" w:cs="Times New Roman" w:hint="default"/>
            <w:bCs/>
            <w:noProof/>
            <w:color w:val="000000" w:themeColor="text1"/>
            <w:sz w:val="28"/>
            <w:szCs w:val="28"/>
          </w:rPr>
          <mc:AlternateContent>
            <mc:Choice Requires="wps">
              <w:drawing>
                <wp:anchor distT="0" distB="0" distL="114300" distR="114300" simplePos="0" relativeHeight="251668480" behindDoc="0" locked="0" layoutInCell="1" allowOverlap="1">
                  <wp:simplePos x="0" y="0"/>
                  <wp:positionH relativeFrom="page">
                    <wp:posOffset>1924050</wp:posOffset>
                  </wp:positionH>
                  <wp:positionV relativeFrom="line">
                    <wp:posOffset>59055</wp:posOffset>
                  </wp:positionV>
                  <wp:extent cx="3876675" cy="0"/>
                  <wp:effectExtent l="0" t="0" r="9525" b="19050"/>
                  <wp:wrapNone/>
                  <wp:docPr id="1656266529" name="officeArt object"/>
                  <wp:cNvGraphicFramePr/>
                  <a:graphic xmlns:a="http://schemas.openxmlformats.org/drawingml/2006/main">
                    <a:graphicData uri="http://schemas.microsoft.com/office/word/2010/wordprocessingShape">
                      <wps:wsp>
                        <wps:cNvCnPr/>
                        <wps:spPr>
                          <a:xfrm>
                            <a:off x="0" y="0"/>
                            <a:ext cx="387667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151.5pt;margin-top:4.65pt;height:0pt;width:305.25pt;mso-position-horizontal-relative:page;mso-position-vertical-relative:line;z-index:251668480;mso-width-relative:page;mso-height-relative:page;" filled="f" stroked="t" coordsize="21600,21600" o:gfxdata="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ApDcTUAAAABwEAAA8AAAAAAAAAAQAgAAAAIgAAAGRycy9kb3du&#10;cmV2LnhtbFBLAQIUABQAAAAIAIdO4kCq1iFhygEAAKUDAAAOAAAAAAAAAAEAIAAAACMBAABkcnMv&#10;ZTJvRG9jLnhtbFBLBQYAAAAABgAGAFkBAABfBQAAAAA=&#10;">
                  <v:fill on="f" focussize="0,0"/>
                  <v:stroke weight="0.8pt" color="#000000" joinstyle="round"/>
                  <v:imagedata o:title=""/>
                  <o:lock v:ext="edit" aspectratio="f"/>
                </v:line>
              </w:pict>
            </mc:Fallback>
          </mc:AlternateContent>
        </w:r>
        <w:r>
          <w:rPr>
            <w:rFonts w:ascii="Times New Roman" w:hAnsi="Times New Roman" w:cs="Times New Roman" w:hint="default"/>
            <w:b/>
            <w:bCs/>
            <w:color w:val="000000" w:themeColor="text1"/>
            <w:sz w:val="28"/>
            <w:szCs w:val="28"/>
          </w:rPr>
          <w:t>(</w:t>
        </w:r>
        <w:r>
          <w:rPr>
            <w:rFonts w:ascii="Times New Roman" w:eastAsia="黑体" w:hAnsi="Times New Roman" w:cs="Times New Roman" w:hint="default"/>
            <w:b/>
            <w:bCs/>
            <w:color w:val="000000" w:themeColor="text1"/>
            <w:sz w:val="28"/>
            <w:szCs w:val="28"/>
            <w:lang w:val="zh-TW" w:eastAsia="zh-TW"/>
          </w:rPr>
          <w:t>甲方</w:t>
        </w:r>
        <w:r>
          <w:rPr>
            <w:rFonts w:ascii="Times New Roman" w:eastAsia="黑体" w:hAnsi="Times New Roman" w:cs="Times New Roman"/>
            <w:b/>
            <w:bCs/>
            <w:color w:val="000000" w:themeColor="text1"/>
            <w:sz w:val="28"/>
            <w:szCs w:val="28"/>
            <w:lang w:val="zh-TW"/>
          </w:rPr>
          <w:t>2)</w:t>
        </w:r>
      </w:ins>
    </w:p>
    <w:p w14:paraId="787CCBB1" w14:textId="77777777" w:rsidR="0057420F" w:rsidRDefault="0057420F">
      <w:pPr>
        <w:pStyle w:val="Af1"/>
        <w:rPr>
          <w:ins w:id="22" w:author="xiaoyan zhang" w:date="2025-05-15T15:07:00Z"/>
          <w:rFonts w:ascii="Times New Roman" w:hAnsi="Times New Roman" w:cs="Times New Roman" w:hint="default"/>
          <w:color w:val="000000" w:themeColor="text1"/>
          <w:sz w:val="28"/>
          <w:szCs w:val="28"/>
        </w:rPr>
      </w:pPr>
    </w:p>
    <w:p w14:paraId="557DC763" w14:textId="77777777" w:rsidR="0057420F" w:rsidRDefault="0057420F">
      <w:pPr>
        <w:pStyle w:val="Af1"/>
        <w:rPr>
          <w:ins w:id="23" w:author="xiaoyan zhang" w:date="2025-05-15T15:07:00Z"/>
          <w:rFonts w:ascii="Times New Roman" w:hAnsi="Times New Roman" w:cs="Times New Roman" w:hint="default"/>
          <w:color w:val="000000" w:themeColor="text1"/>
          <w:sz w:val="28"/>
          <w:szCs w:val="28"/>
        </w:rPr>
      </w:pPr>
    </w:p>
    <w:p w14:paraId="5E1D88A7" w14:textId="77777777" w:rsidR="0057420F" w:rsidRDefault="0057420F">
      <w:pPr>
        <w:pStyle w:val="Af1"/>
        <w:rPr>
          <w:rFonts w:ascii="Times New Roman" w:hAnsi="Times New Roman" w:cs="Times New Roman" w:hint="default"/>
          <w:color w:val="000000" w:themeColor="text1"/>
          <w:sz w:val="28"/>
          <w:szCs w:val="28"/>
        </w:rPr>
      </w:pPr>
    </w:p>
    <w:p w14:paraId="4C17CEAB" w14:textId="77777777" w:rsidR="0057420F" w:rsidRDefault="0057420F">
      <w:pPr>
        <w:pStyle w:val="Af1"/>
        <w:rPr>
          <w:rFonts w:ascii="Times New Roman" w:hAnsi="Times New Roman" w:cs="Times New Roman" w:hint="default"/>
          <w:color w:val="000000" w:themeColor="text1"/>
          <w:sz w:val="28"/>
          <w:szCs w:val="28"/>
        </w:rPr>
      </w:pPr>
    </w:p>
    <w:p w14:paraId="48605BB9" w14:textId="77777777" w:rsidR="0057420F" w:rsidRDefault="004B6417">
      <w:pPr>
        <w:pStyle w:val="Af1"/>
        <w:spacing w:line="340" w:lineRule="exact"/>
        <w:rPr>
          <w:rFonts w:ascii="Times New Roman" w:hAnsi="Times New Roman" w:cs="Times New Roman" w:hint="default"/>
          <w:color w:val="000000" w:themeColor="text1"/>
          <w:sz w:val="28"/>
          <w:szCs w:val="28"/>
          <w:lang w:val="zh-TW" w:eastAsia="zh-TW"/>
        </w:rPr>
      </w:pPr>
      <w:r>
        <w:rPr>
          <w:rFonts w:ascii="Times New Roman" w:hAnsi="Times New Roman" w:cs="Times New Roman" w:hint="default"/>
          <w:noProof/>
          <w:color w:val="000000" w:themeColor="text1"/>
        </w:rPr>
        <mc:AlternateContent>
          <mc:Choice Requires="wps">
            <w:drawing>
              <wp:anchor distT="0" distB="0" distL="114300" distR="114300" simplePos="0" relativeHeight="251665408" behindDoc="0" locked="0" layoutInCell="1" allowOverlap="1">
                <wp:simplePos x="0" y="0"/>
                <wp:positionH relativeFrom="column">
                  <wp:posOffset>915670</wp:posOffset>
                </wp:positionH>
                <wp:positionV relativeFrom="line">
                  <wp:posOffset>51435</wp:posOffset>
                </wp:positionV>
                <wp:extent cx="3657600" cy="69342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93420"/>
                        </a:xfrm>
                        <a:prstGeom prst="rect">
                          <a:avLst/>
                        </a:prstGeom>
                        <a:noFill/>
                        <a:ln>
                          <a:noFill/>
                        </a:ln>
                      </wps:spPr>
                      <wps:txbx>
                        <w:txbxContent>
                          <w:p w14:paraId="47122CA0" w14:textId="77777777" w:rsidR="0057420F" w:rsidRDefault="004B6417">
                            <w:pPr>
                              <w:pStyle w:val="Af1"/>
                              <w:spacing w:line="380" w:lineRule="exact"/>
                              <w:ind w:firstLine="1186"/>
                              <w:rPr>
                                <w:rFonts w:hint="default"/>
                                <w:sz w:val="22"/>
                              </w:rPr>
                            </w:pPr>
                            <w:r>
                              <w:rPr>
                                <w:rFonts w:ascii="黑体" w:eastAsia="黑体" w:hAnsi="黑体" w:cs="黑体"/>
                                <w:sz w:val="28"/>
                                <w:szCs w:val="24"/>
                                <w:lang w:val="zh-TW" w:eastAsia="zh-TW"/>
                              </w:rPr>
                              <w:t>苏州华测生物技术有限公司</w:t>
                            </w:r>
                          </w:p>
                        </w:txbxContent>
                      </wps:txbx>
                      <wps:bodyPr rot="0" vert="horz" wrap="square" lIns="45720" tIns="45720" rIns="45720" bIns="45720" anchor="t" anchorCtr="0" upright="1">
                        <a:noAutofit/>
                      </wps:bodyPr>
                    </wps:wsp>
                  </a:graphicData>
                </a:graphic>
              </wp:anchor>
            </w:drawing>
          </mc:Choice>
          <mc:Fallback xmlns:wpsCustomData="http://www.wps.cn/officeDocument/2013/wpsCustomData">
            <w:pict>
              <v:rect id="Rectangle 7" o:spid="_x0000_s1026" o:spt="1" style="position:absolute;left:0pt;margin-left:72.1pt;margin-top:4.05pt;height:54.6pt;width:288pt;mso-position-vertical-relative:line;z-index:251665408;mso-width-relative:page;mso-height-relative:page;" filled="f" stroked="f" coordsize="21600,21600" o:gfxdata="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1NnJ3WAAAACQEAAA8AAAAAAAAAAQAgAAAAIgAAAGRycy9kb3ducmV2&#10;LnhtbFBLAQIUABQAAAAIAIdO4kA6/US6/gEAAAsEAAAOAAAAAAAAAAEAIAAAACUBAABkcnMvZTJv&#10;RG9jLnhtbFBLBQYAAAAABgAGAFkBAACVBQAAAAA=&#10;">
                <v:fill on="f" focussize="0,0"/>
                <v:stroke on="f"/>
                <v:imagedata o:title=""/>
                <o:lock v:ext="edit" aspectratio="f"/>
                <v:textbox inset="1.27mm,1.27mm,1.27mm,1.27mm">
                  <w:txbxContent>
                    <w:p w14:paraId="47122CA0">
                      <w:pPr>
                        <w:pStyle w:val="15"/>
                        <w:spacing w:line="380" w:lineRule="exact"/>
                        <w:ind w:firstLine="1186"/>
                        <w:rPr>
                          <w:rFonts w:hint="default"/>
                          <w:sz w:val="22"/>
                        </w:rPr>
                      </w:pPr>
                      <w:r>
                        <w:rPr>
                          <w:rFonts w:ascii="黑体" w:hAnsi="黑体" w:eastAsia="黑体" w:cs="黑体"/>
                          <w:sz w:val="28"/>
                          <w:szCs w:val="24"/>
                          <w:lang w:val="zh-TW" w:eastAsia="zh-TW"/>
                        </w:rPr>
                        <w:t>苏州华测生物技术有限公司</w:t>
                      </w:r>
                    </w:p>
                  </w:txbxContent>
                </v:textbox>
              </v:rect>
            </w:pict>
          </mc:Fallback>
        </mc:AlternateContent>
      </w:r>
      <w:r>
        <w:rPr>
          <w:rFonts w:ascii="Times New Roman" w:eastAsia="黑体" w:hAnsi="Times New Roman" w:cs="Times New Roman" w:hint="default"/>
          <w:b/>
          <w:bCs/>
          <w:color w:val="000000" w:themeColor="text1"/>
          <w:sz w:val="28"/>
          <w:szCs w:val="28"/>
          <w:lang w:val="zh-TW"/>
        </w:rPr>
        <w:t>受</w:t>
      </w:r>
      <w:r>
        <w:rPr>
          <w:rFonts w:ascii="Times New Roman" w:eastAsia="黑体" w:hAnsi="Times New Roman" w:cs="Times New Roman" w:hint="default"/>
          <w:b/>
          <w:bCs/>
          <w:color w:val="000000" w:themeColor="text1"/>
          <w:sz w:val="28"/>
          <w:szCs w:val="28"/>
          <w:lang w:val="zh-TW"/>
        </w:rPr>
        <w:t xml:space="preserve"> </w:t>
      </w:r>
      <w:r>
        <w:rPr>
          <w:rFonts w:ascii="Times New Roman" w:eastAsia="黑体" w:hAnsi="Times New Roman" w:cs="Times New Roman" w:hint="default"/>
          <w:b/>
          <w:bCs/>
          <w:color w:val="000000" w:themeColor="text1"/>
          <w:sz w:val="28"/>
          <w:szCs w:val="28"/>
          <w:lang w:val="zh-TW"/>
        </w:rPr>
        <w:t>托</w:t>
      </w:r>
      <w:r>
        <w:rPr>
          <w:rFonts w:ascii="Times New Roman" w:eastAsia="黑体" w:hAnsi="Times New Roman" w:cs="Times New Roman" w:hint="default"/>
          <w:b/>
          <w:bCs/>
          <w:color w:val="000000" w:themeColor="text1"/>
          <w:sz w:val="28"/>
          <w:szCs w:val="28"/>
          <w:lang w:val="zh-TW"/>
        </w:rPr>
        <w:t xml:space="preserve"> </w:t>
      </w:r>
      <w:r>
        <w:rPr>
          <w:rFonts w:ascii="Times New Roman" w:eastAsia="黑体" w:hAnsi="Times New Roman" w:cs="Times New Roman" w:hint="default"/>
          <w:b/>
          <w:bCs/>
          <w:color w:val="000000" w:themeColor="text1"/>
          <w:sz w:val="28"/>
          <w:szCs w:val="28"/>
          <w:lang w:val="zh-TW" w:eastAsia="zh-TW"/>
        </w:rPr>
        <w:t>人</w:t>
      </w:r>
      <w:r>
        <w:rPr>
          <w:rFonts w:ascii="Times New Roman" w:eastAsia="宋体" w:hAnsi="Times New Roman" w:cs="Times New Roman" w:hint="default"/>
          <w:color w:val="000000" w:themeColor="text1"/>
          <w:sz w:val="28"/>
          <w:szCs w:val="28"/>
          <w:lang w:val="zh-TW" w:eastAsia="zh-TW"/>
        </w:rPr>
        <w:t>：</w:t>
      </w:r>
      <w:r>
        <w:rPr>
          <w:rFonts w:ascii="Times New Roman" w:eastAsia="宋体" w:hAnsi="Times New Roman" w:cs="Times New Roman" w:hint="default"/>
          <w:color w:val="000000" w:themeColor="text1"/>
          <w:sz w:val="28"/>
          <w:szCs w:val="28"/>
          <w:lang w:val="zh-TW" w:eastAsia="zh-TW"/>
        </w:rPr>
        <w:t xml:space="preserve">             </w:t>
      </w:r>
    </w:p>
    <w:p w14:paraId="33ABADBC" w14:textId="77777777" w:rsidR="0057420F" w:rsidRDefault="004B6417">
      <w:pPr>
        <w:pStyle w:val="Af1"/>
        <w:spacing w:line="340" w:lineRule="exact"/>
        <w:rPr>
          <w:rFonts w:ascii="Times New Roman" w:hAnsi="Times New Roman" w:cs="Times New Roman" w:hint="default"/>
          <w:color w:val="000000" w:themeColor="text1"/>
          <w:sz w:val="30"/>
          <w:szCs w:val="30"/>
        </w:rPr>
      </w:pPr>
      <w:r>
        <w:rPr>
          <w:rFonts w:ascii="Times New Roman" w:eastAsia="Times New Roman" w:hAnsi="Times New Roman" w:cs="Times New Roman" w:hint="default"/>
          <w:b/>
          <w:bCs/>
          <w:noProof/>
          <w:color w:val="000000" w:themeColor="text1"/>
          <w:sz w:val="28"/>
          <w:szCs w:val="28"/>
        </w:rPr>
        <mc:AlternateContent>
          <mc:Choice Requires="wps">
            <w:drawing>
              <wp:anchor distT="0" distB="0" distL="114300" distR="114300" simplePos="0" relativeHeight="251660288" behindDoc="0" locked="0" layoutInCell="1" allowOverlap="1">
                <wp:simplePos x="0" y="0"/>
                <wp:positionH relativeFrom="column">
                  <wp:posOffset>925195</wp:posOffset>
                </wp:positionH>
                <wp:positionV relativeFrom="line">
                  <wp:posOffset>134620</wp:posOffset>
                </wp:positionV>
                <wp:extent cx="3819525" cy="0"/>
                <wp:effectExtent l="0" t="0" r="9525" b="19050"/>
                <wp:wrapNone/>
                <wp:docPr id="1073741828" name="officeArt object"/>
                <wp:cNvGraphicFramePr/>
                <a:graphic xmlns:a="http://schemas.openxmlformats.org/drawingml/2006/main">
                  <a:graphicData uri="http://schemas.microsoft.com/office/word/2010/wordprocessingShape">
                    <wps:wsp>
                      <wps:cNvCnPr/>
                      <wps:spPr>
                        <a:xfrm>
                          <a:off x="0" y="0"/>
                          <a:ext cx="381952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72.85pt;margin-top:10.6pt;height:0pt;width:300.75pt;mso-position-vertical-relative:line;z-index:251660288;mso-width-relative:page;mso-height-relative:page;" filled="f" stroked="t" coordsize="21600,21600" o:gfxdata="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DSVQ5/UAAAACQEAAA8AAAAAAAAAAQAgAAAAIgAAAGRycy9kb3du&#10;cmV2LnhtbFBLAQIUABQAAAAIAIdO4kCGpLo5ygEAAKUDAAAOAAAAAAAAAAEAIAAAACMBAABkcnMv&#10;ZTJvRG9jLnhtbFBLBQYAAAAABgAGAFkBAABfBQAAAAA=&#10;">
                <v:fill on="f" focussize="0,0"/>
                <v:stroke weight="0.8pt" color="#000000" joinstyle="round"/>
                <v:imagedata o:title=""/>
                <o:lock v:ext="edit" aspectratio="f"/>
              </v:line>
            </w:pict>
          </mc:Fallback>
        </mc:AlternateContent>
      </w:r>
      <w:r>
        <w:rPr>
          <w:rFonts w:ascii="Times New Roman" w:hAnsi="Times New Roman" w:cs="Times New Roman" w:hint="default"/>
          <w:b/>
          <w:bCs/>
          <w:color w:val="000000" w:themeColor="text1"/>
          <w:sz w:val="28"/>
          <w:szCs w:val="28"/>
        </w:rPr>
        <w:t>(</w:t>
      </w:r>
      <w:r>
        <w:rPr>
          <w:rFonts w:ascii="Times New Roman" w:eastAsia="黑体" w:hAnsi="Times New Roman" w:cs="Times New Roman" w:hint="default"/>
          <w:b/>
          <w:bCs/>
          <w:color w:val="000000" w:themeColor="text1"/>
          <w:sz w:val="28"/>
          <w:szCs w:val="28"/>
          <w:lang w:val="zh-TW" w:eastAsia="zh-TW"/>
        </w:rPr>
        <w:t>乙</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方</w:t>
      </w:r>
      <w:r>
        <w:rPr>
          <w:rFonts w:ascii="Times New Roman" w:hAnsi="Times New Roman" w:cs="Times New Roman" w:hint="default"/>
          <w:b/>
          <w:bCs/>
          <w:color w:val="000000" w:themeColor="text1"/>
          <w:sz w:val="28"/>
          <w:szCs w:val="28"/>
        </w:rPr>
        <w:t>)</w:t>
      </w:r>
    </w:p>
    <w:p w14:paraId="5C34E3DB" w14:textId="77777777" w:rsidR="0057420F" w:rsidRDefault="0057420F">
      <w:pPr>
        <w:pStyle w:val="Af1"/>
        <w:rPr>
          <w:rFonts w:ascii="Times New Roman" w:hAnsi="Times New Roman" w:cs="Times New Roman" w:hint="default"/>
          <w:color w:val="000000" w:themeColor="text1"/>
          <w:sz w:val="28"/>
          <w:szCs w:val="28"/>
        </w:rPr>
      </w:pPr>
    </w:p>
    <w:p w14:paraId="74162B3C" w14:textId="77777777" w:rsidR="0057420F" w:rsidRDefault="0057420F">
      <w:pPr>
        <w:pStyle w:val="Af1"/>
        <w:rPr>
          <w:rFonts w:ascii="Times New Roman" w:hAnsi="Times New Roman" w:cs="Times New Roman" w:hint="default"/>
          <w:color w:val="000000" w:themeColor="text1"/>
          <w:sz w:val="28"/>
          <w:szCs w:val="28"/>
        </w:rPr>
      </w:pPr>
    </w:p>
    <w:p w14:paraId="1185A578" w14:textId="77777777" w:rsidR="0057420F" w:rsidRDefault="0057420F">
      <w:pPr>
        <w:pStyle w:val="Af1"/>
        <w:rPr>
          <w:rFonts w:ascii="Times New Roman" w:hAnsi="Times New Roman" w:cs="Times New Roman" w:hint="default"/>
          <w:color w:val="000000" w:themeColor="text1"/>
          <w:sz w:val="28"/>
          <w:szCs w:val="28"/>
        </w:rPr>
      </w:pPr>
    </w:p>
    <w:p w14:paraId="4F29AC0F" w14:textId="77777777" w:rsidR="0057420F" w:rsidRDefault="004B6417">
      <w:pPr>
        <w:pStyle w:val="Af1"/>
        <w:spacing w:line="360" w:lineRule="auto"/>
        <w:rPr>
          <w:rFonts w:ascii="Times New Roman" w:hAnsi="Times New Roman" w:cs="Times New Roman" w:hint="default"/>
          <w:color w:val="000000" w:themeColor="text1"/>
          <w:sz w:val="28"/>
          <w:szCs w:val="28"/>
        </w:rPr>
      </w:pPr>
      <w:r>
        <w:rPr>
          <w:rFonts w:ascii="Times New Roman" w:eastAsia="黑体" w:hAnsi="Times New Roman" w:cs="Times New Roman" w:hint="default"/>
          <w:bCs/>
          <w:color w:val="000000" w:themeColor="text1"/>
          <w:sz w:val="28"/>
          <w:szCs w:val="28"/>
          <w:lang w:val="zh-TW" w:eastAsia="zh-TW"/>
        </w:rPr>
        <w:t>签订地点：</w:t>
      </w:r>
      <w:r>
        <w:rPr>
          <w:rFonts w:ascii="Times New Roman" w:eastAsia="黑体" w:hAnsi="Times New Roman" w:cs="Times New Roman" w:hint="default"/>
          <w:bCs/>
          <w:color w:val="000000" w:themeColor="text1"/>
          <w:sz w:val="28"/>
          <w:szCs w:val="28"/>
          <w:lang w:val="zh-TW" w:eastAsia="zh-TW"/>
        </w:rPr>
        <w:t xml:space="preserve">  </w:t>
      </w:r>
      <w:r>
        <w:rPr>
          <w:rFonts w:ascii="Times New Roman" w:eastAsia="黑体" w:hAnsi="Times New Roman" w:cs="Times New Roman" w:hint="default"/>
          <w:bCs/>
          <w:color w:val="000000" w:themeColor="text1"/>
          <w:sz w:val="28"/>
          <w:szCs w:val="28"/>
          <w:lang w:val="zh-TW" w:eastAsia="zh-TW"/>
        </w:rPr>
        <w:t>江苏</w:t>
      </w:r>
      <w:r>
        <w:rPr>
          <w:rFonts w:ascii="Times New Roman" w:eastAsia="黑体" w:hAnsi="Times New Roman" w:cs="Times New Roman" w:hint="default"/>
          <w:bCs/>
          <w:color w:val="000000" w:themeColor="text1"/>
          <w:sz w:val="28"/>
          <w:szCs w:val="28"/>
          <w:lang w:val="zh-TW" w:eastAsia="zh-TW"/>
        </w:rPr>
        <w:t xml:space="preserve">   </w:t>
      </w:r>
      <w:r>
        <w:rPr>
          <w:rFonts w:ascii="Times New Roman" w:eastAsia="黑体" w:hAnsi="Times New Roman" w:cs="Times New Roman" w:hint="default"/>
          <w:bCs/>
          <w:color w:val="000000" w:themeColor="text1"/>
          <w:sz w:val="28"/>
          <w:szCs w:val="28"/>
          <w:lang w:val="zh-TW" w:eastAsia="zh-TW"/>
        </w:rPr>
        <w:t>省</w:t>
      </w:r>
      <w:r>
        <w:rPr>
          <w:rFonts w:ascii="Times New Roman" w:eastAsia="黑体" w:hAnsi="Times New Roman" w:cs="Times New Roman" w:hint="default"/>
          <w:bCs/>
          <w:color w:val="000000" w:themeColor="text1"/>
          <w:sz w:val="28"/>
          <w:szCs w:val="28"/>
          <w:lang w:val="zh-TW" w:eastAsia="zh-TW"/>
        </w:rPr>
        <w:t xml:space="preserve">  </w:t>
      </w:r>
      <w:r>
        <w:rPr>
          <w:rFonts w:ascii="Times New Roman" w:eastAsia="黑体" w:hAnsi="Times New Roman" w:cs="Times New Roman" w:hint="default"/>
          <w:bCs/>
          <w:color w:val="000000" w:themeColor="text1"/>
          <w:sz w:val="28"/>
          <w:szCs w:val="28"/>
          <w:lang w:val="zh-TW" w:eastAsia="zh-TW"/>
        </w:rPr>
        <w:t>昆山</w:t>
      </w:r>
      <w:r>
        <w:rPr>
          <w:rFonts w:ascii="Times New Roman" w:eastAsia="黑体" w:hAnsi="Times New Roman" w:cs="Times New Roman" w:hint="default"/>
          <w:bCs/>
          <w:color w:val="000000" w:themeColor="text1"/>
          <w:sz w:val="28"/>
          <w:szCs w:val="28"/>
          <w:lang w:val="zh-TW" w:eastAsia="zh-TW"/>
        </w:rPr>
        <w:t xml:space="preserve">   </w:t>
      </w:r>
      <w:r>
        <w:rPr>
          <w:rFonts w:ascii="Times New Roman" w:eastAsia="黑体" w:hAnsi="Times New Roman" w:cs="Times New Roman" w:hint="default"/>
          <w:bCs/>
          <w:color w:val="000000" w:themeColor="text1"/>
          <w:sz w:val="28"/>
          <w:szCs w:val="28"/>
          <w:lang w:val="zh-TW" w:eastAsia="zh-TW"/>
        </w:rPr>
        <w:t>市</w:t>
      </w:r>
      <w:r>
        <w:rPr>
          <w:rFonts w:ascii="Times New Roman" w:hAnsi="Times New Roman" w:cs="Times New Roman" w:hint="default"/>
          <w:bCs/>
          <w:color w:val="000000" w:themeColor="text1"/>
          <w:sz w:val="28"/>
          <w:szCs w:val="28"/>
        </w:rPr>
        <w:t>(</w:t>
      </w:r>
      <w:r>
        <w:rPr>
          <w:rFonts w:ascii="Times New Roman" w:eastAsia="黑体" w:hAnsi="Times New Roman" w:cs="Times New Roman" w:hint="default"/>
          <w:bCs/>
          <w:color w:val="000000" w:themeColor="text1"/>
          <w:sz w:val="28"/>
          <w:szCs w:val="28"/>
          <w:lang w:val="zh-TW" w:eastAsia="zh-TW"/>
        </w:rPr>
        <w:t>县</w:t>
      </w:r>
      <w:r>
        <w:rPr>
          <w:rFonts w:ascii="Times New Roman" w:hAnsi="Times New Roman" w:cs="Times New Roman" w:hint="default"/>
          <w:bCs/>
          <w:color w:val="000000" w:themeColor="text1"/>
          <w:sz w:val="28"/>
          <w:szCs w:val="28"/>
        </w:rPr>
        <w:t>)</w:t>
      </w:r>
    </w:p>
    <w:p w14:paraId="0CBA8F86" w14:textId="77777777" w:rsidR="0057420F" w:rsidRDefault="004B6417">
      <w:pPr>
        <w:pStyle w:val="Af1"/>
        <w:spacing w:line="360" w:lineRule="auto"/>
        <w:rPr>
          <w:rFonts w:ascii="Times New Roman" w:hAnsi="Times New Roman" w:cs="Times New Roman" w:hint="default"/>
          <w:color w:val="000000" w:themeColor="text1"/>
          <w:sz w:val="28"/>
          <w:szCs w:val="28"/>
          <w:lang w:eastAsia="zh-TW"/>
        </w:rPr>
      </w:pPr>
      <w:r>
        <w:rPr>
          <w:rFonts w:ascii="Times New Roman" w:eastAsia="黑体" w:hAnsi="Times New Roman" w:cs="Times New Roman" w:hint="default"/>
          <w:bCs/>
          <w:color w:val="000000" w:themeColor="text1"/>
          <w:sz w:val="28"/>
          <w:szCs w:val="28"/>
          <w:lang w:val="zh-TW" w:eastAsia="zh-TW"/>
        </w:rPr>
        <w:t>签订日期：</w:t>
      </w:r>
      <w:r>
        <w:rPr>
          <w:rFonts w:ascii="Times New Roman" w:eastAsia="黑体" w:hAnsi="Times New Roman" w:cs="Times New Roman" w:hint="default"/>
          <w:bCs/>
          <w:color w:val="000000" w:themeColor="text1"/>
          <w:sz w:val="28"/>
          <w:szCs w:val="28"/>
          <w:lang w:val="zh-TW" w:eastAsia="zh-TW"/>
        </w:rPr>
        <w:tab/>
      </w:r>
      <w:r>
        <w:rPr>
          <w:rFonts w:ascii="Times New Roman" w:hAnsi="Times New Roman" w:cs="Times New Roman" w:hint="default"/>
          <w:bCs/>
          <w:color w:val="000000" w:themeColor="text1"/>
          <w:sz w:val="28"/>
          <w:szCs w:val="28"/>
        </w:rPr>
        <w:t>20</w:t>
      </w:r>
      <w:r>
        <w:rPr>
          <w:rFonts w:ascii="Times New Roman" w:hAnsi="Times New Roman" w:cs="Times New Roman"/>
          <w:bCs/>
          <w:color w:val="000000" w:themeColor="text1"/>
          <w:sz w:val="28"/>
          <w:szCs w:val="28"/>
        </w:rPr>
        <w:t>25</w:t>
      </w:r>
      <w:r>
        <w:rPr>
          <w:rFonts w:ascii="Times New Roman" w:eastAsia="黑体" w:hAnsi="Times New Roman" w:cs="Times New Roman" w:hint="default"/>
          <w:bCs/>
          <w:color w:val="000000" w:themeColor="text1"/>
          <w:sz w:val="28"/>
          <w:szCs w:val="28"/>
          <w:lang w:val="zh-TW" w:eastAsia="zh-TW"/>
        </w:rPr>
        <w:t>年</w:t>
      </w:r>
      <w:ins w:id="24" w:author="xiaoyan zhang" w:date="2025-05-15T15:07:00Z">
        <w:r>
          <w:rPr>
            <w:rFonts w:ascii="Times New Roman" w:eastAsia="黑体" w:hAnsi="Times New Roman" w:cs="Times New Roman"/>
            <w:bCs/>
            <w:color w:val="000000" w:themeColor="text1"/>
            <w:sz w:val="28"/>
            <w:szCs w:val="28"/>
            <w:lang w:val="zh-TW"/>
          </w:rPr>
          <w:t xml:space="preserve">    </w:t>
        </w:r>
      </w:ins>
      <w:del w:id="25" w:author="xiaoyan zhang" w:date="2025-05-15T15:07:00Z">
        <w:r>
          <w:rPr>
            <w:rFonts w:ascii="Times New Roman" w:eastAsia="黑体" w:hAnsi="Times New Roman" w:cs="Times New Roman"/>
            <w:bCs/>
            <w:color w:val="000000" w:themeColor="text1"/>
            <w:sz w:val="28"/>
            <w:szCs w:val="28"/>
            <w:lang w:val="zh-TW"/>
          </w:rPr>
          <w:delText>03</w:delText>
        </w:r>
      </w:del>
      <w:r>
        <w:rPr>
          <w:rFonts w:ascii="Times New Roman" w:eastAsia="黑体" w:hAnsi="Times New Roman" w:cs="Times New Roman" w:hint="default"/>
          <w:bCs/>
          <w:color w:val="000000" w:themeColor="text1"/>
          <w:sz w:val="28"/>
          <w:szCs w:val="28"/>
          <w:lang w:val="zh-TW" w:eastAsia="zh-TW"/>
        </w:rPr>
        <w:t>月</w:t>
      </w:r>
      <w:del w:id="26" w:author="xiaoyan zhang" w:date="2025-05-15T15:07:00Z">
        <w:r>
          <w:rPr>
            <w:rFonts w:ascii="Times New Roman" w:eastAsia="黑体" w:hAnsi="Times New Roman" w:cs="Times New Roman"/>
            <w:bCs/>
            <w:color w:val="000000" w:themeColor="text1"/>
            <w:sz w:val="28"/>
            <w:szCs w:val="28"/>
            <w:lang w:val="zh-TW"/>
          </w:rPr>
          <w:delText>26</w:delText>
        </w:r>
      </w:del>
      <w:ins w:id="27" w:author="xiaoyan zhang" w:date="2025-05-15T15:07:00Z">
        <w:r>
          <w:rPr>
            <w:rFonts w:ascii="Times New Roman" w:eastAsia="黑体" w:hAnsi="Times New Roman" w:cs="Times New Roman"/>
            <w:bCs/>
            <w:color w:val="000000" w:themeColor="text1"/>
            <w:sz w:val="28"/>
            <w:szCs w:val="28"/>
            <w:lang w:val="zh-TW"/>
          </w:rPr>
          <w:t xml:space="preserve">    </w:t>
        </w:r>
      </w:ins>
      <w:r>
        <w:rPr>
          <w:rFonts w:ascii="Times New Roman" w:eastAsia="黑体" w:hAnsi="Times New Roman" w:cs="Times New Roman" w:hint="default"/>
          <w:bCs/>
          <w:color w:val="000000" w:themeColor="text1"/>
          <w:sz w:val="28"/>
          <w:szCs w:val="28"/>
          <w:lang w:val="zh-TW" w:eastAsia="zh-TW"/>
        </w:rPr>
        <w:t>日</w:t>
      </w:r>
    </w:p>
    <w:p w14:paraId="6C20B383" w14:textId="77777777" w:rsidR="0057420F" w:rsidRDefault="004B6417">
      <w:pPr>
        <w:pStyle w:val="Af1"/>
        <w:spacing w:line="360" w:lineRule="auto"/>
        <w:rPr>
          <w:rFonts w:ascii="Times New Roman" w:hAnsi="Times New Roman" w:cs="Times New Roman" w:hint="default"/>
          <w:color w:val="000000" w:themeColor="text1"/>
          <w:sz w:val="28"/>
          <w:szCs w:val="28"/>
          <w:lang w:eastAsia="zh-TW"/>
        </w:rPr>
      </w:pPr>
      <w:r>
        <w:rPr>
          <w:rFonts w:ascii="Times New Roman" w:eastAsia="黑体" w:hAnsi="Times New Roman" w:cs="Times New Roman" w:hint="default"/>
          <w:bCs/>
          <w:color w:val="000000" w:themeColor="text1"/>
          <w:sz w:val="28"/>
          <w:szCs w:val="28"/>
          <w:lang w:val="zh-TW" w:eastAsia="zh-TW"/>
        </w:rPr>
        <w:t>有效期限：</w:t>
      </w:r>
      <w:r>
        <w:rPr>
          <w:rFonts w:ascii="Times New Roman" w:eastAsia="Times New Roman" w:hAnsi="Times New Roman" w:cs="Times New Roman" w:hint="default"/>
          <w:bCs/>
          <w:color w:val="000000" w:themeColor="text1"/>
          <w:sz w:val="28"/>
          <w:szCs w:val="28"/>
          <w:lang w:eastAsia="zh-TW"/>
        </w:rPr>
        <w:tab/>
      </w:r>
      <w:r>
        <w:rPr>
          <w:rFonts w:ascii="Times New Roman" w:hAnsi="Times New Roman" w:cs="Times New Roman" w:hint="default"/>
          <w:bCs/>
          <w:color w:val="000000" w:themeColor="text1"/>
          <w:sz w:val="28"/>
          <w:szCs w:val="28"/>
          <w:lang w:eastAsia="zh-TW"/>
        </w:rPr>
        <w:t>20</w:t>
      </w:r>
      <w:r>
        <w:rPr>
          <w:rFonts w:ascii="Times New Roman" w:hAnsi="Times New Roman" w:cs="Times New Roman"/>
          <w:bCs/>
          <w:color w:val="000000" w:themeColor="text1"/>
          <w:sz w:val="28"/>
          <w:szCs w:val="28"/>
          <w:lang w:eastAsia="zh-TW"/>
        </w:rPr>
        <w:t>2</w:t>
      </w:r>
      <w:r>
        <w:rPr>
          <w:rFonts w:ascii="Times New Roman" w:hAnsi="Times New Roman" w:cs="Times New Roman"/>
          <w:bCs/>
          <w:color w:val="000000" w:themeColor="text1"/>
          <w:sz w:val="28"/>
          <w:szCs w:val="28"/>
        </w:rPr>
        <w:t>5</w:t>
      </w:r>
      <w:r>
        <w:rPr>
          <w:rFonts w:ascii="Times New Roman" w:eastAsia="黑体" w:hAnsi="Times New Roman" w:cs="Times New Roman" w:hint="default"/>
          <w:bCs/>
          <w:color w:val="000000" w:themeColor="text1"/>
          <w:sz w:val="28"/>
          <w:szCs w:val="28"/>
          <w:lang w:val="zh-TW" w:eastAsia="zh-TW"/>
        </w:rPr>
        <w:t>年</w:t>
      </w:r>
      <w:del w:id="28" w:author="xiaoyan zhang" w:date="2025-05-15T15:07:00Z">
        <w:r>
          <w:rPr>
            <w:rFonts w:ascii="Times New Roman" w:hAnsi="Times New Roman" w:cs="Times New Roman"/>
            <w:bCs/>
            <w:color w:val="000000" w:themeColor="text1"/>
            <w:sz w:val="28"/>
            <w:szCs w:val="28"/>
            <w:lang w:eastAsia="zh-TW"/>
          </w:rPr>
          <w:delText>0</w:delText>
        </w:r>
        <w:r>
          <w:rPr>
            <w:rFonts w:ascii="Times New Roman" w:hAnsi="Times New Roman" w:cs="Times New Roman"/>
            <w:bCs/>
            <w:color w:val="000000" w:themeColor="text1"/>
            <w:sz w:val="28"/>
            <w:szCs w:val="28"/>
          </w:rPr>
          <w:delText>3</w:delText>
        </w:r>
      </w:del>
      <w:ins w:id="29" w:author="xiaoyan zhang" w:date="2025-05-15T15:07:00Z">
        <w:r>
          <w:rPr>
            <w:rFonts w:ascii="Times New Roman" w:hAnsi="Times New Roman" w:cs="Times New Roman"/>
            <w:bCs/>
            <w:color w:val="000000" w:themeColor="text1"/>
            <w:sz w:val="28"/>
            <w:szCs w:val="28"/>
          </w:rPr>
          <w:t xml:space="preserve">    </w:t>
        </w:r>
      </w:ins>
      <w:r>
        <w:rPr>
          <w:rFonts w:ascii="Times New Roman" w:eastAsia="黑体" w:hAnsi="Times New Roman" w:cs="Times New Roman" w:hint="default"/>
          <w:bCs/>
          <w:color w:val="000000" w:themeColor="text1"/>
          <w:sz w:val="28"/>
          <w:szCs w:val="28"/>
          <w:lang w:val="zh-TW" w:eastAsia="zh-TW"/>
        </w:rPr>
        <w:t>月</w:t>
      </w:r>
      <w:del w:id="30" w:author="xiaoyan zhang" w:date="2025-05-15T15:07:00Z">
        <w:r>
          <w:rPr>
            <w:rFonts w:ascii="Times New Roman" w:eastAsia="黑体" w:hAnsi="Times New Roman" w:cs="Times New Roman"/>
            <w:bCs/>
            <w:color w:val="000000" w:themeColor="text1"/>
            <w:sz w:val="28"/>
            <w:szCs w:val="28"/>
            <w:lang w:val="zh-TW"/>
          </w:rPr>
          <w:delText>26</w:delText>
        </w:r>
      </w:del>
      <w:ins w:id="31" w:author="xiaoyan zhang" w:date="2025-05-15T15:07:00Z">
        <w:r>
          <w:rPr>
            <w:rFonts w:ascii="Times New Roman" w:eastAsia="黑体" w:hAnsi="Times New Roman" w:cs="Times New Roman"/>
            <w:bCs/>
            <w:color w:val="000000" w:themeColor="text1"/>
            <w:sz w:val="28"/>
            <w:szCs w:val="28"/>
            <w:lang w:val="zh-TW"/>
          </w:rPr>
          <w:t xml:space="preserve">     </w:t>
        </w:r>
      </w:ins>
      <w:r>
        <w:rPr>
          <w:rFonts w:ascii="Times New Roman" w:eastAsia="黑体" w:hAnsi="Times New Roman" w:cs="Times New Roman" w:hint="default"/>
          <w:bCs/>
          <w:color w:val="000000" w:themeColor="text1"/>
          <w:sz w:val="28"/>
          <w:szCs w:val="28"/>
          <w:lang w:val="zh-TW" w:eastAsia="zh-TW"/>
        </w:rPr>
        <w:t>日</w:t>
      </w:r>
      <w:r>
        <w:rPr>
          <w:rFonts w:ascii="Times New Roman" w:hAnsi="Times New Roman" w:cs="Times New Roman" w:hint="default"/>
          <w:bCs/>
          <w:color w:val="000000" w:themeColor="text1"/>
          <w:sz w:val="28"/>
          <w:szCs w:val="28"/>
          <w:lang w:eastAsia="zh-TW"/>
        </w:rPr>
        <w:t>至</w:t>
      </w:r>
      <w:r>
        <w:rPr>
          <w:rFonts w:ascii="Times New Roman" w:hAnsi="Times New Roman" w:cs="Times New Roman" w:hint="default"/>
          <w:bCs/>
          <w:color w:val="000000" w:themeColor="text1"/>
          <w:sz w:val="28"/>
          <w:szCs w:val="28"/>
          <w:lang w:eastAsia="zh-TW"/>
        </w:rPr>
        <w:t>20</w:t>
      </w:r>
      <w:r>
        <w:rPr>
          <w:rFonts w:ascii="Times New Roman" w:hAnsi="Times New Roman" w:cs="Times New Roman"/>
          <w:bCs/>
          <w:color w:val="000000" w:themeColor="text1"/>
          <w:sz w:val="28"/>
          <w:szCs w:val="28"/>
          <w:lang w:eastAsia="zh-TW"/>
        </w:rPr>
        <w:t>2</w:t>
      </w:r>
      <w:r>
        <w:rPr>
          <w:rFonts w:ascii="Times New Roman" w:hAnsi="Times New Roman" w:cs="Times New Roman"/>
          <w:bCs/>
          <w:color w:val="000000" w:themeColor="text1"/>
          <w:sz w:val="28"/>
          <w:szCs w:val="28"/>
        </w:rPr>
        <w:t>7</w:t>
      </w:r>
      <w:r>
        <w:rPr>
          <w:rFonts w:ascii="Times New Roman" w:eastAsia="黑体" w:hAnsi="Times New Roman" w:cs="Times New Roman" w:hint="default"/>
          <w:bCs/>
          <w:color w:val="000000" w:themeColor="text1"/>
          <w:sz w:val="28"/>
          <w:szCs w:val="28"/>
          <w:lang w:val="zh-TW" w:eastAsia="zh-TW"/>
        </w:rPr>
        <w:t>年</w:t>
      </w:r>
      <w:del w:id="32" w:author="xiaoyan zhang" w:date="2025-05-15T15:07:00Z">
        <w:r>
          <w:rPr>
            <w:rFonts w:ascii="Times New Roman" w:hAnsi="Times New Roman" w:cs="Times New Roman"/>
            <w:bCs/>
            <w:color w:val="000000" w:themeColor="text1"/>
            <w:sz w:val="28"/>
            <w:szCs w:val="28"/>
            <w:lang w:eastAsia="zh-TW"/>
          </w:rPr>
          <w:delText>0</w:delText>
        </w:r>
        <w:r>
          <w:rPr>
            <w:rFonts w:ascii="Times New Roman" w:hAnsi="Times New Roman" w:cs="Times New Roman"/>
            <w:bCs/>
            <w:color w:val="000000" w:themeColor="text1"/>
            <w:sz w:val="28"/>
            <w:szCs w:val="28"/>
          </w:rPr>
          <w:delText>3</w:delText>
        </w:r>
      </w:del>
      <w:ins w:id="33" w:author="xiaoyan zhang" w:date="2025-05-15T15:07:00Z">
        <w:r>
          <w:rPr>
            <w:rFonts w:ascii="Times New Roman" w:hAnsi="Times New Roman" w:cs="Times New Roman"/>
            <w:bCs/>
            <w:color w:val="000000" w:themeColor="text1"/>
            <w:sz w:val="28"/>
            <w:szCs w:val="28"/>
          </w:rPr>
          <w:t xml:space="preserve">   </w:t>
        </w:r>
      </w:ins>
      <w:r>
        <w:rPr>
          <w:rFonts w:ascii="Times New Roman" w:eastAsia="黑体" w:hAnsi="Times New Roman" w:cs="Times New Roman" w:hint="default"/>
          <w:bCs/>
          <w:color w:val="000000" w:themeColor="text1"/>
          <w:sz w:val="28"/>
          <w:szCs w:val="28"/>
          <w:lang w:val="zh-TW" w:eastAsia="zh-TW"/>
        </w:rPr>
        <w:t>月</w:t>
      </w:r>
      <w:del w:id="34" w:author="xiaoyan zhang" w:date="2025-05-15T15:07:00Z">
        <w:r>
          <w:rPr>
            <w:rFonts w:ascii="Times New Roman" w:eastAsia="黑体" w:hAnsi="Times New Roman" w:cs="Times New Roman"/>
            <w:bCs/>
            <w:color w:val="000000" w:themeColor="text1"/>
            <w:sz w:val="28"/>
            <w:szCs w:val="28"/>
            <w:lang w:val="zh-TW"/>
          </w:rPr>
          <w:delText>26</w:delText>
        </w:r>
      </w:del>
      <w:ins w:id="35" w:author="xiaoyan zhang" w:date="2025-05-15T15:07:00Z">
        <w:r>
          <w:rPr>
            <w:rFonts w:ascii="Times New Roman" w:eastAsia="黑体" w:hAnsi="Times New Roman" w:cs="Times New Roman"/>
            <w:bCs/>
            <w:color w:val="000000" w:themeColor="text1"/>
            <w:sz w:val="28"/>
            <w:szCs w:val="28"/>
            <w:lang w:val="zh-TW"/>
          </w:rPr>
          <w:t xml:space="preserve">   </w:t>
        </w:r>
      </w:ins>
      <w:r>
        <w:rPr>
          <w:rFonts w:ascii="Times New Roman" w:eastAsia="黑体" w:hAnsi="Times New Roman" w:cs="Times New Roman" w:hint="default"/>
          <w:bCs/>
          <w:color w:val="000000" w:themeColor="text1"/>
          <w:sz w:val="28"/>
          <w:szCs w:val="28"/>
          <w:lang w:val="zh-TW" w:eastAsia="zh-TW"/>
        </w:rPr>
        <w:t>日</w:t>
      </w:r>
    </w:p>
    <w:p w14:paraId="3D938C65" w14:textId="77777777" w:rsidR="0057420F" w:rsidRDefault="0057420F">
      <w:pPr>
        <w:pStyle w:val="Af1"/>
        <w:rPr>
          <w:rFonts w:ascii="Times New Roman" w:hAnsi="Times New Roman" w:cs="Times New Roman" w:hint="default"/>
          <w:color w:val="000000" w:themeColor="text1"/>
          <w:sz w:val="28"/>
          <w:szCs w:val="28"/>
          <w:lang w:eastAsia="zh-TW"/>
        </w:rPr>
      </w:pPr>
    </w:p>
    <w:p w14:paraId="607DD66E" w14:textId="77777777" w:rsidR="0057420F" w:rsidRDefault="0057420F">
      <w:pPr>
        <w:pStyle w:val="Af1"/>
        <w:rPr>
          <w:rFonts w:ascii="Times New Roman" w:hAnsi="Times New Roman" w:cs="Times New Roman" w:hint="default"/>
          <w:color w:val="000000" w:themeColor="text1"/>
          <w:sz w:val="28"/>
          <w:szCs w:val="28"/>
          <w:lang w:eastAsia="zh-TW"/>
        </w:rPr>
      </w:pPr>
    </w:p>
    <w:p w14:paraId="56982EB3" w14:textId="77777777" w:rsidR="0057420F" w:rsidRDefault="004B6417">
      <w:pPr>
        <w:rPr>
          <w:rFonts w:eastAsia="黑体"/>
          <w:b/>
          <w:bCs/>
          <w:color w:val="000000" w:themeColor="text1"/>
          <w:spacing w:val="78"/>
          <w:kern w:val="2"/>
          <w:sz w:val="28"/>
          <w:szCs w:val="28"/>
          <w:u w:color="000000"/>
          <w:lang w:val="zh-TW" w:eastAsia="zh-TW"/>
        </w:rPr>
      </w:pPr>
      <w:r>
        <w:rPr>
          <w:rFonts w:eastAsia="黑体"/>
          <w:b/>
          <w:bCs/>
          <w:color w:val="000000" w:themeColor="text1"/>
          <w:spacing w:val="78"/>
          <w:sz w:val="28"/>
          <w:szCs w:val="28"/>
          <w:lang w:val="zh-TW" w:eastAsia="zh-TW"/>
        </w:rPr>
        <w:br w:type="page"/>
      </w:r>
    </w:p>
    <w:p w14:paraId="274462B8" w14:textId="77777777" w:rsidR="0057420F" w:rsidRDefault="004B6417">
      <w:pPr>
        <w:pStyle w:val="Af1"/>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lastRenderedPageBreak/>
        <w:t>鉴于：</w:t>
      </w:r>
    </w:p>
    <w:p w14:paraId="058BF095" w14:textId="77777777" w:rsidR="0057420F" w:rsidRDefault="004B6417">
      <w:pPr>
        <w:pStyle w:val="Af1"/>
        <w:spacing w:line="360" w:lineRule="auto"/>
        <w:ind w:firstLine="480"/>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t>本合同签约各方就本合同书中所描述项目的研究开发、投资融资、成果权属、收益分配、风险责任以及与之相关的技术和法律问题经过平等协商，在真实、充分地表达各自意愿的基础上，根据《中华人民共和国</w:t>
      </w:r>
      <w:r>
        <w:rPr>
          <w:rFonts w:ascii="Times New Roman" w:eastAsia="宋体" w:hAnsi="Times New Roman" w:cs="Times New Roman"/>
          <w:color w:val="000000" w:themeColor="text1"/>
          <w:sz w:val="24"/>
          <w:szCs w:val="24"/>
          <w:lang w:val="zh-TW"/>
        </w:rPr>
        <w:t>民</w:t>
      </w:r>
      <w:r>
        <w:rPr>
          <w:rFonts w:ascii="Times New Roman" w:eastAsia="宋体" w:hAnsi="Times New Roman" w:cs="Times New Roman" w:hint="default"/>
          <w:color w:val="000000" w:themeColor="text1"/>
          <w:sz w:val="24"/>
          <w:szCs w:val="24"/>
          <w:lang w:val="zh-TW" w:eastAsia="zh-TW"/>
        </w:rPr>
        <w:t>法典》之规定，达成如下协议，由签约各方共同恪守。</w:t>
      </w:r>
    </w:p>
    <w:p w14:paraId="64993F65" w14:textId="77777777" w:rsidR="0057420F" w:rsidRDefault="0057420F">
      <w:pPr>
        <w:pStyle w:val="Af1"/>
        <w:spacing w:line="360" w:lineRule="auto"/>
        <w:ind w:firstLine="480"/>
        <w:rPr>
          <w:rFonts w:ascii="Times New Roman" w:hAnsi="Times New Roman" w:cs="Times New Roman" w:hint="default"/>
          <w:color w:val="000000" w:themeColor="text1"/>
          <w:spacing w:val="28"/>
          <w:sz w:val="28"/>
          <w:szCs w:val="28"/>
        </w:rPr>
      </w:pPr>
    </w:p>
    <w:p w14:paraId="6621F987" w14:textId="77777777" w:rsidR="0057420F" w:rsidRDefault="004B6417">
      <w:pPr>
        <w:pStyle w:val="Af1"/>
        <w:spacing w:line="360" w:lineRule="auto"/>
        <w:rPr>
          <w:rFonts w:ascii="Times New Roman" w:eastAsia="黑体" w:hAnsi="Times New Roman" w:cs="Times New Roman" w:hint="default"/>
          <w:b/>
          <w:bCs/>
          <w:color w:val="000000" w:themeColor="text1"/>
          <w:sz w:val="28"/>
          <w:szCs w:val="28"/>
          <w:lang w:val="zh-TW" w:eastAsia="zh-TW"/>
        </w:rPr>
      </w:pPr>
      <w:r>
        <w:rPr>
          <w:rFonts w:ascii="Times New Roman" w:eastAsia="黑体" w:hAnsi="Times New Roman" w:cs="Times New Roman" w:hint="default"/>
          <w:b/>
          <w:bCs/>
          <w:color w:val="000000" w:themeColor="text1"/>
          <w:sz w:val="24"/>
          <w:szCs w:val="24"/>
          <w:lang w:val="zh-TW" w:eastAsia="zh-TW"/>
        </w:rPr>
        <w:t>一、委托内容</w:t>
      </w:r>
    </w:p>
    <w:p w14:paraId="348C84E7" w14:textId="77777777" w:rsidR="0057420F" w:rsidRDefault="004B6417">
      <w:pPr>
        <w:pStyle w:val="Af1"/>
        <w:tabs>
          <w:tab w:val="left" w:pos="6990"/>
        </w:tabs>
        <w:spacing w:line="360" w:lineRule="auto"/>
        <w:ind w:firstLine="448"/>
        <w:rPr>
          <w:ins w:id="36" w:author="liqin xie" w:date="2025-05-23T15:05:00Z"/>
          <w:rFonts w:ascii="Times New Roman" w:eastAsia="宋体" w:hAnsi="Times New Roman" w:cs="Times New Roman" w:hint="default"/>
          <w:b/>
          <w:bCs/>
          <w:spacing w:val="-8"/>
          <w:u w:val="single"/>
        </w:rPr>
      </w:pPr>
      <w:r>
        <w:rPr>
          <w:rFonts w:ascii="Times New Roman" w:eastAsia="宋体" w:hAnsi="Times New Roman" w:cs="Times New Roman" w:hint="default"/>
          <w:color w:val="000000" w:themeColor="text1"/>
          <w:spacing w:val="-8"/>
          <w:sz w:val="24"/>
          <w:szCs w:val="24"/>
          <w:lang w:val="zh-TW" w:eastAsia="zh-TW"/>
        </w:rPr>
        <w:t>甲方委托乙方进行</w:t>
      </w:r>
      <w:r>
        <w:rPr>
          <w:rFonts w:ascii="Times New Roman" w:eastAsia="宋体" w:hAnsi="Times New Roman" w:cs="Times New Roman"/>
          <w:color w:val="000000" w:themeColor="text1"/>
          <w:spacing w:val="-8"/>
          <w:sz w:val="24"/>
          <w:szCs w:val="24"/>
          <w:lang w:val="zh-TW"/>
        </w:rPr>
        <w:t xml:space="preserve"> </w:t>
      </w:r>
    </w:p>
    <w:p w14:paraId="27A528D6" w14:textId="77777777" w:rsidR="0057420F" w:rsidRDefault="004B6417">
      <w:pPr>
        <w:pStyle w:val="Af1"/>
        <w:tabs>
          <w:tab w:val="left" w:pos="6990"/>
        </w:tabs>
        <w:spacing w:line="360" w:lineRule="auto"/>
        <w:ind w:firstLine="448"/>
        <w:rPr>
          <w:ins w:id="37" w:author="liqin xie" w:date="2025-05-23T15:05:00Z"/>
          <w:rFonts w:ascii="Times New Roman" w:eastAsia="宋体" w:hAnsi="Times New Roman" w:cs="Times New Roman" w:hint="default"/>
          <w:b/>
          <w:bCs/>
          <w:spacing w:val="-8"/>
          <w:u w:val="single"/>
        </w:rPr>
      </w:pPr>
      <w:ins w:id="38" w:author="liqin xie" w:date="2025-05-23T15:05:00Z">
        <w:r>
          <w:rPr>
            <w:rFonts w:ascii="Times New Roman" w:eastAsia="宋体" w:hAnsi="Times New Roman" w:cs="Times New Roman"/>
            <w:b/>
            <w:bCs/>
            <w:spacing w:val="-8"/>
            <w:u w:val="single"/>
          </w:rPr>
          <w:t>开展植物药研发项目，内容包括但不限于：</w:t>
        </w:r>
      </w:ins>
    </w:p>
    <w:p w14:paraId="061C6220" w14:textId="77777777" w:rsidR="0057420F" w:rsidRDefault="004B6417">
      <w:pPr>
        <w:pStyle w:val="Af1"/>
        <w:numPr>
          <w:ilvl w:val="0"/>
          <w:numId w:val="1"/>
        </w:numPr>
        <w:tabs>
          <w:tab w:val="left" w:pos="6990"/>
        </w:tabs>
        <w:spacing w:line="360" w:lineRule="auto"/>
        <w:rPr>
          <w:ins w:id="39" w:author="liqin xie" w:date="2025-05-23T15:05:00Z"/>
          <w:rFonts w:eastAsia="宋体" w:hint="default"/>
          <w:b/>
          <w:color w:val="000000" w:themeColor="text1"/>
          <w:spacing w:val="-8"/>
          <w:u w:val="single"/>
        </w:rPr>
      </w:pPr>
      <w:ins w:id="40" w:author="liqin xie" w:date="2025-05-23T15:05:00Z">
        <w:r>
          <w:rPr>
            <w:rFonts w:eastAsia="宋体"/>
            <w:b/>
            <w:color w:val="000000" w:themeColor="text1"/>
            <w:spacing w:val="-8"/>
            <w:u w:val="single"/>
          </w:rPr>
          <w:t>原料药及制剂的</w:t>
        </w:r>
        <w:r>
          <w:rPr>
            <w:rFonts w:eastAsia="宋体"/>
            <w:b/>
            <w:color w:val="000000" w:themeColor="text1"/>
            <w:spacing w:val="-8"/>
            <w:u w:val="single"/>
          </w:rPr>
          <w:t>CMC</w:t>
        </w:r>
        <w:r>
          <w:rPr>
            <w:rFonts w:eastAsia="宋体"/>
            <w:b/>
            <w:color w:val="000000" w:themeColor="text1"/>
            <w:spacing w:val="-8"/>
            <w:u w:val="single"/>
          </w:rPr>
          <w:t>研究，包括植物来源的质量控制、生产工艺优化、小试</w:t>
        </w:r>
        <w:r>
          <w:rPr>
            <w:rFonts w:eastAsia="宋体"/>
            <w:b/>
            <w:color w:val="000000" w:themeColor="text1"/>
            <w:spacing w:val="-8"/>
            <w:u w:val="single"/>
          </w:rPr>
          <w:t>/</w:t>
        </w:r>
        <w:r>
          <w:rPr>
            <w:rFonts w:eastAsia="宋体"/>
            <w:b/>
            <w:color w:val="000000" w:themeColor="text1"/>
            <w:spacing w:val="-8"/>
            <w:u w:val="single"/>
          </w:rPr>
          <w:t>中试生产、稳定性研究、分析方法开发与验证等（详见附件</w:t>
        </w:r>
        <w:r>
          <w:rPr>
            <w:rFonts w:eastAsia="宋体"/>
            <w:b/>
            <w:color w:val="000000" w:themeColor="text1"/>
            <w:spacing w:val="-8"/>
            <w:u w:val="single"/>
          </w:rPr>
          <w:t>2</w:t>
        </w:r>
        <w:r>
          <w:rPr>
            <w:rFonts w:eastAsia="宋体"/>
            <w:b/>
            <w:color w:val="000000" w:themeColor="text1"/>
            <w:spacing w:val="-8"/>
            <w:u w:val="single"/>
          </w:rPr>
          <w:t>）；</w:t>
        </w:r>
      </w:ins>
    </w:p>
    <w:p w14:paraId="09ED2AF0" w14:textId="77777777" w:rsidR="0057420F" w:rsidRDefault="004B6417">
      <w:pPr>
        <w:pStyle w:val="Af1"/>
        <w:numPr>
          <w:ilvl w:val="0"/>
          <w:numId w:val="1"/>
        </w:numPr>
        <w:tabs>
          <w:tab w:val="left" w:pos="6990"/>
        </w:tabs>
        <w:spacing w:line="360" w:lineRule="auto"/>
        <w:rPr>
          <w:ins w:id="41" w:author="liqin xie" w:date="2025-05-23T15:05:00Z"/>
          <w:rFonts w:eastAsia="宋体" w:hint="default"/>
          <w:b/>
          <w:color w:val="000000" w:themeColor="text1"/>
          <w:spacing w:val="-8"/>
          <w:u w:val="single"/>
        </w:rPr>
      </w:pPr>
      <w:ins w:id="42" w:author="liqin xie" w:date="2025-05-23T15:05:00Z">
        <w:r>
          <w:rPr>
            <w:rFonts w:eastAsia="宋体"/>
            <w:b/>
            <w:color w:val="000000" w:themeColor="text1"/>
            <w:spacing w:val="-8"/>
            <w:u w:val="single"/>
          </w:rPr>
          <w:t>非临床研究，包括毒理学（急毒、重复给药毒性、安全药理、遗传毒性）、药代动力学（</w:t>
        </w:r>
        <w:r>
          <w:rPr>
            <w:rFonts w:eastAsia="宋体"/>
            <w:b/>
            <w:color w:val="000000" w:themeColor="text1"/>
            <w:spacing w:val="-8"/>
            <w:u w:val="single"/>
          </w:rPr>
          <w:t>PK</w:t>
        </w:r>
        <w:r>
          <w:rPr>
            <w:rFonts w:eastAsia="宋体"/>
            <w:b/>
            <w:color w:val="000000" w:themeColor="text1"/>
            <w:spacing w:val="-8"/>
            <w:u w:val="single"/>
          </w:rPr>
          <w:t>）、</w:t>
        </w:r>
        <w:proofErr w:type="gramStart"/>
        <w:r>
          <w:rPr>
            <w:rFonts w:eastAsia="宋体"/>
            <w:b/>
            <w:color w:val="000000" w:themeColor="text1"/>
            <w:spacing w:val="-8"/>
            <w:u w:val="single"/>
          </w:rPr>
          <w:t>毒代动力学</w:t>
        </w:r>
        <w:proofErr w:type="gramEnd"/>
        <w:r>
          <w:rPr>
            <w:rFonts w:eastAsia="宋体"/>
            <w:b/>
            <w:color w:val="000000" w:themeColor="text1"/>
            <w:spacing w:val="-8"/>
            <w:u w:val="single"/>
          </w:rPr>
          <w:t>（</w:t>
        </w:r>
        <w:r>
          <w:rPr>
            <w:rFonts w:eastAsia="宋体"/>
            <w:b/>
            <w:color w:val="000000" w:themeColor="text1"/>
            <w:spacing w:val="-8"/>
            <w:u w:val="single"/>
          </w:rPr>
          <w:t>TK</w:t>
        </w:r>
        <w:r>
          <w:rPr>
            <w:rFonts w:eastAsia="宋体"/>
            <w:b/>
            <w:color w:val="000000" w:themeColor="text1"/>
            <w:spacing w:val="-8"/>
            <w:u w:val="single"/>
          </w:rPr>
          <w:t>）及相应方法验证（详见附件</w:t>
        </w:r>
        <w:r>
          <w:rPr>
            <w:rFonts w:eastAsia="宋体"/>
            <w:b/>
            <w:color w:val="000000" w:themeColor="text1"/>
            <w:spacing w:val="-8"/>
            <w:u w:val="single"/>
          </w:rPr>
          <w:t>1</w:t>
        </w:r>
        <w:r>
          <w:rPr>
            <w:rFonts w:eastAsia="宋体"/>
            <w:b/>
            <w:color w:val="000000" w:themeColor="text1"/>
            <w:spacing w:val="-8"/>
            <w:u w:val="single"/>
          </w:rPr>
          <w:t>）；</w:t>
        </w:r>
      </w:ins>
    </w:p>
    <w:p w14:paraId="6A94ED56" w14:textId="77777777" w:rsidR="0057420F" w:rsidRDefault="004B6417">
      <w:pPr>
        <w:pStyle w:val="Af1"/>
        <w:numPr>
          <w:ilvl w:val="0"/>
          <w:numId w:val="1"/>
        </w:numPr>
        <w:tabs>
          <w:tab w:val="left" w:pos="6990"/>
        </w:tabs>
        <w:spacing w:line="360" w:lineRule="auto"/>
        <w:rPr>
          <w:ins w:id="43" w:author="liqin xie" w:date="2025-05-23T15:05:00Z"/>
          <w:rFonts w:eastAsia="宋体" w:hint="default"/>
          <w:b/>
          <w:color w:val="000000" w:themeColor="text1"/>
          <w:spacing w:val="-8"/>
          <w:u w:val="single"/>
        </w:rPr>
      </w:pPr>
      <w:ins w:id="44" w:author="liqin xie" w:date="2025-05-23T15:05:00Z">
        <w:r>
          <w:rPr>
            <w:rFonts w:eastAsia="宋体"/>
            <w:b/>
            <w:color w:val="000000" w:themeColor="text1"/>
            <w:spacing w:val="-8"/>
            <w:u w:val="single"/>
          </w:rPr>
          <w:t>IND</w:t>
        </w:r>
        <w:r>
          <w:rPr>
            <w:rFonts w:eastAsia="宋体"/>
            <w:b/>
            <w:color w:val="000000" w:themeColor="text1"/>
            <w:spacing w:val="-8"/>
            <w:u w:val="single"/>
          </w:rPr>
          <w:t>申报支持，包括</w:t>
        </w:r>
        <w:r>
          <w:rPr>
            <w:rFonts w:eastAsia="宋体"/>
            <w:b/>
            <w:color w:val="000000" w:themeColor="text1"/>
            <w:spacing w:val="-8"/>
            <w:u w:val="single"/>
          </w:rPr>
          <w:t>CTD</w:t>
        </w:r>
        <w:r>
          <w:rPr>
            <w:rFonts w:eastAsia="宋体"/>
            <w:b/>
            <w:color w:val="000000" w:themeColor="text1"/>
            <w:spacing w:val="-8"/>
            <w:u w:val="single"/>
          </w:rPr>
          <w:t>格式资料（</w:t>
        </w:r>
        <w:r>
          <w:rPr>
            <w:rFonts w:eastAsia="宋体"/>
            <w:b/>
            <w:color w:val="000000" w:themeColor="text1"/>
            <w:spacing w:val="-8"/>
            <w:u w:val="single"/>
          </w:rPr>
          <w:t>M1-M5</w:t>
        </w:r>
        <w:r>
          <w:rPr>
            <w:rFonts w:eastAsia="宋体"/>
            <w:b/>
            <w:color w:val="000000" w:themeColor="text1"/>
            <w:spacing w:val="-8"/>
            <w:u w:val="single"/>
          </w:rPr>
          <w:t>）的撰写、英文翻译、数据标准化（</w:t>
        </w:r>
        <w:r>
          <w:rPr>
            <w:rFonts w:eastAsia="宋体"/>
            <w:b/>
            <w:color w:val="000000" w:themeColor="text1"/>
            <w:spacing w:val="-8"/>
            <w:u w:val="single"/>
          </w:rPr>
          <w:t>SEND</w:t>
        </w:r>
        <w:r>
          <w:rPr>
            <w:rFonts w:eastAsia="宋体"/>
            <w:b/>
            <w:color w:val="000000" w:themeColor="text1"/>
            <w:spacing w:val="-8"/>
            <w:u w:val="single"/>
          </w:rPr>
          <w:t>）、</w:t>
        </w:r>
        <w:r>
          <w:rPr>
            <w:rFonts w:eastAsia="宋体"/>
            <w:b/>
            <w:color w:val="000000" w:themeColor="text1"/>
            <w:spacing w:val="-8"/>
            <w:u w:val="single"/>
          </w:rPr>
          <w:t>eCTD</w:t>
        </w:r>
        <w:r>
          <w:rPr>
            <w:rFonts w:eastAsia="宋体"/>
            <w:b/>
            <w:color w:val="000000" w:themeColor="text1"/>
            <w:spacing w:val="-8"/>
            <w:u w:val="single"/>
          </w:rPr>
          <w:t>制作、</w:t>
        </w:r>
        <w:r>
          <w:rPr>
            <w:rFonts w:eastAsia="宋体"/>
            <w:b/>
            <w:color w:val="000000" w:themeColor="text1"/>
            <w:spacing w:val="-8"/>
            <w:u w:val="single"/>
          </w:rPr>
          <w:t>Pre-IND</w:t>
        </w:r>
        <w:r>
          <w:rPr>
            <w:rFonts w:eastAsia="宋体"/>
            <w:b/>
            <w:color w:val="000000" w:themeColor="text1"/>
            <w:spacing w:val="-8"/>
            <w:u w:val="single"/>
          </w:rPr>
          <w:t>会议准备及正式申报材料递交（详见附件</w:t>
        </w:r>
        <w:r>
          <w:rPr>
            <w:rFonts w:eastAsia="宋体"/>
            <w:b/>
            <w:color w:val="000000" w:themeColor="text1"/>
            <w:spacing w:val="-8"/>
            <w:u w:val="single"/>
          </w:rPr>
          <w:t>3</w:t>
        </w:r>
        <w:r>
          <w:rPr>
            <w:rFonts w:eastAsia="宋体"/>
            <w:b/>
            <w:color w:val="000000" w:themeColor="text1"/>
            <w:spacing w:val="-8"/>
            <w:u w:val="single"/>
          </w:rPr>
          <w:t>）；</w:t>
        </w:r>
      </w:ins>
    </w:p>
    <w:p w14:paraId="6E61E643" w14:textId="77777777" w:rsidR="0057420F" w:rsidRDefault="004B6417">
      <w:pPr>
        <w:pStyle w:val="Af1"/>
        <w:numPr>
          <w:ilvl w:val="0"/>
          <w:numId w:val="1"/>
        </w:numPr>
        <w:tabs>
          <w:tab w:val="left" w:pos="6990"/>
        </w:tabs>
        <w:spacing w:line="360" w:lineRule="auto"/>
        <w:rPr>
          <w:ins w:id="45" w:author="liqin xie" w:date="2025-05-23T15:05:00Z"/>
          <w:rFonts w:eastAsia="宋体" w:hint="default"/>
          <w:b/>
          <w:color w:val="000000" w:themeColor="text1"/>
          <w:spacing w:val="-8"/>
          <w:u w:val="single"/>
        </w:rPr>
      </w:pPr>
      <w:ins w:id="46" w:author="liqin xie" w:date="2025-05-23T15:05:00Z">
        <w:r>
          <w:rPr>
            <w:rFonts w:eastAsia="宋体"/>
            <w:b/>
            <w:color w:val="000000" w:themeColor="text1"/>
            <w:spacing w:val="-8"/>
            <w:u w:val="single"/>
          </w:rPr>
          <w:t>项目管理与技术支持，包括项目全周期沟通、关键里程碑节点管理、</w:t>
        </w:r>
        <w:r>
          <w:rPr>
            <w:rFonts w:eastAsia="宋体"/>
            <w:b/>
            <w:color w:val="000000" w:themeColor="text1"/>
            <w:spacing w:val="-8"/>
            <w:u w:val="single"/>
          </w:rPr>
          <w:t>FDA</w:t>
        </w:r>
        <w:r>
          <w:rPr>
            <w:rFonts w:eastAsia="宋体"/>
            <w:b/>
            <w:color w:val="000000" w:themeColor="text1"/>
            <w:spacing w:val="-8"/>
            <w:u w:val="single"/>
          </w:rPr>
          <w:t>审评期间的问答支持、样品检验协调等。</w:t>
        </w:r>
      </w:ins>
    </w:p>
    <w:p w14:paraId="3CCB995E" w14:textId="77777777" w:rsidR="0057420F" w:rsidRDefault="004B6417">
      <w:pPr>
        <w:pStyle w:val="Af1"/>
        <w:tabs>
          <w:tab w:val="left" w:pos="6990"/>
        </w:tabs>
        <w:spacing w:line="360" w:lineRule="auto"/>
        <w:ind w:firstLine="448"/>
        <w:rPr>
          <w:ins w:id="47" w:author="liqin xie" w:date="2025-05-23T15:05:00Z"/>
          <w:rFonts w:eastAsia="宋体" w:hint="default"/>
          <w:b/>
          <w:color w:val="000000" w:themeColor="text1"/>
          <w:spacing w:val="-8"/>
          <w:u w:val="single"/>
        </w:rPr>
      </w:pPr>
      <w:ins w:id="48" w:author="liqin xie" w:date="2025-05-23T15:05:00Z">
        <w:r>
          <w:rPr>
            <w:rFonts w:eastAsia="宋体"/>
            <w:b/>
            <w:color w:val="000000" w:themeColor="text1"/>
            <w:spacing w:val="-8"/>
            <w:u w:val="single"/>
          </w:rPr>
          <w:t>乙方应依照</w:t>
        </w:r>
        <w:r>
          <w:rPr>
            <w:rFonts w:eastAsia="宋体"/>
            <w:b/>
            <w:color w:val="000000" w:themeColor="text1"/>
            <w:spacing w:val="-8"/>
            <w:u w:val="single"/>
          </w:rPr>
          <w:t>FDA</w:t>
        </w:r>
        <w:r>
          <w:rPr>
            <w:rFonts w:eastAsia="宋体"/>
            <w:b/>
            <w:color w:val="000000" w:themeColor="text1"/>
            <w:spacing w:val="-8"/>
            <w:u w:val="single"/>
          </w:rPr>
          <w:t>相关</w:t>
        </w:r>
        <w:r>
          <w:rPr>
            <w:rFonts w:eastAsia="宋体"/>
            <w:b/>
            <w:color w:val="000000" w:themeColor="text1"/>
            <w:spacing w:val="-8"/>
            <w:u w:val="single"/>
          </w:rPr>
          <w:t>GLP</w:t>
        </w:r>
        <w:r>
          <w:rPr>
            <w:rFonts w:eastAsia="宋体"/>
            <w:b/>
            <w:color w:val="000000" w:themeColor="text1"/>
            <w:spacing w:val="-8"/>
            <w:u w:val="single"/>
          </w:rPr>
          <w:t>、</w:t>
        </w:r>
        <w:r>
          <w:rPr>
            <w:rFonts w:eastAsia="宋体"/>
            <w:b/>
            <w:color w:val="000000" w:themeColor="text1"/>
            <w:spacing w:val="-8"/>
            <w:u w:val="single"/>
          </w:rPr>
          <w:t>GMP</w:t>
        </w:r>
        <w:r>
          <w:rPr>
            <w:rFonts w:eastAsia="宋体"/>
            <w:b/>
            <w:color w:val="000000" w:themeColor="text1"/>
            <w:spacing w:val="-8"/>
            <w:u w:val="single"/>
          </w:rPr>
          <w:t>和</w:t>
        </w:r>
        <w:r>
          <w:rPr>
            <w:rFonts w:eastAsia="宋体"/>
            <w:b/>
            <w:color w:val="000000" w:themeColor="text1"/>
            <w:spacing w:val="-8"/>
            <w:u w:val="single"/>
          </w:rPr>
          <w:t>CMC</w:t>
        </w:r>
        <w:r>
          <w:rPr>
            <w:rFonts w:eastAsia="宋体"/>
            <w:b/>
            <w:color w:val="000000" w:themeColor="text1"/>
            <w:spacing w:val="-8"/>
            <w:u w:val="single"/>
          </w:rPr>
          <w:t>技术指南进行所有研究并提交符合申报要求的全套资料。</w:t>
        </w:r>
      </w:ins>
    </w:p>
    <w:p w14:paraId="406EA934" w14:textId="77777777" w:rsidR="0057420F" w:rsidRDefault="004B6417">
      <w:pPr>
        <w:pStyle w:val="Af1"/>
        <w:tabs>
          <w:tab w:val="left" w:pos="6990"/>
        </w:tabs>
        <w:spacing w:line="360" w:lineRule="auto"/>
        <w:ind w:left="420"/>
        <w:rPr>
          <w:del w:id="49" w:author="liqin xie" w:date="2025-05-23T15:05:00Z"/>
          <w:rFonts w:ascii="Times New Roman" w:eastAsia="宋体" w:hAnsi="Times New Roman" w:cs="Times New Roman" w:hint="default"/>
          <w:b/>
          <w:color w:val="000000" w:themeColor="text1"/>
          <w:spacing w:val="-8"/>
          <w:sz w:val="24"/>
          <w:szCs w:val="24"/>
          <w:u w:val="single"/>
          <w:lang w:val="zh-TW"/>
        </w:rPr>
      </w:pPr>
      <w:del w:id="50" w:author="liqin xie" w:date="2025-05-23T15:05:00Z">
        <w:r>
          <w:rPr>
            <w:rFonts w:ascii="Times New Roman" w:eastAsia="宋体" w:hAnsi="Times New Roman" w:cs="Times New Roman"/>
            <w:b/>
            <w:color w:val="000000" w:themeColor="text1"/>
            <w:spacing w:val="-8"/>
            <w:sz w:val="24"/>
            <w:szCs w:val="24"/>
            <w:u w:val="single"/>
            <w:lang w:val="zh-TW"/>
          </w:rPr>
          <w:delText>单植物提取物非临</w:delText>
        </w:r>
        <w:r>
          <w:rPr>
            <w:rFonts w:ascii="Times New Roman" w:eastAsia="宋体" w:hAnsi="Times New Roman" w:cs="Times New Roman"/>
            <w:b/>
            <w:color w:val="000000" w:themeColor="text1"/>
            <w:spacing w:val="-8"/>
            <w:sz w:val="24"/>
            <w:szCs w:val="24"/>
            <w:u w:val="single"/>
            <w:lang w:val="zh-TW"/>
          </w:rPr>
          <w:delText>床安全性研究及</w:delText>
        </w:r>
        <w:r>
          <w:rPr>
            <w:rFonts w:ascii="Times New Roman" w:eastAsia="宋体" w:hAnsi="Times New Roman" w:cs="Times New Roman"/>
            <w:b/>
            <w:color w:val="000000" w:themeColor="text1"/>
            <w:spacing w:val="-8"/>
            <w:sz w:val="24"/>
            <w:szCs w:val="24"/>
            <w:u w:val="single"/>
            <w:lang w:val="zh-TW"/>
          </w:rPr>
          <w:delText>IND Package</w:delText>
        </w:r>
        <w:r>
          <w:rPr>
            <w:rFonts w:ascii="Times New Roman" w:eastAsia="宋体" w:hAnsi="Times New Roman" w:cs="Times New Roman"/>
            <w:b/>
            <w:color w:val="000000" w:themeColor="text1"/>
            <w:spacing w:val="-8"/>
            <w:sz w:val="24"/>
            <w:szCs w:val="24"/>
            <w:u w:val="single"/>
            <w:lang w:val="zh-TW"/>
          </w:rPr>
          <w:delText>研究与开发</w:delText>
        </w:r>
        <w:r>
          <w:rPr>
            <w:rFonts w:ascii="Times New Roman" w:eastAsia="宋体" w:hAnsi="Times New Roman" w:cs="Times New Roman"/>
            <w:b/>
            <w:color w:val="000000" w:themeColor="text1"/>
            <w:spacing w:val="-8"/>
            <w:sz w:val="24"/>
            <w:szCs w:val="24"/>
            <w:u w:val="single"/>
            <w:lang w:val="zh-TW"/>
          </w:rPr>
          <w:delText>-</w:delText>
        </w:r>
        <w:r>
          <w:rPr>
            <w:rFonts w:ascii="Times New Roman" w:eastAsia="宋体" w:hAnsi="Times New Roman" w:cs="Times New Roman"/>
            <w:b/>
            <w:color w:val="000000" w:themeColor="text1"/>
            <w:spacing w:val="-8"/>
            <w:sz w:val="24"/>
            <w:szCs w:val="24"/>
            <w:u w:val="single"/>
            <w:lang w:val="zh-TW"/>
          </w:rPr>
          <w:delText>药学研究（支持</w:delText>
        </w:r>
        <w:r>
          <w:rPr>
            <w:rFonts w:ascii="Times New Roman" w:eastAsia="宋体" w:hAnsi="Times New Roman" w:cs="Times New Roman"/>
            <w:b/>
            <w:color w:val="000000" w:themeColor="text1"/>
            <w:spacing w:val="-8"/>
            <w:sz w:val="24"/>
            <w:szCs w:val="24"/>
            <w:u w:val="single"/>
          </w:rPr>
          <w:delText xml:space="preserve">FDA </w:delText>
        </w:r>
        <w:r>
          <w:rPr>
            <w:rFonts w:ascii="Times New Roman" w:eastAsia="宋体" w:hAnsi="Times New Roman" w:cs="Times New Roman"/>
            <w:b/>
            <w:color w:val="000000" w:themeColor="text1"/>
            <w:spacing w:val="-8"/>
            <w:sz w:val="24"/>
            <w:szCs w:val="24"/>
            <w:u w:val="single"/>
            <w:lang w:val="zh-TW"/>
          </w:rPr>
          <w:delText xml:space="preserve"> I</w:delText>
        </w:r>
        <w:r>
          <w:rPr>
            <w:rFonts w:ascii="Times New Roman" w:eastAsia="宋体" w:hAnsi="Times New Roman" w:cs="Times New Roman"/>
            <w:b/>
            <w:color w:val="000000" w:themeColor="text1"/>
            <w:spacing w:val="-8"/>
            <w:sz w:val="24"/>
            <w:szCs w:val="24"/>
            <w:u w:val="single"/>
            <w:lang w:val="zh-TW"/>
          </w:rPr>
          <w:delText>期临床试验申报）</w:delText>
        </w:r>
        <w:r>
          <w:rPr>
            <w:rFonts w:ascii="Times New Roman" w:eastAsia="黑体" w:hAnsi="Times New Roman" w:cs="Times New Roman" w:hint="default"/>
            <w:color w:val="000000" w:themeColor="text1"/>
            <w:sz w:val="24"/>
            <w:szCs w:val="24"/>
            <w:lang w:val="zh-TW" w:eastAsia="zh-TW"/>
          </w:rPr>
          <w:delText>（需完成的项目</w:delText>
        </w:r>
        <w:r>
          <w:rPr>
            <w:rFonts w:ascii="Times New Roman" w:eastAsia="宋体" w:hAnsi="Times New Roman" w:cs="Times New Roman" w:hint="default"/>
            <w:color w:val="000000" w:themeColor="text1"/>
            <w:spacing w:val="-8"/>
            <w:sz w:val="24"/>
            <w:szCs w:val="24"/>
            <w:lang w:val="zh-TW" w:eastAsia="zh-TW"/>
          </w:rPr>
          <w:delText>、</w:delText>
        </w:r>
        <w:r>
          <w:rPr>
            <w:rFonts w:ascii="Times New Roman" w:eastAsia="黑体" w:hAnsi="Times New Roman" w:cs="Times New Roman" w:hint="default"/>
            <w:color w:val="000000" w:themeColor="text1"/>
            <w:sz w:val="24"/>
            <w:szCs w:val="24"/>
            <w:lang w:val="zh-TW" w:eastAsia="zh-TW"/>
          </w:rPr>
          <w:delText>方案</w:delText>
        </w:r>
        <w:r>
          <w:rPr>
            <w:rFonts w:ascii="Times New Roman" w:eastAsia="黑体" w:hAnsi="Times New Roman" w:cs="Times New Roman" w:hint="default"/>
            <w:color w:val="000000" w:themeColor="text1"/>
            <w:sz w:val="24"/>
            <w:szCs w:val="24"/>
            <w:lang w:val="zh-TW"/>
          </w:rPr>
          <w:delText>及相关说明</w:delText>
        </w:r>
        <w:r>
          <w:rPr>
            <w:rFonts w:ascii="Times New Roman" w:eastAsia="黑体" w:hAnsi="Times New Roman" w:cs="Times New Roman" w:hint="default"/>
            <w:color w:val="000000" w:themeColor="text1"/>
            <w:sz w:val="24"/>
            <w:szCs w:val="24"/>
            <w:lang w:val="zh-TW" w:eastAsia="zh-TW"/>
          </w:rPr>
          <w:delText>见本合同附件</w:delText>
        </w:r>
        <w:r>
          <w:rPr>
            <w:rFonts w:ascii="Times New Roman" w:hAnsi="Times New Roman" w:cs="Times New Roman" w:hint="default"/>
            <w:color w:val="000000" w:themeColor="text1"/>
            <w:sz w:val="24"/>
            <w:szCs w:val="24"/>
          </w:rPr>
          <w:delText>1</w:delText>
        </w:r>
        <w:r>
          <w:rPr>
            <w:rFonts w:ascii="Times New Roman" w:eastAsia="黑体" w:hAnsi="Times New Roman" w:cs="Times New Roman" w:hint="default"/>
            <w:color w:val="000000" w:themeColor="text1"/>
            <w:sz w:val="24"/>
            <w:szCs w:val="24"/>
            <w:lang w:val="zh-TW" w:eastAsia="zh-TW"/>
          </w:rPr>
          <w:delText>）。</w:delText>
        </w:r>
        <w:r>
          <w:rPr>
            <w:rFonts w:ascii="Times New Roman" w:eastAsia="宋体" w:hAnsi="Times New Roman" w:cs="Times New Roman" w:hint="default"/>
            <w:color w:val="000000" w:themeColor="text1"/>
            <w:sz w:val="24"/>
            <w:szCs w:val="24"/>
            <w:lang w:val="zh-TW" w:eastAsia="zh-TW"/>
          </w:rPr>
          <w:delText>乙方遵照</w:delText>
        </w:r>
        <w:r>
          <w:rPr>
            <w:rFonts w:ascii="Times New Roman" w:eastAsia="宋体" w:hAnsi="Times New Roman" w:cs="Times New Roman" w:hint="default"/>
            <w:color w:val="000000" w:themeColor="text1"/>
            <w:sz w:val="24"/>
            <w:szCs w:val="24"/>
            <w:lang w:val="zh-TW"/>
          </w:rPr>
          <w:delText>执行</w:delText>
        </w:r>
        <w:r>
          <w:rPr>
            <w:rFonts w:ascii="Times New Roman" w:eastAsia="宋体" w:hAnsi="Times New Roman" w:cs="Times New Roman" w:hint="default"/>
            <w:color w:val="000000" w:themeColor="text1"/>
            <w:sz w:val="24"/>
            <w:szCs w:val="24"/>
            <w:lang w:val="zh-TW"/>
          </w:rPr>
          <w:delText>NMPA</w:delText>
        </w:r>
        <w:r>
          <w:rPr>
            <w:rFonts w:ascii="Times New Roman" w:eastAsia="宋体" w:hAnsi="Times New Roman" w:cs="Times New Roman" w:hint="default"/>
            <w:color w:val="000000" w:themeColor="text1"/>
            <w:sz w:val="24"/>
            <w:szCs w:val="24"/>
            <w:lang w:val="zh-TW"/>
          </w:rPr>
          <w:delText>、</w:delText>
        </w:r>
        <w:r>
          <w:rPr>
            <w:rFonts w:ascii="Times New Roman" w:eastAsia="宋体" w:hAnsi="Times New Roman" w:cs="Times New Roman" w:hint="default"/>
            <w:color w:val="000000" w:themeColor="text1"/>
            <w:sz w:val="24"/>
            <w:szCs w:val="24"/>
            <w:lang w:val="zh-TW"/>
          </w:rPr>
          <w:delText>FDA</w:delText>
        </w:r>
        <w:r>
          <w:rPr>
            <w:rFonts w:ascii="Times New Roman" w:eastAsia="宋体" w:hAnsi="Times New Roman" w:cs="Times New Roman" w:hint="default"/>
            <w:color w:val="000000" w:themeColor="text1"/>
            <w:sz w:val="24"/>
            <w:szCs w:val="24"/>
            <w:lang w:val="zh-TW"/>
          </w:rPr>
          <w:delText>和</w:delText>
        </w:r>
        <w:r>
          <w:rPr>
            <w:rFonts w:ascii="Times New Roman" w:eastAsia="宋体" w:hAnsi="Times New Roman" w:cs="Times New Roman" w:hint="default"/>
            <w:color w:val="000000" w:themeColor="text1"/>
            <w:sz w:val="24"/>
            <w:szCs w:val="24"/>
            <w:lang w:val="zh-TW"/>
          </w:rPr>
          <w:delText>OECD</w:delText>
        </w:r>
        <w:r>
          <w:rPr>
            <w:rFonts w:ascii="Times New Roman" w:eastAsia="宋体" w:hAnsi="Times New Roman" w:cs="Times New Roman" w:hint="default"/>
            <w:color w:val="000000" w:themeColor="text1"/>
            <w:sz w:val="24"/>
            <w:szCs w:val="24"/>
            <w:lang w:val="zh-TW"/>
          </w:rPr>
          <w:delText>的</w:delText>
        </w:r>
        <w:r>
          <w:rPr>
            <w:rFonts w:ascii="Times New Roman" w:eastAsia="宋体" w:hAnsi="Times New Roman" w:cs="Times New Roman" w:hint="default"/>
            <w:color w:val="000000" w:themeColor="text1"/>
            <w:sz w:val="24"/>
            <w:szCs w:val="24"/>
            <w:lang w:val="zh-TW"/>
          </w:rPr>
          <w:delText>GLP</w:delText>
        </w:r>
        <w:r>
          <w:rPr>
            <w:rFonts w:ascii="Times New Roman" w:eastAsia="宋体" w:hAnsi="Times New Roman" w:cs="Times New Roman" w:hint="default"/>
            <w:color w:val="000000" w:themeColor="text1"/>
            <w:sz w:val="24"/>
            <w:szCs w:val="24"/>
            <w:lang w:val="zh-TW"/>
          </w:rPr>
          <w:delText>，</w:delText>
        </w:r>
        <w:r>
          <w:rPr>
            <w:rFonts w:ascii="Times New Roman" w:eastAsia="宋体" w:hAnsi="Times New Roman" w:cs="Times New Roman" w:hint="default"/>
            <w:color w:val="000000" w:themeColor="text1"/>
            <w:sz w:val="24"/>
            <w:szCs w:val="24"/>
            <w:lang w:val="zh-TW" w:eastAsia="zh-TW"/>
          </w:rPr>
          <w:delText>并</w:delText>
        </w:r>
        <w:r>
          <w:rPr>
            <w:rFonts w:ascii="Times New Roman" w:eastAsia="宋体" w:hAnsi="Times New Roman" w:cs="Times New Roman"/>
            <w:color w:val="000000" w:themeColor="text1"/>
            <w:sz w:val="24"/>
            <w:szCs w:val="24"/>
            <w:lang w:val="zh-TW"/>
          </w:rPr>
          <w:delText>参照</w:delText>
        </w:r>
        <w:r>
          <w:rPr>
            <w:rFonts w:ascii="Times New Roman" w:eastAsia="宋体" w:hAnsi="Times New Roman" w:cs="Times New Roman" w:hint="default"/>
            <w:color w:val="000000" w:themeColor="text1"/>
            <w:sz w:val="24"/>
            <w:szCs w:val="24"/>
            <w:lang w:val="zh-TW" w:eastAsia="zh-TW"/>
          </w:rPr>
          <w:delText>药物临床前研究的相关技术指导原则，根据供试药品的特性，尊重委托方意愿，基于甲方提供的相关技术和资料制订试验研究方案，并据此负责完成相关的研究工作，并向甲方提供相应的新药申报资料。</w:delText>
        </w:r>
      </w:del>
    </w:p>
    <w:p w14:paraId="705DFEB6" w14:textId="77777777" w:rsidR="0057420F" w:rsidRDefault="0057420F">
      <w:pPr>
        <w:pStyle w:val="Af1"/>
        <w:tabs>
          <w:tab w:val="left" w:pos="6990"/>
        </w:tabs>
        <w:spacing w:line="360" w:lineRule="auto"/>
        <w:ind w:firstLine="448"/>
        <w:rPr>
          <w:rFonts w:ascii="Times New Roman" w:hAnsi="Times New Roman" w:cs="Times New Roman" w:hint="default"/>
          <w:color w:val="000000" w:themeColor="text1"/>
          <w:sz w:val="24"/>
          <w:szCs w:val="24"/>
        </w:rPr>
      </w:pPr>
    </w:p>
    <w:p w14:paraId="61018F9D" w14:textId="77777777" w:rsidR="0057420F" w:rsidRDefault="004B6417">
      <w:pPr>
        <w:pStyle w:val="Af1"/>
        <w:tabs>
          <w:tab w:val="left" w:pos="6990"/>
        </w:tabs>
        <w:spacing w:line="360" w:lineRule="auto"/>
        <w:rPr>
          <w:rFonts w:ascii="Times New Roman" w:eastAsia="黑体" w:hAnsi="Times New Roman" w:cs="Times New Roman" w:hint="default"/>
          <w:color w:val="000000" w:themeColor="text1"/>
          <w:spacing w:val="-8"/>
          <w:sz w:val="24"/>
          <w:szCs w:val="24"/>
        </w:rPr>
      </w:pPr>
      <w:r>
        <w:rPr>
          <w:rFonts w:ascii="Times New Roman" w:eastAsia="黑体" w:hAnsi="Times New Roman" w:cs="Times New Roman" w:hint="default"/>
          <w:b/>
          <w:bCs/>
          <w:color w:val="000000" w:themeColor="text1"/>
          <w:spacing w:val="-8"/>
          <w:sz w:val="24"/>
          <w:szCs w:val="24"/>
          <w:lang w:val="zh-TW" w:eastAsia="zh-TW"/>
        </w:rPr>
        <w:t>二、双方责任</w:t>
      </w:r>
    </w:p>
    <w:p w14:paraId="13EF71D9" w14:textId="77777777" w:rsidR="0057420F" w:rsidRDefault="004B6417">
      <w:pPr>
        <w:pStyle w:val="Af1"/>
        <w:tabs>
          <w:tab w:val="left" w:pos="6990"/>
        </w:tabs>
        <w:spacing w:line="360" w:lineRule="auto"/>
        <w:rPr>
          <w:rFonts w:ascii="Times New Roman" w:hAnsi="Times New Roman" w:cs="Times New Roman" w:hint="default"/>
          <w:color w:val="000000" w:themeColor="text1"/>
          <w:spacing w:val="-8"/>
          <w:sz w:val="24"/>
          <w:szCs w:val="24"/>
          <w:lang w:val="zh-TW" w:eastAsia="zh-TW"/>
        </w:rPr>
      </w:pPr>
      <w:r>
        <w:rPr>
          <w:rFonts w:ascii="Times New Roman" w:eastAsia="宋体" w:hAnsi="Times New Roman" w:cs="Times New Roman" w:hint="default"/>
          <w:color w:val="000000" w:themeColor="text1"/>
          <w:spacing w:val="-8"/>
          <w:sz w:val="24"/>
          <w:szCs w:val="24"/>
          <w:lang w:val="zh-TW" w:eastAsia="zh-TW"/>
        </w:rPr>
        <w:t>（一）甲方</w:t>
      </w:r>
    </w:p>
    <w:p w14:paraId="63EF5651" w14:textId="77777777" w:rsidR="0057420F" w:rsidRPr="0057420F" w:rsidRDefault="004B6417">
      <w:pPr>
        <w:pStyle w:val="Af1"/>
        <w:tabs>
          <w:tab w:val="left" w:pos="6990"/>
        </w:tabs>
        <w:spacing w:line="360" w:lineRule="auto"/>
        <w:ind w:firstLine="448"/>
        <w:rPr>
          <w:rFonts w:ascii="Times New Roman" w:eastAsia="宋体" w:hAnsi="Times New Roman" w:cs="Times New Roman" w:hint="default"/>
          <w:b/>
          <w:bCs/>
          <w:spacing w:val="-8"/>
          <w:lang w:eastAsia="zh-TW"/>
          <w:rPrChange w:id="51" w:author="liqin xie" w:date="2025-05-23T15:08:00Z">
            <w:rPr>
              <w:rFonts w:ascii="Times New Roman" w:eastAsia="宋体" w:hAnsi="Times New Roman" w:cs="Times New Roman" w:hint="default"/>
              <w:color w:val="000000" w:themeColor="text1"/>
              <w:spacing w:val="-8"/>
              <w:sz w:val="24"/>
              <w:szCs w:val="24"/>
              <w:lang w:val="zh-TW" w:eastAsia="zh-TW"/>
            </w:rPr>
          </w:rPrChange>
        </w:rPr>
      </w:pPr>
      <w:r>
        <w:rPr>
          <w:rFonts w:ascii="Times New Roman" w:hAnsi="Times New Roman" w:cs="Times New Roman" w:hint="default"/>
          <w:color w:val="000000" w:themeColor="text1"/>
          <w:spacing w:val="-8"/>
          <w:sz w:val="24"/>
          <w:szCs w:val="24"/>
        </w:rPr>
        <w:t>1</w:t>
      </w:r>
      <w:r>
        <w:rPr>
          <w:rFonts w:ascii="Times New Roman" w:eastAsia="宋体" w:hAnsi="Times New Roman" w:cs="Times New Roman" w:hint="default"/>
          <w:color w:val="000000" w:themeColor="text1"/>
          <w:spacing w:val="-8"/>
          <w:sz w:val="24"/>
          <w:szCs w:val="24"/>
          <w:lang w:val="zh-TW" w:eastAsia="zh-TW"/>
        </w:rPr>
        <w:t>、及时提供足量</w:t>
      </w:r>
      <w:del w:id="52" w:author="liqin xie" w:date="2025-05-23T15:07:00Z">
        <w:r>
          <w:rPr>
            <w:rFonts w:ascii="Times New Roman" w:eastAsia="宋体" w:hAnsi="Times New Roman" w:cs="Times New Roman" w:hint="default"/>
            <w:color w:val="000000" w:themeColor="text1"/>
            <w:spacing w:val="-8"/>
            <w:sz w:val="24"/>
            <w:szCs w:val="24"/>
            <w:lang w:val="zh-TW" w:eastAsia="zh-TW"/>
          </w:rPr>
          <w:delText>、</w:delText>
        </w:r>
      </w:del>
      <w:r>
        <w:rPr>
          <w:rFonts w:ascii="Times New Roman" w:eastAsia="宋体" w:hAnsi="Times New Roman" w:cs="Times New Roman" w:hint="default"/>
          <w:color w:val="000000" w:themeColor="text1"/>
          <w:spacing w:val="-8"/>
          <w:sz w:val="24"/>
          <w:szCs w:val="24"/>
          <w:lang w:val="zh-TW" w:eastAsia="zh-TW"/>
        </w:rPr>
        <w:t>符合</w:t>
      </w:r>
      <w:ins w:id="53" w:author="liqin xie" w:date="2025-05-23T15:07:00Z">
        <w:r>
          <w:rPr>
            <w:rFonts w:ascii="Times New Roman" w:eastAsia="宋体" w:hAnsi="Times New Roman" w:cs="Times New Roman"/>
            <w:b/>
            <w:bCs/>
            <w:spacing w:val="-8"/>
            <w:lang w:eastAsia="zh-TW"/>
          </w:rPr>
          <w:t>质量标准的植物原料</w:t>
        </w:r>
      </w:ins>
      <w:ins w:id="54" w:author="liqin xie" w:date="2025-05-23T15:08:00Z">
        <w:r>
          <w:rPr>
            <w:rFonts w:ascii="Times New Roman" w:eastAsia="宋体" w:hAnsi="Times New Roman" w:cs="Times New Roman"/>
            <w:b/>
            <w:bCs/>
            <w:spacing w:val="-8"/>
          </w:rPr>
          <w:t xml:space="preserve">, </w:t>
        </w:r>
      </w:ins>
      <w:del w:id="55" w:author="liqin xie" w:date="2025-05-23T15:10:00Z">
        <w:r>
          <w:rPr>
            <w:rFonts w:ascii="Times New Roman" w:eastAsia="宋体" w:hAnsi="Times New Roman" w:cs="Times New Roman"/>
            <w:color w:val="000000" w:themeColor="text1"/>
            <w:sz w:val="24"/>
            <w:szCs w:val="24"/>
            <w:lang w:val="zh-TW"/>
          </w:rPr>
          <w:delText>申报</w:delText>
        </w:r>
        <w:r>
          <w:rPr>
            <w:rFonts w:ascii="Times New Roman" w:eastAsia="宋体" w:hAnsi="Times New Roman" w:cs="Times New Roman" w:hint="default"/>
            <w:color w:val="000000" w:themeColor="text1"/>
            <w:spacing w:val="-8"/>
            <w:sz w:val="24"/>
            <w:szCs w:val="24"/>
            <w:lang w:val="zh-TW" w:eastAsia="zh-TW"/>
          </w:rPr>
          <w:delText>要求的</w:delText>
        </w:r>
      </w:del>
      <w:r>
        <w:rPr>
          <w:rFonts w:ascii="Times New Roman" w:eastAsia="宋体" w:hAnsi="Times New Roman" w:cs="Times New Roman" w:hint="default"/>
          <w:color w:val="000000" w:themeColor="text1"/>
          <w:spacing w:val="-8"/>
          <w:sz w:val="24"/>
          <w:szCs w:val="24"/>
          <w:lang w:val="zh-TW" w:eastAsia="zh-TW"/>
        </w:rPr>
        <w:t>试验所需的受试药物或其</w:t>
      </w:r>
      <w:r>
        <w:rPr>
          <w:rFonts w:ascii="Times New Roman" w:eastAsia="宋体" w:hAnsi="Times New Roman" w:cs="Times New Roman" w:hint="default"/>
          <w:color w:val="000000" w:themeColor="text1"/>
          <w:spacing w:val="-8"/>
          <w:sz w:val="24"/>
          <w:szCs w:val="24"/>
          <w:lang w:val="zh-TW" w:eastAsia="zh-TW"/>
        </w:rPr>
        <w:lastRenderedPageBreak/>
        <w:t>它必需的试验物质（如标准品等）；</w:t>
      </w:r>
    </w:p>
    <w:p w14:paraId="6FCF3C03" w14:textId="77777777" w:rsidR="0057420F" w:rsidRDefault="004B6417">
      <w:pPr>
        <w:pStyle w:val="Af1"/>
        <w:tabs>
          <w:tab w:val="left" w:pos="6990"/>
        </w:tabs>
        <w:spacing w:line="360" w:lineRule="auto"/>
        <w:ind w:firstLine="448"/>
        <w:rPr>
          <w:rFonts w:ascii="Times New Roman" w:hAnsi="Times New Roman" w:cs="Times New Roman" w:hint="default"/>
          <w:color w:val="000000" w:themeColor="text1"/>
          <w:spacing w:val="-8"/>
          <w:sz w:val="24"/>
          <w:szCs w:val="24"/>
        </w:rPr>
      </w:pPr>
      <w:r>
        <w:rPr>
          <w:rFonts w:ascii="Times New Roman" w:hAnsi="Times New Roman" w:cs="Times New Roman" w:hint="default"/>
          <w:color w:val="000000" w:themeColor="text1"/>
          <w:spacing w:val="-8"/>
          <w:sz w:val="24"/>
          <w:szCs w:val="24"/>
        </w:rPr>
        <w:t>2</w:t>
      </w:r>
      <w:r>
        <w:rPr>
          <w:rFonts w:ascii="Times New Roman" w:eastAsia="宋体" w:hAnsi="Times New Roman" w:cs="Times New Roman" w:hint="default"/>
          <w:color w:val="000000" w:themeColor="text1"/>
          <w:spacing w:val="-8"/>
          <w:sz w:val="24"/>
          <w:szCs w:val="24"/>
          <w:lang w:val="zh-TW" w:eastAsia="zh-TW"/>
        </w:rPr>
        <w:t>、按本合同约定的时间按时支付乙方试验费用；</w:t>
      </w:r>
    </w:p>
    <w:p w14:paraId="7C3E3014" w14:textId="77777777" w:rsidR="0057420F" w:rsidRDefault="004B6417">
      <w:pPr>
        <w:pStyle w:val="Af1"/>
        <w:tabs>
          <w:tab w:val="left" w:pos="6990"/>
        </w:tabs>
        <w:spacing w:line="360" w:lineRule="auto"/>
        <w:ind w:firstLine="444"/>
        <w:rPr>
          <w:rFonts w:ascii="Times New Roman" w:eastAsia="宋体" w:hAnsi="Times New Roman" w:cs="Times New Roman" w:hint="default"/>
          <w:color w:val="000000" w:themeColor="text1"/>
          <w:spacing w:val="-8"/>
          <w:sz w:val="24"/>
          <w:szCs w:val="24"/>
          <w:lang w:val="zh-TW" w:eastAsia="zh-TW"/>
        </w:rPr>
      </w:pPr>
      <w:r>
        <w:rPr>
          <w:rFonts w:ascii="Times New Roman" w:hAnsi="Times New Roman" w:cs="Times New Roman" w:hint="default"/>
          <w:color w:val="000000" w:themeColor="text1"/>
          <w:spacing w:val="-8"/>
          <w:sz w:val="24"/>
          <w:szCs w:val="24"/>
        </w:rPr>
        <w:t>3</w:t>
      </w:r>
      <w:r>
        <w:rPr>
          <w:rFonts w:ascii="Times New Roman" w:eastAsia="宋体" w:hAnsi="Times New Roman" w:cs="Times New Roman" w:hint="default"/>
          <w:color w:val="000000" w:themeColor="text1"/>
          <w:spacing w:val="-8"/>
          <w:sz w:val="24"/>
          <w:szCs w:val="24"/>
          <w:lang w:val="zh-TW" w:eastAsia="zh-TW"/>
        </w:rPr>
        <w:t>、提供有关试验资料</w:t>
      </w:r>
      <w:commentRangeStart w:id="56"/>
      <w:commentRangeStart w:id="57"/>
      <w:r>
        <w:rPr>
          <w:rFonts w:ascii="Times New Roman" w:eastAsia="宋体" w:hAnsi="Times New Roman" w:cs="Times New Roman" w:hint="default"/>
          <w:color w:val="000000" w:themeColor="text1"/>
          <w:spacing w:val="-8"/>
          <w:sz w:val="24"/>
          <w:szCs w:val="24"/>
          <w:lang w:val="zh-TW" w:eastAsia="zh-TW"/>
        </w:rPr>
        <w:t>（包括质量检测报告、</w:t>
      </w:r>
      <w:del w:id="58" w:author="liqin xie" w:date="2025-05-23T15:10:00Z">
        <w:r>
          <w:rPr>
            <w:rFonts w:ascii="Times New Roman" w:eastAsia="宋体" w:hAnsi="Times New Roman" w:cs="Times New Roman" w:hint="default"/>
            <w:color w:val="000000" w:themeColor="text1"/>
            <w:spacing w:val="-8"/>
            <w:sz w:val="24"/>
            <w:szCs w:val="24"/>
            <w:lang w:val="zh-TW" w:eastAsia="zh-TW"/>
          </w:rPr>
          <w:delText>药物稳定性资料</w:delText>
        </w:r>
      </w:del>
      <w:r>
        <w:rPr>
          <w:rFonts w:ascii="Times New Roman" w:eastAsia="宋体" w:hAnsi="Times New Roman" w:cs="Times New Roman" w:hint="default"/>
          <w:color w:val="000000" w:themeColor="text1"/>
          <w:spacing w:val="-8"/>
          <w:sz w:val="24"/>
          <w:szCs w:val="24"/>
          <w:lang w:val="zh-TW" w:eastAsia="zh-TW"/>
        </w:rPr>
        <w:t>、药效学资料、药物配制方法</w:t>
      </w:r>
      <w:ins w:id="59" w:author="liqin xie" w:date="2025-05-23T15:19:00Z">
        <w:r>
          <w:rPr>
            <w:rFonts w:ascii="Times New Roman" w:eastAsia="宋体" w:hAnsi="Times New Roman" w:cs="Times New Roman"/>
            <w:color w:val="000000" w:themeColor="text1"/>
            <w:spacing w:val="-8"/>
            <w:sz w:val="24"/>
            <w:szCs w:val="24"/>
            <w:lang w:val="zh-TW"/>
          </w:rPr>
          <w:t>等</w:t>
        </w:r>
      </w:ins>
      <w:del w:id="60" w:author="liqin xie" w:date="2025-05-23T15:10:00Z">
        <w:r>
          <w:rPr>
            <w:rFonts w:ascii="Times New Roman" w:eastAsia="宋体" w:hAnsi="Times New Roman" w:cs="Times New Roman" w:hint="default"/>
            <w:color w:val="000000" w:themeColor="text1"/>
            <w:spacing w:val="-8"/>
            <w:sz w:val="24"/>
            <w:szCs w:val="24"/>
            <w:lang w:val="zh-TW" w:eastAsia="zh-TW"/>
          </w:rPr>
          <w:delText>、临床拟用方案、同类药物国内外安全性等研究资料等</w:delText>
        </w:r>
        <w:commentRangeEnd w:id="56"/>
        <w:r>
          <w:rPr>
            <w:rStyle w:val="af"/>
            <w:rFonts w:asciiTheme="minorHAnsi" w:eastAsiaTheme="minorEastAsia" w:hAnsiTheme="minorHAnsi" w:cstheme="minorBidi" w:hint="default"/>
            <w:color w:val="auto"/>
          </w:rPr>
          <w:commentReference w:id="56"/>
        </w:r>
        <w:commentRangeEnd w:id="57"/>
        <w:r>
          <w:commentReference w:id="57"/>
        </w:r>
      </w:del>
      <w:r>
        <w:rPr>
          <w:rFonts w:ascii="Times New Roman" w:eastAsia="宋体" w:hAnsi="Times New Roman" w:cs="Times New Roman" w:hint="default"/>
          <w:color w:val="000000" w:themeColor="text1"/>
          <w:spacing w:val="-8"/>
          <w:sz w:val="24"/>
          <w:szCs w:val="24"/>
          <w:lang w:val="zh-TW" w:eastAsia="zh-TW"/>
        </w:rPr>
        <w:t>）给乙方，作为乙方进行试验设计的依据；</w:t>
      </w:r>
    </w:p>
    <w:p w14:paraId="387BE56B" w14:textId="77777777" w:rsidR="0057420F" w:rsidRDefault="004B6417">
      <w:pPr>
        <w:pStyle w:val="Af1"/>
        <w:tabs>
          <w:tab w:val="left" w:pos="6990"/>
        </w:tabs>
        <w:spacing w:line="360" w:lineRule="auto"/>
        <w:ind w:firstLine="448"/>
        <w:rPr>
          <w:ins w:id="61" w:author="liqin xie" w:date="2025-05-23T15:12:00Z"/>
          <w:rFonts w:ascii="Times New Roman" w:eastAsia="宋体" w:hAnsi="Times New Roman" w:cs="Times New Roman" w:hint="default"/>
          <w:b/>
          <w:bCs/>
          <w:spacing w:val="-8"/>
          <w:lang w:eastAsia="zh-TW"/>
        </w:rPr>
      </w:pPr>
      <w:r>
        <w:rPr>
          <w:rFonts w:ascii="Times New Roman" w:hAnsi="Times New Roman" w:cs="Times New Roman" w:hint="default"/>
          <w:color w:val="000000" w:themeColor="text1"/>
          <w:spacing w:val="-8"/>
          <w:sz w:val="24"/>
          <w:szCs w:val="24"/>
        </w:rPr>
        <w:t>4</w:t>
      </w:r>
      <w:r>
        <w:rPr>
          <w:rFonts w:ascii="Times New Roman" w:eastAsia="宋体" w:hAnsi="Times New Roman" w:cs="Times New Roman" w:hint="default"/>
          <w:color w:val="000000" w:themeColor="text1"/>
          <w:spacing w:val="-8"/>
          <w:sz w:val="24"/>
          <w:szCs w:val="24"/>
          <w:lang w:val="zh-TW" w:eastAsia="zh-TW"/>
        </w:rPr>
        <w:t>、</w:t>
      </w:r>
      <w:ins w:id="62" w:author="liqin xie" w:date="2025-05-23T15:12:00Z">
        <w:r>
          <w:rPr>
            <w:rFonts w:ascii="Times New Roman" w:eastAsia="宋体" w:hAnsi="Times New Roman" w:cs="Times New Roman"/>
            <w:b/>
            <w:bCs/>
            <w:spacing w:val="-8"/>
            <w:lang w:eastAsia="zh-TW"/>
          </w:rPr>
          <w:t>对乙方提交的各阶段报告及时验收、确认或反馈意见</w:t>
        </w:r>
      </w:ins>
    </w:p>
    <w:p w14:paraId="78C76C2B" w14:textId="77777777" w:rsidR="0057420F" w:rsidRDefault="004B6417">
      <w:pPr>
        <w:pStyle w:val="Af1"/>
        <w:tabs>
          <w:tab w:val="left" w:pos="6990"/>
        </w:tabs>
        <w:spacing w:line="360" w:lineRule="auto"/>
        <w:ind w:firstLine="448"/>
        <w:rPr>
          <w:rFonts w:ascii="Times New Roman" w:hAnsi="Times New Roman" w:cs="Times New Roman" w:hint="default"/>
          <w:color w:val="000000" w:themeColor="text1"/>
          <w:spacing w:val="-8"/>
          <w:sz w:val="24"/>
          <w:szCs w:val="24"/>
        </w:rPr>
      </w:pPr>
      <w:del w:id="63" w:author="liqin xie" w:date="2025-05-23T15:12:00Z">
        <w:r>
          <w:rPr>
            <w:rFonts w:ascii="Times New Roman" w:eastAsia="宋体" w:hAnsi="Times New Roman" w:cs="Times New Roman" w:hint="default"/>
            <w:color w:val="000000" w:themeColor="text1"/>
            <w:spacing w:val="-8"/>
            <w:sz w:val="24"/>
            <w:szCs w:val="24"/>
            <w:lang w:val="zh-TW" w:eastAsia="zh-TW"/>
          </w:rPr>
          <w:delText>确认乙方设计制定的试验方案。</w:delText>
        </w:r>
      </w:del>
    </w:p>
    <w:p w14:paraId="158DA609" w14:textId="77777777" w:rsidR="0057420F" w:rsidRDefault="004B6417">
      <w:pPr>
        <w:pStyle w:val="Af1"/>
        <w:spacing w:line="360" w:lineRule="auto"/>
        <w:ind w:firstLine="448"/>
        <w:rPr>
          <w:rFonts w:ascii="Times New Roman" w:hAnsi="Times New Roman" w:cs="Times New Roman" w:hint="default"/>
          <w:color w:val="000000" w:themeColor="text1"/>
          <w:spacing w:val="-8"/>
          <w:sz w:val="24"/>
          <w:szCs w:val="24"/>
        </w:rPr>
      </w:pPr>
      <w:r>
        <w:rPr>
          <w:rFonts w:ascii="Times New Roman" w:hAnsi="Times New Roman" w:cs="Times New Roman" w:hint="default"/>
          <w:color w:val="000000" w:themeColor="text1"/>
          <w:spacing w:val="-8"/>
          <w:sz w:val="24"/>
          <w:szCs w:val="24"/>
        </w:rPr>
        <w:t>5</w:t>
      </w:r>
      <w:r>
        <w:rPr>
          <w:rFonts w:ascii="Times New Roman" w:eastAsia="宋体" w:hAnsi="Times New Roman" w:cs="Times New Roman" w:hint="default"/>
          <w:color w:val="000000" w:themeColor="text1"/>
          <w:spacing w:val="-8"/>
          <w:sz w:val="24"/>
          <w:szCs w:val="24"/>
          <w:lang w:val="zh-TW" w:eastAsia="zh-TW"/>
        </w:rPr>
        <w:t>、甲方使用本研究项目的全部成果所获得的新药证书及生产、销售权归甲方所有。</w:t>
      </w:r>
    </w:p>
    <w:p w14:paraId="762756D9" w14:textId="77777777" w:rsidR="0057420F" w:rsidRDefault="004B6417">
      <w:pPr>
        <w:pStyle w:val="Af1"/>
        <w:spacing w:line="360" w:lineRule="auto"/>
        <w:ind w:firstLine="448"/>
        <w:rPr>
          <w:rFonts w:ascii="Times New Roman" w:hAnsi="Times New Roman" w:cs="Times New Roman" w:hint="default"/>
          <w:color w:val="000000" w:themeColor="text1"/>
          <w:spacing w:val="-8"/>
          <w:sz w:val="24"/>
          <w:szCs w:val="24"/>
        </w:rPr>
      </w:pPr>
      <w:r>
        <w:rPr>
          <w:rFonts w:ascii="Times New Roman" w:hAnsi="Times New Roman" w:cs="Times New Roman" w:hint="default"/>
          <w:color w:val="000000" w:themeColor="text1"/>
          <w:spacing w:val="-8"/>
          <w:sz w:val="24"/>
          <w:szCs w:val="24"/>
        </w:rPr>
        <w:t>6</w:t>
      </w:r>
      <w:r>
        <w:rPr>
          <w:rFonts w:ascii="Times New Roman" w:eastAsia="宋体" w:hAnsi="Times New Roman" w:cs="Times New Roman" w:hint="default"/>
          <w:color w:val="000000" w:themeColor="text1"/>
          <w:spacing w:val="-8"/>
          <w:sz w:val="24"/>
          <w:szCs w:val="24"/>
          <w:lang w:val="zh-TW" w:eastAsia="zh-TW"/>
        </w:rPr>
        <w:t>、试验结束后甲方有权回收提供乙方试验用后所剩余的受试药物和</w:t>
      </w:r>
      <w:r>
        <w:rPr>
          <w:rFonts w:ascii="Times New Roman" w:hAnsi="Times New Roman" w:cs="Times New Roman" w:hint="default"/>
          <w:color w:val="000000" w:themeColor="text1"/>
          <w:spacing w:val="-8"/>
          <w:sz w:val="24"/>
          <w:szCs w:val="24"/>
        </w:rPr>
        <w:t>/</w:t>
      </w:r>
      <w:r>
        <w:rPr>
          <w:rFonts w:ascii="Times New Roman" w:eastAsia="宋体" w:hAnsi="Times New Roman" w:cs="Times New Roman" w:hint="default"/>
          <w:color w:val="000000" w:themeColor="text1"/>
          <w:spacing w:val="-8"/>
          <w:sz w:val="24"/>
          <w:szCs w:val="24"/>
          <w:lang w:val="zh-TW" w:eastAsia="zh-TW"/>
        </w:rPr>
        <w:t>或其它试验物质、包装及容器。</w:t>
      </w:r>
    </w:p>
    <w:p w14:paraId="5E3BA9C8" w14:textId="77777777" w:rsidR="0057420F" w:rsidRDefault="004B6417">
      <w:pPr>
        <w:pStyle w:val="Af1"/>
        <w:spacing w:line="360" w:lineRule="auto"/>
        <w:ind w:firstLine="448"/>
        <w:rPr>
          <w:del w:id="64" w:author="赵剑" w:date="2025-06-04T10:12:00Z"/>
          <w:rFonts w:ascii="Times New Roman" w:eastAsia="宋体" w:hAnsi="Times New Roman" w:cs="Times New Roman" w:hint="default"/>
          <w:color w:val="000000" w:themeColor="text1"/>
          <w:spacing w:val="-8"/>
          <w:sz w:val="24"/>
          <w:szCs w:val="24"/>
          <w:lang w:val="zh-TW" w:eastAsia="zh-TW"/>
        </w:rPr>
      </w:pPr>
      <w:r>
        <w:rPr>
          <w:rFonts w:ascii="Times New Roman" w:hAnsi="Times New Roman" w:cs="Times New Roman" w:hint="default"/>
          <w:color w:val="000000" w:themeColor="text1"/>
          <w:spacing w:val="-8"/>
          <w:sz w:val="24"/>
          <w:szCs w:val="24"/>
        </w:rPr>
        <w:t>7</w:t>
      </w:r>
      <w:r>
        <w:rPr>
          <w:rFonts w:ascii="Times New Roman" w:eastAsia="宋体" w:hAnsi="Times New Roman" w:cs="Times New Roman" w:hint="default"/>
          <w:color w:val="000000" w:themeColor="text1"/>
          <w:spacing w:val="-8"/>
          <w:sz w:val="24"/>
          <w:szCs w:val="24"/>
          <w:lang w:val="zh-TW" w:eastAsia="zh-TW"/>
        </w:rPr>
        <w:t>、因</w:t>
      </w:r>
      <w:r>
        <w:rPr>
          <w:rFonts w:ascii="Times New Roman" w:eastAsia="宋体" w:hAnsi="Times New Roman" w:cs="Times New Roman"/>
          <w:color w:val="000000" w:themeColor="text1"/>
          <w:spacing w:val="-8"/>
          <w:sz w:val="24"/>
          <w:szCs w:val="24"/>
          <w:lang w:val="zh-TW" w:eastAsia="zh-TW"/>
        </w:rPr>
        <w:t>FDA</w:t>
      </w:r>
      <w:r>
        <w:rPr>
          <w:rFonts w:ascii="Times New Roman" w:eastAsia="宋体" w:hAnsi="Times New Roman" w:cs="Times New Roman" w:hint="default"/>
          <w:color w:val="000000" w:themeColor="text1"/>
          <w:spacing w:val="-8"/>
          <w:sz w:val="24"/>
          <w:szCs w:val="24"/>
          <w:lang w:val="zh-TW" w:eastAsia="zh-TW"/>
        </w:rPr>
        <w:t>有关要求的改变而增加或补充的项目及其费用，由双方另行协商。</w:t>
      </w:r>
    </w:p>
    <w:p w14:paraId="551795A3" w14:textId="77777777" w:rsidR="0057420F" w:rsidRDefault="004B6417">
      <w:pPr>
        <w:pStyle w:val="Af1"/>
        <w:spacing w:line="360" w:lineRule="auto"/>
        <w:ind w:firstLine="448"/>
        <w:rPr>
          <w:rFonts w:eastAsia="宋体" w:hint="default"/>
          <w:color w:val="000000" w:themeColor="text1"/>
          <w:spacing w:val="-8"/>
        </w:rPr>
      </w:pPr>
      <w:del w:id="65" w:author="赵剑" w:date="2025-06-04T10:12:00Z">
        <w:r>
          <w:rPr>
            <w:rFonts w:eastAsia="宋体"/>
            <w:color w:val="000000" w:themeColor="text1"/>
            <w:spacing w:val="-8"/>
          </w:rPr>
          <w:delText>8</w:delText>
        </w:r>
        <w:r>
          <w:rPr>
            <w:rFonts w:eastAsia="宋体"/>
            <w:color w:val="000000" w:themeColor="text1"/>
            <w:spacing w:val="-8"/>
            <w:lang w:val="zh-TW" w:eastAsia="zh-TW"/>
          </w:rPr>
          <w:delText>、</w:delText>
        </w:r>
      </w:del>
      <w:del w:id="66" w:author="liqin xie" w:date="2025-05-23T15:12:00Z">
        <w:r>
          <w:rPr>
            <w:rFonts w:eastAsia="宋体"/>
            <w:color w:val="000000" w:themeColor="text1"/>
            <w:spacing w:val="-8"/>
            <w:lang w:val="zh-TW" w:eastAsia="zh-TW"/>
          </w:rPr>
          <w:delText>与乙方协商辅料供应商的选择</w:delText>
        </w:r>
        <w:r>
          <w:rPr>
            <w:rFonts w:eastAsia="宋体"/>
            <w:color w:val="000000" w:themeColor="text1"/>
            <w:spacing w:val="-8"/>
            <w:lang w:val="zh-TW" w:eastAsia="zh-TW"/>
          </w:rPr>
          <w:delText xml:space="preserve">, </w:delText>
        </w:r>
        <w:r>
          <w:rPr>
            <w:rFonts w:eastAsia="宋体"/>
            <w:color w:val="000000" w:themeColor="text1"/>
            <w:spacing w:val="-8"/>
            <w:lang w:val="zh-TW" w:eastAsia="zh-TW"/>
          </w:rPr>
          <w:delText>承担辅料和包装材料等</w:delText>
        </w:r>
      </w:del>
      <w:r>
        <w:rPr>
          <w:rFonts w:eastAsia="宋体"/>
          <w:color w:val="000000" w:themeColor="text1"/>
          <w:spacing w:val="-8"/>
          <w:lang w:val="zh-TW" w:eastAsia="zh-TW"/>
        </w:rPr>
        <w:t>；</w:t>
      </w:r>
    </w:p>
    <w:p w14:paraId="77C9AE86" w14:textId="77777777" w:rsidR="0057420F" w:rsidRDefault="0057420F">
      <w:pPr>
        <w:pStyle w:val="Af1"/>
        <w:spacing w:line="360" w:lineRule="auto"/>
        <w:ind w:firstLine="448"/>
        <w:rPr>
          <w:rFonts w:ascii="Times New Roman" w:eastAsia="宋体" w:hAnsi="Times New Roman" w:cs="Times New Roman" w:hint="default"/>
          <w:color w:val="000000" w:themeColor="text1"/>
          <w:spacing w:val="-8"/>
          <w:sz w:val="24"/>
          <w:szCs w:val="24"/>
          <w:lang w:val="zh-TW" w:eastAsia="zh-TW"/>
        </w:rPr>
      </w:pPr>
    </w:p>
    <w:p w14:paraId="0F39523A" w14:textId="77777777" w:rsidR="0057420F" w:rsidRDefault="0057420F">
      <w:pPr>
        <w:pStyle w:val="Af1"/>
        <w:tabs>
          <w:tab w:val="left" w:pos="6990"/>
        </w:tabs>
        <w:spacing w:line="360" w:lineRule="auto"/>
        <w:ind w:firstLine="672"/>
        <w:rPr>
          <w:rFonts w:ascii="Times New Roman" w:hAnsi="Times New Roman" w:cs="Times New Roman" w:hint="default"/>
          <w:color w:val="000000" w:themeColor="text1"/>
          <w:spacing w:val="-8"/>
          <w:sz w:val="24"/>
          <w:szCs w:val="24"/>
        </w:rPr>
      </w:pPr>
    </w:p>
    <w:p w14:paraId="2514452D" w14:textId="77777777" w:rsidR="0057420F" w:rsidRDefault="004B6417">
      <w:pPr>
        <w:pStyle w:val="Af1"/>
        <w:tabs>
          <w:tab w:val="left" w:pos="6990"/>
        </w:tabs>
        <w:spacing w:line="360" w:lineRule="auto"/>
        <w:ind w:left="896" w:hanging="896"/>
        <w:rPr>
          <w:rFonts w:ascii="Times New Roman" w:hAnsi="Times New Roman" w:cs="Times New Roman" w:hint="default"/>
          <w:color w:val="000000" w:themeColor="text1"/>
          <w:spacing w:val="-8"/>
          <w:sz w:val="24"/>
          <w:szCs w:val="24"/>
          <w:lang w:val="zh-TW" w:eastAsia="zh-TW"/>
        </w:rPr>
      </w:pPr>
      <w:r>
        <w:rPr>
          <w:rFonts w:ascii="Times New Roman" w:eastAsia="宋体" w:hAnsi="Times New Roman" w:cs="Times New Roman" w:hint="default"/>
          <w:color w:val="000000" w:themeColor="text1"/>
          <w:spacing w:val="-8"/>
          <w:sz w:val="24"/>
          <w:szCs w:val="24"/>
          <w:lang w:val="zh-TW" w:eastAsia="zh-TW"/>
        </w:rPr>
        <w:t>（二）乙方</w:t>
      </w:r>
    </w:p>
    <w:p w14:paraId="15AE9B7A" w14:textId="77777777" w:rsidR="0057420F" w:rsidRPr="0057420F" w:rsidRDefault="004B6417">
      <w:pPr>
        <w:pStyle w:val="Af1"/>
        <w:spacing w:line="360" w:lineRule="auto"/>
        <w:ind w:firstLine="480"/>
        <w:rPr>
          <w:rFonts w:ascii="Times New Roman" w:eastAsia="宋体" w:hAnsi="Times New Roman" w:cs="Times New Roman" w:hint="default"/>
          <w:b/>
          <w:bCs/>
          <w:rPrChange w:id="67" w:author="liqin xie" w:date="2025-05-23T15:26:00Z">
            <w:rPr>
              <w:rFonts w:ascii="Times New Roman" w:hAnsi="Times New Roman" w:cs="Times New Roman" w:hint="default"/>
              <w:color w:val="000000" w:themeColor="text1"/>
              <w:sz w:val="24"/>
              <w:szCs w:val="24"/>
            </w:rPr>
          </w:rPrChange>
        </w:rPr>
      </w:pPr>
      <w:r>
        <w:rPr>
          <w:rFonts w:ascii="Times New Roman" w:eastAsia="宋体"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color w:val="000000" w:themeColor="text1"/>
          <w:sz w:val="24"/>
          <w:szCs w:val="24"/>
          <w:lang w:val="zh-TW" w:eastAsia="zh-TW"/>
        </w:rPr>
        <w:t>遵照</w:t>
      </w:r>
      <w:r>
        <w:rPr>
          <w:rFonts w:ascii="Times New Roman" w:eastAsia="宋体" w:hAnsi="Times New Roman" w:cs="Times New Roman"/>
          <w:color w:val="000000" w:themeColor="text1"/>
          <w:sz w:val="24"/>
          <w:szCs w:val="24"/>
          <w:lang w:val="zh-TW"/>
        </w:rPr>
        <w:t>ICH</w:t>
      </w:r>
      <w:r>
        <w:rPr>
          <w:rFonts w:ascii="Times New Roman" w:eastAsia="宋体" w:hAnsi="Times New Roman" w:cs="Times New Roman"/>
          <w:color w:val="000000" w:themeColor="text1"/>
          <w:sz w:val="24"/>
          <w:szCs w:val="24"/>
          <w:lang w:val="zh-TW"/>
        </w:rPr>
        <w:t>和</w:t>
      </w:r>
      <w:r>
        <w:rPr>
          <w:rFonts w:ascii="Times New Roman" w:eastAsia="宋体" w:hAnsi="Times New Roman" w:cs="Times New Roman"/>
          <w:color w:val="000000" w:themeColor="text1"/>
          <w:sz w:val="24"/>
          <w:szCs w:val="24"/>
          <w:lang w:val="zh-TW"/>
        </w:rPr>
        <w:t>FDA</w:t>
      </w:r>
      <w:r>
        <w:rPr>
          <w:rFonts w:ascii="Times New Roman" w:eastAsia="宋体" w:hAnsi="Times New Roman" w:cs="Times New Roman" w:hint="default"/>
          <w:color w:val="000000" w:themeColor="text1"/>
          <w:sz w:val="24"/>
          <w:szCs w:val="24"/>
          <w:lang w:val="zh-TW" w:eastAsia="zh-TW"/>
        </w:rPr>
        <w:t>颁布的药物非临床安全性研究相关技术指导原则，</w:t>
      </w:r>
      <w:r>
        <w:rPr>
          <w:rFonts w:ascii="Times New Roman" w:eastAsia="宋体" w:hAnsi="Times New Roman" w:cs="Times New Roman"/>
          <w:color w:val="000000" w:themeColor="text1"/>
          <w:sz w:val="24"/>
          <w:szCs w:val="24"/>
          <w:lang w:val="zh-TW"/>
        </w:rPr>
        <w:t>执行</w:t>
      </w:r>
      <w:r>
        <w:rPr>
          <w:rFonts w:ascii="Times New Roman" w:eastAsia="宋体" w:hAnsi="Times New Roman" w:cs="Times New Roman"/>
          <w:color w:val="000000" w:themeColor="text1"/>
          <w:sz w:val="24"/>
          <w:szCs w:val="24"/>
          <w:lang w:val="zh-TW"/>
        </w:rPr>
        <w:t>NMPA</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FDA</w:t>
      </w:r>
      <w:r>
        <w:rPr>
          <w:rFonts w:ascii="Times New Roman" w:eastAsia="宋体" w:hAnsi="Times New Roman" w:cs="Times New Roman"/>
          <w:color w:val="000000" w:themeColor="text1"/>
          <w:sz w:val="24"/>
          <w:szCs w:val="24"/>
          <w:lang w:val="zh-TW"/>
        </w:rPr>
        <w:t>和</w:t>
      </w:r>
      <w:r>
        <w:rPr>
          <w:rFonts w:ascii="Times New Roman" w:eastAsia="宋体" w:hAnsi="Times New Roman" w:cs="Times New Roman"/>
          <w:color w:val="000000" w:themeColor="text1"/>
          <w:sz w:val="24"/>
          <w:szCs w:val="24"/>
          <w:lang w:val="zh-TW"/>
        </w:rPr>
        <w:t>OECD</w:t>
      </w:r>
      <w:r>
        <w:rPr>
          <w:rFonts w:ascii="Times New Roman" w:eastAsia="宋体" w:hAnsi="Times New Roman" w:cs="Times New Roman"/>
          <w:color w:val="000000" w:themeColor="text1"/>
          <w:sz w:val="24"/>
          <w:szCs w:val="24"/>
          <w:lang w:val="zh-TW"/>
        </w:rPr>
        <w:t>的</w:t>
      </w:r>
      <w:ins w:id="68" w:author="liqin xie" w:date="2025-05-23T15:25:00Z">
        <w:r>
          <w:rPr>
            <w:rFonts w:ascii="Times New Roman" w:eastAsia="宋体" w:hAnsi="Times New Roman" w:cs="Times New Roman"/>
            <w:b/>
            <w:bCs/>
          </w:rPr>
          <w:t xml:space="preserve"> </w:t>
        </w:r>
        <w:r>
          <w:rPr>
            <w:rFonts w:ascii="Times New Roman" w:eastAsia="宋体" w:hAnsi="Times New Roman" w:cs="Times New Roman"/>
            <w:b/>
            <w:bCs/>
          </w:rPr>
          <w:t>标准，开展</w:t>
        </w:r>
        <w:r>
          <w:rPr>
            <w:rFonts w:ascii="Times New Roman" w:eastAsia="宋体" w:hAnsi="Times New Roman" w:cs="Times New Roman"/>
            <w:b/>
            <w:bCs/>
          </w:rPr>
          <w:t>CMC</w:t>
        </w:r>
        <w:r>
          <w:rPr>
            <w:rFonts w:ascii="Times New Roman" w:eastAsia="宋体" w:hAnsi="Times New Roman" w:cs="Times New Roman"/>
            <w:b/>
            <w:bCs/>
          </w:rPr>
          <w:t>与非临床研究，</w:t>
        </w:r>
      </w:ins>
      <w:del w:id="69" w:author="liqin xie" w:date="2025-05-23T15:25:00Z">
        <w:r>
          <w:rPr>
            <w:rFonts w:ascii="Times New Roman" w:eastAsia="宋体" w:hAnsi="Times New Roman" w:cs="Times New Roman"/>
            <w:color w:val="000000" w:themeColor="text1"/>
            <w:sz w:val="24"/>
            <w:szCs w:val="24"/>
            <w:lang w:val="zh-TW"/>
          </w:rPr>
          <w:delText>GLP</w:delText>
        </w:r>
        <w:r>
          <w:rPr>
            <w:rFonts w:ascii="Times New Roman" w:eastAsia="宋体" w:hAnsi="Times New Roman" w:cs="Times New Roman" w:hint="default"/>
            <w:color w:val="000000" w:themeColor="text1"/>
            <w:sz w:val="24"/>
            <w:szCs w:val="24"/>
            <w:lang w:val="zh-TW" w:eastAsia="zh-TW"/>
          </w:rPr>
          <w:delText>，根据供试药品的特性，尊重委托方意愿，制定并完成合同中规定的试验内容</w:delText>
        </w:r>
      </w:del>
      <w:r>
        <w:rPr>
          <w:rFonts w:ascii="Times New Roman" w:eastAsia="宋体" w:hAnsi="Times New Roman" w:cs="Times New Roman" w:hint="default"/>
          <w:color w:val="000000" w:themeColor="text1"/>
          <w:sz w:val="24"/>
          <w:szCs w:val="24"/>
          <w:lang w:val="zh-TW" w:eastAsia="zh-TW"/>
        </w:rPr>
        <w:t>，并向甲方提供</w:t>
      </w:r>
      <w:ins w:id="70" w:author="liqin xie" w:date="2025-05-23T15:27:00Z">
        <w:r>
          <w:rPr>
            <w:rFonts w:ascii="Times New Roman" w:eastAsia="宋体" w:hAnsi="Times New Roman" w:cs="Times New Roman"/>
            <w:b/>
            <w:bCs/>
          </w:rPr>
          <w:t>包括原料药工艺研究、质量标准建立、稳定性数据及非临床数据包</w:t>
        </w:r>
      </w:ins>
      <w:del w:id="71" w:author="liqin xie" w:date="2025-05-23T15:27:00Z">
        <w:r>
          <w:rPr>
            <w:rFonts w:ascii="Times New Roman" w:eastAsia="宋体" w:hAnsi="Times New Roman" w:cs="Times New Roman" w:hint="default"/>
            <w:color w:val="000000" w:themeColor="text1"/>
            <w:sz w:val="24"/>
            <w:szCs w:val="24"/>
            <w:lang w:val="zh-TW" w:eastAsia="zh-TW"/>
          </w:rPr>
          <w:delText>真实、准确、完整的签字盖章</w:delText>
        </w:r>
      </w:del>
      <w:r>
        <w:rPr>
          <w:rFonts w:ascii="Times New Roman" w:eastAsia="宋体" w:hAnsi="Times New Roman" w:cs="Times New Roman" w:hint="default"/>
          <w:color w:val="000000" w:themeColor="text1"/>
          <w:sz w:val="24"/>
          <w:szCs w:val="24"/>
          <w:lang w:val="zh-TW" w:eastAsia="zh-TW"/>
        </w:rPr>
        <w:t>的研究报告</w:t>
      </w:r>
      <w:ins w:id="72" w:author="liqin xie" w:date="2025-05-23T15:30:00Z">
        <w:r>
          <w:rPr>
            <w:rFonts w:ascii="Times New Roman" w:eastAsia="宋体" w:hAnsi="Times New Roman" w:cs="Times New Roman"/>
            <w:color w:val="000000" w:themeColor="text1"/>
            <w:sz w:val="24"/>
            <w:szCs w:val="24"/>
            <w:lang w:val="zh-TW" w:eastAsia="zh-TW"/>
          </w:rPr>
          <w:t>，</w:t>
        </w:r>
      </w:ins>
      <w:ins w:id="73" w:author="liqin xie" w:date="2025-05-23T15:31:00Z">
        <w:r>
          <w:rPr>
            <w:rFonts w:ascii="Times New Roman" w:eastAsia="宋体" w:hAnsi="Times New Roman" w:cs="Times New Roman"/>
            <w:color w:val="000000" w:themeColor="text1"/>
            <w:sz w:val="24"/>
            <w:szCs w:val="24"/>
            <w:lang w:val="zh-TW"/>
          </w:rPr>
          <w:t xml:space="preserve"> </w:t>
        </w:r>
        <w:r>
          <w:rPr>
            <w:rFonts w:ascii="Times New Roman" w:eastAsia="宋体" w:hAnsi="Times New Roman" w:cs="Times New Roman"/>
            <w:b/>
            <w:bCs/>
          </w:rPr>
          <w:t>保证申报资料在逻辑上完整、一致、准确，能直接支持</w:t>
        </w:r>
        <w:r>
          <w:rPr>
            <w:rFonts w:ascii="Times New Roman" w:eastAsia="宋体" w:hAnsi="Times New Roman" w:cs="Times New Roman"/>
            <w:b/>
            <w:bCs/>
          </w:rPr>
          <w:t xml:space="preserve">FDA </w:t>
        </w:r>
        <w:r>
          <w:rPr>
            <w:rFonts w:ascii="Times New Roman" w:eastAsia="宋体" w:hAnsi="Times New Roman" w:cs="Times New Roman"/>
            <w:b/>
            <w:bCs/>
          </w:rPr>
          <w:t>IND</w:t>
        </w:r>
        <w:r>
          <w:rPr>
            <w:rFonts w:ascii="Times New Roman" w:eastAsia="宋体" w:hAnsi="Times New Roman" w:cs="Times New Roman"/>
            <w:b/>
            <w:bCs/>
          </w:rPr>
          <w:t>申报</w:t>
        </w:r>
      </w:ins>
      <w:ins w:id="74" w:author="Lenovo" w:date="2025-05-24T23:21:00Z">
        <w:r>
          <w:rPr>
            <w:rFonts w:ascii="Times New Roman" w:eastAsia="宋体" w:hAnsi="Times New Roman" w:cs="Times New Roman"/>
            <w:b/>
            <w:bCs/>
          </w:rPr>
          <w:t>，并负责完成</w:t>
        </w:r>
        <w:r>
          <w:rPr>
            <w:rFonts w:ascii="Times New Roman" w:eastAsia="宋体" w:hAnsi="Times New Roman" w:cs="Times New Roman"/>
            <w:b/>
            <w:bCs/>
          </w:rPr>
          <w:t>FDA IND</w:t>
        </w:r>
        <w:r>
          <w:rPr>
            <w:rFonts w:ascii="Times New Roman" w:eastAsia="宋体" w:hAnsi="Times New Roman" w:cs="Times New Roman"/>
            <w:b/>
            <w:bCs/>
          </w:rPr>
          <w:t>申报</w:t>
        </w:r>
      </w:ins>
      <w:r>
        <w:rPr>
          <w:rFonts w:ascii="Times New Roman" w:eastAsia="宋体" w:hAnsi="Times New Roman" w:cs="Times New Roman" w:hint="default"/>
          <w:color w:val="000000" w:themeColor="text1"/>
          <w:sz w:val="24"/>
          <w:szCs w:val="24"/>
          <w:lang w:val="zh-TW" w:eastAsia="zh-TW"/>
        </w:rPr>
        <w:t>。</w:t>
      </w:r>
    </w:p>
    <w:p w14:paraId="668F5FC6" w14:textId="77777777" w:rsidR="0057420F" w:rsidRDefault="004B6417">
      <w:pPr>
        <w:pStyle w:val="Af1"/>
        <w:tabs>
          <w:tab w:val="left" w:pos="6990"/>
        </w:tabs>
        <w:spacing w:line="360" w:lineRule="auto"/>
        <w:ind w:firstLine="480"/>
        <w:rPr>
          <w:ins w:id="75" w:author="赵剑" w:date="2025-06-04T09:46:00Z"/>
          <w:rFonts w:ascii="Times New Roman" w:eastAsia="宋体"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rPr>
        <w:t>2</w:t>
      </w:r>
      <w:r>
        <w:rPr>
          <w:rFonts w:ascii="Times New Roman" w:eastAsia="宋体" w:hAnsi="Times New Roman" w:cs="Times New Roman" w:hint="default"/>
          <w:color w:val="000000" w:themeColor="text1"/>
          <w:sz w:val="24"/>
          <w:szCs w:val="24"/>
          <w:lang w:val="zh-TW" w:eastAsia="zh-TW"/>
        </w:rPr>
        <w:t>、对所做试验结果的科学性负责，对受试药物与试验结果保密，不得向第三方泄露本试验的用途、进度、结果（除甲乙双方同意公开发表文章），也不得将本合同项目的结果和样品向第三方</w:t>
      </w:r>
      <w:r>
        <w:rPr>
          <w:rFonts w:ascii="Times New Roman" w:eastAsia="宋体" w:hAnsi="Times New Roman" w:cs="Times New Roman" w:hint="default"/>
          <w:color w:val="000000" w:themeColor="text1"/>
          <w:sz w:val="24"/>
          <w:szCs w:val="24"/>
        </w:rPr>
        <w:t>披露</w:t>
      </w:r>
      <w:r>
        <w:rPr>
          <w:rFonts w:ascii="Times New Roman" w:eastAsia="宋体" w:hAnsi="Times New Roman" w:cs="Times New Roman" w:hint="default"/>
          <w:color w:val="000000" w:themeColor="text1"/>
          <w:sz w:val="24"/>
          <w:szCs w:val="24"/>
          <w:lang w:val="zh-TW" w:eastAsia="zh-TW"/>
        </w:rPr>
        <w:t>。</w:t>
      </w:r>
    </w:p>
    <w:p w14:paraId="17277E74" w14:textId="31EAAF83" w:rsidR="0057420F" w:rsidRDefault="004B6417">
      <w:pPr>
        <w:pStyle w:val="Af1"/>
        <w:tabs>
          <w:tab w:val="left" w:pos="6990"/>
        </w:tabs>
        <w:spacing w:line="360" w:lineRule="auto"/>
        <w:ind w:firstLine="480"/>
        <w:rPr>
          <w:rFonts w:ascii="Times New Roman" w:eastAsia="宋体" w:hAnsi="Times New Roman" w:cs="Times New Roman" w:hint="default"/>
          <w:color w:val="000000" w:themeColor="text1"/>
          <w:sz w:val="24"/>
          <w:szCs w:val="24"/>
        </w:rPr>
      </w:pPr>
      <w:ins w:id="76" w:author="赵剑" w:date="2025-06-04T09:46:00Z">
        <w:r>
          <w:rPr>
            <w:rFonts w:ascii="Times New Roman" w:eastAsia="宋体" w:hAnsi="Times New Roman" w:cs="Times New Roman"/>
            <w:color w:val="000000" w:themeColor="text1"/>
            <w:sz w:val="24"/>
            <w:szCs w:val="24"/>
          </w:rPr>
          <w:t>3</w:t>
        </w:r>
        <w:r>
          <w:rPr>
            <w:rFonts w:ascii="Times New Roman" w:eastAsia="宋体" w:hAnsi="Times New Roman" w:cs="Times New Roman"/>
            <w:color w:val="000000" w:themeColor="text1"/>
            <w:sz w:val="24"/>
            <w:szCs w:val="24"/>
          </w:rPr>
          <w:t>、对</w:t>
        </w:r>
      </w:ins>
      <w:ins w:id="77" w:author="Lenovo" w:date="2025-06-11T10:07:00Z">
        <w:r w:rsidR="009026FF">
          <w:rPr>
            <w:rFonts w:ascii="Times New Roman" w:eastAsia="宋体" w:hAnsi="Times New Roman" w:cs="Times New Roman"/>
            <w:color w:val="000000" w:themeColor="text1"/>
            <w:sz w:val="24"/>
            <w:szCs w:val="24"/>
          </w:rPr>
          <w:t>于合同中不</w:t>
        </w:r>
      </w:ins>
      <w:ins w:id="78" w:author="Lenovo" w:date="2025-06-11T10:12:00Z">
        <w:r w:rsidR="009026FF">
          <w:rPr>
            <w:rFonts w:ascii="Times New Roman" w:eastAsia="宋体" w:hAnsi="Times New Roman" w:cs="Times New Roman"/>
            <w:color w:val="000000" w:themeColor="text1"/>
            <w:sz w:val="24"/>
            <w:szCs w:val="24"/>
          </w:rPr>
          <w:t>包含</w:t>
        </w:r>
      </w:ins>
      <w:ins w:id="79" w:author="Lenovo" w:date="2025-06-11T10:07:00Z">
        <w:r w:rsidR="009026FF">
          <w:rPr>
            <w:rFonts w:ascii="Times New Roman" w:eastAsia="宋体" w:hAnsi="Times New Roman" w:cs="Times New Roman"/>
            <w:color w:val="000000" w:themeColor="text1"/>
            <w:sz w:val="24"/>
            <w:szCs w:val="24"/>
          </w:rPr>
          <w:t>的</w:t>
        </w:r>
      </w:ins>
      <w:ins w:id="80" w:author="Lenovo" w:date="2025-06-11T10:08:00Z">
        <w:r w:rsidR="009026FF">
          <w:rPr>
            <w:rFonts w:ascii="Times New Roman" w:eastAsia="宋体" w:hAnsi="Times New Roman" w:cs="Times New Roman"/>
            <w:color w:val="000000" w:themeColor="text1"/>
            <w:sz w:val="24"/>
            <w:szCs w:val="24"/>
          </w:rPr>
          <w:t>但</w:t>
        </w:r>
      </w:ins>
      <w:ins w:id="81" w:author="Lenovo" w:date="2025-06-11T10:09:00Z">
        <w:r w:rsidR="009026FF">
          <w:rPr>
            <w:rFonts w:ascii="Times New Roman" w:eastAsia="宋体" w:hAnsi="Times New Roman" w:cs="Times New Roman"/>
            <w:color w:val="000000" w:themeColor="text1"/>
            <w:sz w:val="24"/>
            <w:szCs w:val="24"/>
          </w:rPr>
          <w:t>对于</w:t>
        </w:r>
      </w:ins>
      <w:ins w:id="82" w:author="Lenovo" w:date="2025-06-11T10:08:00Z">
        <w:r w:rsidR="009026FF">
          <w:rPr>
            <w:rFonts w:ascii="Times New Roman" w:eastAsia="宋体" w:hAnsi="Times New Roman" w:cs="Times New Roman"/>
            <w:b/>
            <w:bCs/>
          </w:rPr>
          <w:t>FDA IND</w:t>
        </w:r>
        <w:r w:rsidR="009026FF">
          <w:rPr>
            <w:rFonts w:ascii="Times New Roman" w:eastAsia="宋体" w:hAnsi="Times New Roman" w:cs="Times New Roman"/>
            <w:b/>
            <w:bCs/>
          </w:rPr>
          <w:t>申报</w:t>
        </w:r>
      </w:ins>
      <w:ins w:id="83" w:author="Lenovo" w:date="2025-06-11T10:09:00Z">
        <w:r w:rsidR="009026FF">
          <w:rPr>
            <w:rFonts w:ascii="Times New Roman" w:eastAsia="宋体" w:hAnsi="Times New Roman" w:cs="Times New Roman"/>
            <w:b/>
            <w:bCs/>
          </w:rPr>
          <w:t>必需的</w:t>
        </w:r>
      </w:ins>
      <w:ins w:id="84" w:author="Lenovo" w:date="2025-06-11T10:10:00Z">
        <w:r w:rsidR="009026FF">
          <w:rPr>
            <w:rFonts w:ascii="Times New Roman" w:eastAsia="宋体" w:hAnsi="Times New Roman" w:cs="Times New Roman"/>
            <w:b/>
            <w:bCs/>
          </w:rPr>
          <w:t>，约定</w:t>
        </w:r>
      </w:ins>
      <w:bookmarkStart w:id="85" w:name="_GoBack"/>
      <w:bookmarkEnd w:id="85"/>
      <w:ins w:id="86" w:author="Lenovo" w:date="2025-06-11T10:08:00Z">
        <w:r w:rsidR="009026FF">
          <w:rPr>
            <w:rFonts w:ascii="Times New Roman" w:eastAsia="宋体" w:hAnsi="Times New Roman" w:cs="Times New Roman"/>
            <w:color w:val="000000" w:themeColor="text1"/>
            <w:sz w:val="24"/>
            <w:szCs w:val="24"/>
          </w:rPr>
          <w:t>由甲方完成</w:t>
        </w:r>
      </w:ins>
      <w:ins w:id="87" w:author="Lenovo" w:date="2025-06-11T10:10:00Z">
        <w:r w:rsidR="009026FF">
          <w:rPr>
            <w:rFonts w:ascii="Times New Roman" w:eastAsia="宋体" w:hAnsi="Times New Roman" w:cs="Times New Roman"/>
            <w:color w:val="000000" w:themeColor="text1"/>
            <w:sz w:val="24"/>
            <w:szCs w:val="24"/>
          </w:rPr>
          <w:t>的</w:t>
        </w:r>
      </w:ins>
      <w:ins w:id="88" w:author="赵剑" w:date="2025-06-04T09:46:00Z">
        <w:r>
          <w:rPr>
            <w:rFonts w:ascii="Times New Roman" w:eastAsia="宋体" w:hAnsi="Times New Roman" w:cs="Times New Roman"/>
            <w:color w:val="000000" w:themeColor="text1"/>
            <w:sz w:val="24"/>
            <w:szCs w:val="24"/>
          </w:rPr>
          <w:t>药效</w:t>
        </w:r>
      </w:ins>
      <w:ins w:id="89" w:author="Lenovo" w:date="2025-06-11T10:10:00Z">
        <w:r w:rsidR="009026FF">
          <w:rPr>
            <w:rFonts w:ascii="Times New Roman" w:eastAsia="宋体" w:hAnsi="Times New Roman" w:cs="Times New Roman"/>
            <w:color w:val="000000" w:themeColor="text1"/>
            <w:sz w:val="24"/>
            <w:szCs w:val="24"/>
          </w:rPr>
          <w:t>学</w:t>
        </w:r>
      </w:ins>
      <w:ins w:id="90" w:author="赵剑" w:date="2025-06-04T09:46:00Z">
        <w:r>
          <w:rPr>
            <w:rFonts w:ascii="Times New Roman" w:eastAsia="宋体" w:hAnsi="Times New Roman" w:cs="Times New Roman"/>
            <w:color w:val="000000" w:themeColor="text1"/>
            <w:sz w:val="24"/>
            <w:szCs w:val="24"/>
          </w:rPr>
          <w:t>实验</w:t>
        </w:r>
      </w:ins>
      <w:ins w:id="91" w:author="Lenovo" w:date="2025-06-11T10:10:00Z">
        <w:r w:rsidR="009026FF">
          <w:rPr>
            <w:rFonts w:ascii="Times New Roman" w:eastAsia="宋体" w:hAnsi="Times New Roman" w:cs="Times New Roman"/>
            <w:color w:val="000000" w:themeColor="text1"/>
            <w:sz w:val="24"/>
            <w:szCs w:val="24"/>
          </w:rPr>
          <w:t>等</w:t>
        </w:r>
      </w:ins>
      <w:ins w:id="92" w:author="赵剑" w:date="2025-06-04T09:46:00Z">
        <w:r>
          <w:rPr>
            <w:rFonts w:ascii="Times New Roman" w:eastAsia="宋体" w:hAnsi="Times New Roman" w:cs="Times New Roman"/>
            <w:color w:val="000000" w:themeColor="text1"/>
            <w:sz w:val="24"/>
            <w:szCs w:val="24"/>
          </w:rPr>
          <w:t>方案</w:t>
        </w:r>
      </w:ins>
      <w:ins w:id="93" w:author="Lenovo" w:date="2025-06-11T10:10:00Z">
        <w:r w:rsidR="009026FF">
          <w:rPr>
            <w:rFonts w:ascii="Times New Roman" w:eastAsia="宋体" w:hAnsi="Times New Roman" w:cs="Times New Roman"/>
            <w:color w:val="000000" w:themeColor="text1"/>
            <w:sz w:val="24"/>
            <w:szCs w:val="24"/>
          </w:rPr>
          <w:t>的</w:t>
        </w:r>
      </w:ins>
      <w:ins w:id="94" w:author="赵剑" w:date="2025-06-04T09:46:00Z">
        <w:r>
          <w:rPr>
            <w:rFonts w:ascii="Times New Roman" w:eastAsia="宋体" w:hAnsi="Times New Roman" w:cs="Times New Roman"/>
            <w:color w:val="000000" w:themeColor="text1"/>
            <w:sz w:val="24"/>
            <w:szCs w:val="24"/>
          </w:rPr>
          <w:t>科学性，规范性</w:t>
        </w:r>
      </w:ins>
      <w:ins w:id="95" w:author="Lenovo" w:date="2025-06-11T10:10:00Z">
        <w:r w:rsidR="009026FF">
          <w:rPr>
            <w:rFonts w:ascii="Times New Roman" w:eastAsia="宋体" w:hAnsi="Times New Roman" w:cs="Times New Roman"/>
            <w:color w:val="000000" w:themeColor="text1"/>
            <w:sz w:val="24"/>
            <w:szCs w:val="24"/>
          </w:rPr>
          <w:t>，完整性，</w:t>
        </w:r>
      </w:ins>
      <w:ins w:id="96" w:author="赵剑" w:date="2025-06-04T09:46:00Z">
        <w:r>
          <w:rPr>
            <w:rFonts w:ascii="Times New Roman" w:eastAsia="宋体" w:hAnsi="Times New Roman" w:cs="Times New Roman"/>
            <w:color w:val="000000" w:themeColor="text1"/>
            <w:sz w:val="24"/>
            <w:szCs w:val="24"/>
          </w:rPr>
          <w:t>进行审核</w:t>
        </w:r>
      </w:ins>
      <w:ins w:id="97" w:author="赵剑" w:date="2025-06-04T09:47:00Z">
        <w:r>
          <w:rPr>
            <w:rFonts w:ascii="Times New Roman" w:eastAsia="宋体" w:hAnsi="Times New Roman" w:cs="Times New Roman"/>
            <w:color w:val="000000" w:themeColor="text1"/>
            <w:sz w:val="24"/>
            <w:szCs w:val="24"/>
          </w:rPr>
          <w:t>，指导</w:t>
        </w:r>
      </w:ins>
      <w:ins w:id="98" w:author="Lenovo" w:date="2025-06-11T10:10:00Z">
        <w:r w:rsidR="009026FF">
          <w:rPr>
            <w:rFonts w:ascii="Times New Roman" w:eastAsia="宋体" w:hAnsi="Times New Roman" w:cs="Times New Roman"/>
            <w:color w:val="000000" w:themeColor="text1"/>
            <w:sz w:val="24"/>
            <w:szCs w:val="24"/>
          </w:rPr>
          <w:t>，</w:t>
        </w:r>
      </w:ins>
      <w:ins w:id="99" w:author="Lenovo" w:date="2025-06-11T10:11:00Z">
        <w:r w:rsidR="009026FF">
          <w:rPr>
            <w:rFonts w:ascii="Times New Roman" w:eastAsia="宋体" w:hAnsi="Times New Roman" w:cs="Times New Roman"/>
            <w:color w:val="000000" w:themeColor="text1"/>
            <w:sz w:val="24"/>
            <w:szCs w:val="24"/>
          </w:rPr>
          <w:t>协助甲方按</w:t>
        </w:r>
        <w:r w:rsidR="009026FF">
          <w:rPr>
            <w:rFonts w:ascii="Times New Roman" w:eastAsia="宋体" w:hAnsi="Times New Roman" w:cs="Times New Roman"/>
            <w:b/>
            <w:bCs/>
          </w:rPr>
          <w:t>FDA IND</w:t>
        </w:r>
        <w:r w:rsidR="009026FF">
          <w:rPr>
            <w:rFonts w:ascii="Times New Roman" w:eastAsia="宋体" w:hAnsi="Times New Roman" w:cs="Times New Roman"/>
            <w:b/>
            <w:bCs/>
          </w:rPr>
          <w:t>申报</w:t>
        </w:r>
        <w:r w:rsidR="009026FF">
          <w:rPr>
            <w:rFonts w:ascii="Times New Roman" w:eastAsia="宋体" w:hAnsi="Times New Roman" w:cs="Times New Roman"/>
            <w:b/>
            <w:bCs/>
          </w:rPr>
          <w:t>要求完成相应研究工作，并完成相应研究内容</w:t>
        </w:r>
      </w:ins>
      <w:ins w:id="100" w:author="Lenovo" w:date="2025-06-11T10:12:00Z">
        <w:r w:rsidR="009026FF">
          <w:rPr>
            <w:rFonts w:ascii="Times New Roman" w:eastAsia="宋体" w:hAnsi="Times New Roman" w:cs="Times New Roman"/>
            <w:b/>
            <w:bCs/>
          </w:rPr>
          <w:t>的申报材料的撰写</w:t>
        </w:r>
      </w:ins>
      <w:ins w:id="101" w:author="赵剑" w:date="2025-06-04T09:47:00Z">
        <w:r>
          <w:rPr>
            <w:rFonts w:ascii="Times New Roman" w:eastAsia="宋体" w:hAnsi="Times New Roman" w:cs="Times New Roman"/>
            <w:color w:val="000000" w:themeColor="text1"/>
            <w:sz w:val="24"/>
            <w:szCs w:val="24"/>
          </w:rPr>
          <w:t>。</w:t>
        </w:r>
      </w:ins>
    </w:p>
    <w:p w14:paraId="255A2192" w14:textId="77777777" w:rsidR="0057420F" w:rsidRDefault="004B6417">
      <w:pPr>
        <w:pStyle w:val="Af1"/>
        <w:tabs>
          <w:tab w:val="left" w:pos="6990"/>
        </w:tabs>
        <w:spacing w:line="360" w:lineRule="auto"/>
        <w:ind w:firstLine="480"/>
        <w:rPr>
          <w:rFonts w:ascii="Times New Roman" w:eastAsia="宋体" w:hAnsi="Times New Roman" w:cs="Times New Roman" w:hint="default"/>
          <w:color w:val="000000" w:themeColor="text1"/>
          <w:sz w:val="24"/>
          <w:szCs w:val="24"/>
          <w:lang w:val="zh-TW"/>
        </w:rPr>
      </w:pPr>
      <w:ins w:id="102" w:author="赵剑" w:date="2025-06-04T10:11:00Z">
        <w:r>
          <w:rPr>
            <w:rFonts w:ascii="Times New Roman" w:hAnsi="Times New Roman" w:cs="Times New Roman"/>
            <w:color w:val="000000" w:themeColor="text1"/>
            <w:sz w:val="24"/>
            <w:szCs w:val="24"/>
          </w:rPr>
          <w:t>4</w:t>
        </w:r>
      </w:ins>
      <w:del w:id="103" w:author="赵剑" w:date="2025-06-04T10:11:00Z">
        <w:r>
          <w:rPr>
            <w:rFonts w:ascii="Times New Roman" w:hAnsi="Times New Roman" w:cs="Times New Roman" w:hint="default"/>
            <w:color w:val="000000" w:themeColor="text1"/>
            <w:sz w:val="24"/>
            <w:szCs w:val="24"/>
          </w:rPr>
          <w:delText>3</w:delText>
        </w:r>
      </w:del>
      <w:r>
        <w:rPr>
          <w:rFonts w:ascii="Times New Roman" w:eastAsia="宋体" w:hAnsi="Times New Roman" w:cs="Times New Roman" w:hint="default"/>
          <w:color w:val="000000" w:themeColor="text1"/>
          <w:sz w:val="24"/>
          <w:szCs w:val="24"/>
          <w:lang w:val="zh-TW" w:eastAsia="zh-TW"/>
        </w:rPr>
        <w:t>、自收到首期实验费及足量的受试样品后即开始试验，</w:t>
      </w:r>
      <w:r>
        <w:rPr>
          <w:rFonts w:ascii="Times New Roman" w:eastAsia="宋体" w:hAnsi="Times New Roman" w:cs="Times New Roman"/>
          <w:color w:val="000000" w:themeColor="text1"/>
          <w:sz w:val="24"/>
          <w:szCs w:val="24"/>
        </w:rPr>
        <w:t>按</w:t>
      </w:r>
      <w:r>
        <w:rPr>
          <w:rFonts w:ascii="Times New Roman" w:eastAsia="宋体" w:hAnsi="Times New Roman" w:cs="Times New Roman"/>
          <w:color w:val="000000" w:themeColor="text1"/>
          <w:sz w:val="24"/>
          <w:szCs w:val="24"/>
          <w:lang w:val="zh-TW" w:eastAsia="zh-TW"/>
        </w:rPr>
        <w:t>时间</w:t>
      </w:r>
      <w:r>
        <w:rPr>
          <w:rFonts w:ascii="Times New Roman" w:eastAsia="宋体" w:hAnsi="Times New Roman" w:cs="Times New Roman"/>
          <w:color w:val="000000" w:themeColor="text1"/>
          <w:sz w:val="24"/>
          <w:szCs w:val="24"/>
        </w:rPr>
        <w:t>截</w:t>
      </w:r>
      <w:r>
        <w:rPr>
          <w:rFonts w:ascii="Times New Roman" w:eastAsia="宋体" w:hAnsi="Times New Roman" w:cs="Times New Roman"/>
          <w:color w:val="000000" w:themeColor="text1"/>
          <w:sz w:val="24"/>
          <w:szCs w:val="24"/>
          <w:lang w:val="zh-TW" w:eastAsia="zh-TW"/>
        </w:rPr>
        <w:t>点准时</w:t>
      </w:r>
      <w:r>
        <w:rPr>
          <w:rFonts w:ascii="Times New Roman" w:eastAsia="宋体" w:hAnsi="Times New Roman" w:cs="Times New Roman" w:hint="default"/>
          <w:color w:val="000000" w:themeColor="text1"/>
          <w:sz w:val="24"/>
          <w:szCs w:val="24"/>
          <w:lang w:val="zh-TW" w:eastAsia="zh-TW"/>
        </w:rPr>
        <w:t>完成试验及资料整理工作，向甲方提供完整、规范、符合新药研究要求的新药申报资料。如甲方不能及时提供研究经费及受试样品，或者确因在现有水平和条件下难以克服</w:t>
      </w:r>
      <w:r>
        <w:rPr>
          <w:rFonts w:ascii="Times New Roman" w:eastAsia="宋体" w:hAnsi="Times New Roman" w:cs="Times New Roman" w:hint="default"/>
          <w:color w:val="000000" w:themeColor="text1"/>
          <w:sz w:val="24"/>
          <w:szCs w:val="24"/>
          <w:lang w:val="zh-TW" w:eastAsia="zh-TW"/>
        </w:rPr>
        <w:lastRenderedPageBreak/>
        <w:t>的困难，经双方协商同意后试验时间顺延。</w:t>
      </w:r>
    </w:p>
    <w:p w14:paraId="0DC6B46F"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ins w:id="104" w:author="赵剑" w:date="2025-06-04T10:11:00Z">
        <w:r>
          <w:rPr>
            <w:rFonts w:ascii="Times New Roman" w:hAnsi="Times New Roman" w:cs="Times New Roman"/>
            <w:color w:val="000000" w:themeColor="text1"/>
            <w:sz w:val="24"/>
            <w:szCs w:val="24"/>
          </w:rPr>
          <w:t>5</w:t>
        </w:r>
      </w:ins>
      <w:del w:id="105" w:author="赵剑" w:date="2025-06-04T10:11:00Z">
        <w:r>
          <w:rPr>
            <w:rFonts w:ascii="Times New Roman" w:hAnsi="Times New Roman" w:cs="Times New Roman" w:hint="default"/>
            <w:color w:val="000000" w:themeColor="text1"/>
            <w:sz w:val="24"/>
            <w:szCs w:val="24"/>
          </w:rPr>
          <w:delText>4</w:delText>
        </w:r>
      </w:del>
      <w:r>
        <w:rPr>
          <w:rFonts w:ascii="Times New Roman" w:eastAsia="宋体" w:hAnsi="Times New Roman" w:cs="Times New Roman" w:hint="default"/>
          <w:color w:val="000000" w:themeColor="text1"/>
          <w:sz w:val="24"/>
          <w:szCs w:val="24"/>
          <w:lang w:val="zh-TW" w:eastAsia="zh-TW"/>
        </w:rPr>
        <w:t>、在临床申报时，如需补充本合同之外的项目，应及时协助甲方按</w:t>
      </w:r>
      <w:r>
        <w:rPr>
          <w:rFonts w:ascii="Times New Roman" w:eastAsia="宋体" w:hAnsi="Times New Roman" w:cs="Times New Roman"/>
          <w:color w:val="000000" w:themeColor="text1"/>
          <w:sz w:val="24"/>
          <w:szCs w:val="24"/>
        </w:rPr>
        <w:t>FDA</w:t>
      </w:r>
      <w:r>
        <w:rPr>
          <w:rFonts w:ascii="Times New Roman" w:eastAsia="宋体" w:hAnsi="Times New Roman" w:cs="Times New Roman" w:hint="default"/>
          <w:color w:val="000000" w:themeColor="text1"/>
          <w:sz w:val="24"/>
          <w:szCs w:val="24"/>
          <w:lang w:val="zh-TW" w:eastAsia="zh-TW"/>
        </w:rPr>
        <w:t>的要求补充和完成申报所需资料。</w:t>
      </w:r>
    </w:p>
    <w:p w14:paraId="1B04CA5D"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ins w:id="106" w:author="赵剑" w:date="2025-06-04T10:11:00Z">
        <w:r>
          <w:rPr>
            <w:rFonts w:ascii="Times New Roman" w:hAnsi="Times New Roman" w:cs="Times New Roman"/>
            <w:color w:val="000000" w:themeColor="text1"/>
            <w:sz w:val="24"/>
            <w:szCs w:val="24"/>
          </w:rPr>
          <w:t>6</w:t>
        </w:r>
      </w:ins>
      <w:del w:id="107" w:author="赵剑" w:date="2025-06-04T10:11:00Z">
        <w:r>
          <w:rPr>
            <w:rFonts w:ascii="Times New Roman" w:hAnsi="Times New Roman" w:cs="Times New Roman" w:hint="default"/>
            <w:color w:val="000000" w:themeColor="text1"/>
            <w:sz w:val="24"/>
            <w:szCs w:val="24"/>
          </w:rPr>
          <w:delText>5</w:delText>
        </w:r>
      </w:del>
      <w:r>
        <w:rPr>
          <w:rFonts w:ascii="Times New Roman" w:eastAsia="宋体" w:hAnsi="Times New Roman" w:cs="Times New Roman" w:hint="default"/>
          <w:color w:val="000000" w:themeColor="text1"/>
          <w:sz w:val="24"/>
          <w:szCs w:val="24"/>
          <w:lang w:val="zh-TW" w:eastAsia="zh-TW"/>
        </w:rPr>
        <w:t>、负责</w:t>
      </w:r>
      <w:r>
        <w:rPr>
          <w:rFonts w:ascii="Times New Roman" w:eastAsia="宋体" w:hAnsi="Times New Roman" w:cs="Times New Roman"/>
          <w:color w:val="000000" w:themeColor="text1"/>
          <w:sz w:val="24"/>
          <w:szCs w:val="24"/>
        </w:rPr>
        <w:t>FDA</w:t>
      </w:r>
      <w:r>
        <w:rPr>
          <w:rFonts w:ascii="Times New Roman" w:eastAsia="宋体" w:hAnsi="Times New Roman" w:cs="Times New Roman" w:hint="default"/>
          <w:color w:val="000000" w:themeColor="text1"/>
          <w:sz w:val="24"/>
          <w:szCs w:val="24"/>
          <w:lang w:val="zh-TW" w:eastAsia="zh-TW"/>
        </w:rPr>
        <w:t>新药评审过程中对所做试验提出的问题进行解答，直至审评结束。如需现场答辩，乙方积极配合甲方，往返差旅费用由甲方负担。</w:t>
      </w:r>
    </w:p>
    <w:p w14:paraId="21D40291" w14:textId="77777777" w:rsidR="0057420F" w:rsidRDefault="004B6417">
      <w:pPr>
        <w:pStyle w:val="Af1"/>
        <w:tabs>
          <w:tab w:val="left" w:pos="6990"/>
        </w:tabs>
        <w:spacing w:line="360" w:lineRule="auto"/>
        <w:ind w:firstLine="445"/>
        <w:rPr>
          <w:rFonts w:ascii="Times New Roman" w:eastAsia="宋体" w:hAnsi="Times New Roman" w:cs="Times New Roman" w:hint="default"/>
          <w:color w:val="000000" w:themeColor="text1"/>
          <w:sz w:val="24"/>
          <w:szCs w:val="24"/>
          <w:lang w:val="zh-TW"/>
        </w:rPr>
      </w:pPr>
      <w:ins w:id="108" w:author="赵剑" w:date="2025-06-04T10:12:00Z">
        <w:r>
          <w:rPr>
            <w:rFonts w:ascii="Times New Roman" w:hAnsi="Times New Roman" w:cs="Times New Roman"/>
            <w:color w:val="000000" w:themeColor="text1"/>
            <w:sz w:val="24"/>
            <w:szCs w:val="24"/>
          </w:rPr>
          <w:t>7</w:t>
        </w:r>
      </w:ins>
      <w:del w:id="109" w:author="赵剑" w:date="2025-06-04T10:12:00Z">
        <w:r>
          <w:rPr>
            <w:rFonts w:ascii="Times New Roman" w:hAnsi="Times New Roman" w:cs="Times New Roman" w:hint="default"/>
            <w:color w:val="000000" w:themeColor="text1"/>
            <w:sz w:val="24"/>
            <w:szCs w:val="24"/>
          </w:rPr>
          <w:delText>6</w:delText>
        </w:r>
      </w:del>
      <w:r>
        <w:rPr>
          <w:rFonts w:ascii="Times New Roman" w:eastAsia="宋体" w:hAnsi="Times New Roman" w:cs="Times New Roman" w:hint="default"/>
          <w:color w:val="000000" w:themeColor="text1"/>
          <w:sz w:val="24"/>
          <w:szCs w:val="24"/>
          <w:lang w:val="zh-TW" w:eastAsia="zh-TW"/>
        </w:rPr>
        <w:t>、乙方对试验数据的可靠性，完整性和真实性负责</w:t>
      </w:r>
      <w:r>
        <w:rPr>
          <w:rFonts w:ascii="Times New Roman" w:eastAsia="宋体" w:hAnsi="Times New Roman" w:cs="Times New Roman"/>
          <w:color w:val="000000" w:themeColor="text1"/>
          <w:sz w:val="24"/>
          <w:szCs w:val="24"/>
          <w:lang w:val="zh-TW"/>
        </w:rPr>
        <w:t>。</w:t>
      </w:r>
    </w:p>
    <w:p w14:paraId="5D7331AA" w14:textId="77777777" w:rsidR="0057420F" w:rsidRDefault="004B6417">
      <w:pPr>
        <w:pStyle w:val="Af1"/>
        <w:tabs>
          <w:tab w:val="left" w:pos="6990"/>
        </w:tabs>
        <w:spacing w:line="360" w:lineRule="auto"/>
        <w:ind w:firstLine="448"/>
        <w:rPr>
          <w:rFonts w:ascii="Times New Roman" w:eastAsia="宋体" w:hAnsi="Times New Roman" w:cs="Times New Roman" w:hint="default"/>
          <w:color w:val="000000" w:themeColor="text1"/>
          <w:sz w:val="24"/>
          <w:szCs w:val="24"/>
          <w:lang w:val="zh-TW" w:eastAsia="zh-TW"/>
        </w:rPr>
      </w:pPr>
      <w:ins w:id="110" w:author="赵剑" w:date="2025-06-04T10:12:00Z">
        <w:r>
          <w:rPr>
            <w:rFonts w:ascii="Times New Roman" w:eastAsia="宋体" w:hAnsi="Times New Roman" w:cs="Times New Roman"/>
            <w:color w:val="000000" w:themeColor="text1"/>
            <w:spacing w:val="-8"/>
            <w:sz w:val="24"/>
            <w:szCs w:val="24"/>
          </w:rPr>
          <w:t>8</w:t>
        </w:r>
      </w:ins>
      <w:del w:id="111" w:author="赵剑" w:date="2025-06-04T10:12:00Z">
        <w:r>
          <w:rPr>
            <w:rFonts w:ascii="Times New Roman" w:eastAsia="宋体" w:hAnsi="Times New Roman" w:cs="Times New Roman"/>
            <w:color w:val="000000" w:themeColor="text1"/>
            <w:spacing w:val="-8"/>
            <w:sz w:val="24"/>
            <w:szCs w:val="24"/>
          </w:rPr>
          <w:delText>7</w:delText>
        </w:r>
      </w:del>
      <w:r>
        <w:rPr>
          <w:rFonts w:ascii="Times New Roman" w:eastAsia="宋体" w:hAnsi="Times New Roman" w:cs="Times New Roman" w:hint="default"/>
          <w:color w:val="000000" w:themeColor="text1"/>
          <w:spacing w:val="-8"/>
          <w:sz w:val="24"/>
          <w:szCs w:val="24"/>
          <w:lang w:val="zh-TW" w:eastAsia="zh-TW"/>
        </w:rPr>
        <w:t>、如乙方无正当理由而停止该项目，</w:t>
      </w:r>
      <w:r>
        <w:rPr>
          <w:rFonts w:ascii="Times New Roman" w:eastAsia="宋体" w:hAnsi="Times New Roman" w:cs="Times New Roman"/>
          <w:color w:val="000000" w:themeColor="text1"/>
          <w:spacing w:val="-8"/>
          <w:sz w:val="24"/>
          <w:szCs w:val="24"/>
          <w:lang w:val="zh-TW"/>
        </w:rPr>
        <w:t>所收取的费用应当全部退回给甲方。</w:t>
      </w:r>
    </w:p>
    <w:p w14:paraId="2745416B" w14:textId="77777777" w:rsidR="0057420F" w:rsidRDefault="0057420F">
      <w:pPr>
        <w:pStyle w:val="Af1"/>
        <w:tabs>
          <w:tab w:val="left" w:pos="6990"/>
        </w:tabs>
        <w:spacing w:line="360" w:lineRule="auto"/>
        <w:ind w:firstLine="843"/>
        <w:rPr>
          <w:rFonts w:ascii="Times New Roman" w:hAnsi="Times New Roman" w:cs="Times New Roman" w:hint="default"/>
          <w:color w:val="000000" w:themeColor="text1"/>
          <w:sz w:val="28"/>
          <w:szCs w:val="28"/>
        </w:rPr>
      </w:pPr>
    </w:p>
    <w:p w14:paraId="26EB669C" w14:textId="77777777" w:rsidR="0057420F" w:rsidRDefault="004B6417">
      <w:pPr>
        <w:pStyle w:val="Af1"/>
        <w:tabs>
          <w:tab w:val="left" w:pos="6990"/>
        </w:tabs>
        <w:spacing w:line="360" w:lineRule="auto"/>
        <w:rPr>
          <w:rFonts w:ascii="Times New Roman" w:eastAsia="黑体" w:hAnsi="Times New Roman" w:cs="Times New Roman" w:hint="default"/>
          <w:b/>
          <w:bCs/>
          <w:color w:val="000000" w:themeColor="text1"/>
          <w:spacing w:val="-8"/>
          <w:sz w:val="24"/>
          <w:szCs w:val="24"/>
          <w:lang w:val="zh-TW" w:eastAsia="zh-TW"/>
        </w:rPr>
      </w:pPr>
      <w:r>
        <w:rPr>
          <w:rFonts w:ascii="Times New Roman" w:eastAsia="宋体" w:hAnsi="Times New Roman" w:cs="Times New Roman" w:hint="default"/>
          <w:b/>
          <w:bCs/>
          <w:color w:val="000000" w:themeColor="text1"/>
          <w:sz w:val="24"/>
          <w:szCs w:val="24"/>
          <w:lang w:val="zh-TW" w:eastAsia="zh-TW"/>
        </w:rPr>
        <w:t>三、</w:t>
      </w:r>
      <w:r>
        <w:rPr>
          <w:rFonts w:ascii="Times New Roman" w:eastAsia="黑体" w:hAnsi="Times New Roman" w:cs="Times New Roman" w:hint="default"/>
          <w:b/>
          <w:bCs/>
          <w:color w:val="000000" w:themeColor="text1"/>
          <w:spacing w:val="-8"/>
          <w:sz w:val="24"/>
          <w:szCs w:val="24"/>
          <w:lang w:val="zh-TW" w:eastAsia="zh-TW"/>
        </w:rPr>
        <w:t>研究开发经费及支付或结算方法</w:t>
      </w:r>
    </w:p>
    <w:p w14:paraId="2FCC461D" w14:textId="77777777" w:rsidR="0057420F" w:rsidRDefault="004B6417">
      <w:pPr>
        <w:pStyle w:val="Af1"/>
        <w:spacing w:line="360" w:lineRule="auto"/>
        <w:ind w:left="105"/>
        <w:rPr>
          <w:rFonts w:ascii="Times New Roman" w:eastAsia="宋体" w:hAnsi="Times New Roman" w:cs="Times New Roman" w:hint="default"/>
          <w:color w:val="000000" w:themeColor="text1"/>
          <w:sz w:val="24"/>
          <w:szCs w:val="24"/>
          <w:lang w:val="zh-TW" w:eastAsia="zh-TW"/>
        </w:rPr>
      </w:pPr>
      <w:r>
        <w:rPr>
          <w:rFonts w:ascii="Times New Roman" w:eastAsia="宋体" w:hAnsi="Times New Roman" w:cs="Times New Roman"/>
          <w:color w:val="000000" w:themeColor="text1"/>
          <w:sz w:val="24"/>
          <w:szCs w:val="24"/>
          <w:lang w:val="zh-TW"/>
        </w:rPr>
        <w:t>（一）</w:t>
      </w:r>
      <w:r>
        <w:rPr>
          <w:rFonts w:ascii="Times New Roman" w:eastAsia="宋体" w:hAnsi="Times New Roman" w:cs="Times New Roman" w:hint="default"/>
          <w:color w:val="000000" w:themeColor="text1"/>
          <w:sz w:val="24"/>
          <w:szCs w:val="24"/>
          <w:lang w:val="zh-TW" w:eastAsia="zh-TW"/>
        </w:rPr>
        <w:t>本项目研究开发经费（大写）：</w:t>
      </w:r>
    </w:p>
    <w:p w14:paraId="4AAA9F66" w14:textId="77777777" w:rsidR="0057420F" w:rsidRPr="0057420F" w:rsidRDefault="004B6417">
      <w:pPr>
        <w:pStyle w:val="Af1"/>
        <w:spacing w:line="360" w:lineRule="auto"/>
        <w:ind w:left="105" w:firstLine="419"/>
        <w:rPr>
          <w:rFonts w:ascii="Times New Roman" w:eastAsia="宋体" w:hAnsi="Times New Roman" w:cs="Times New Roman" w:hint="default"/>
          <w:b/>
          <w:bCs/>
          <w:lang w:eastAsia="zh-TW"/>
          <w:rPrChange w:id="112" w:author="liqin xie" w:date="2025-05-23T15:33:00Z">
            <w:rPr>
              <w:rFonts w:ascii="Times New Roman" w:hAnsi="Times New Roman" w:cs="Times New Roman" w:hint="default"/>
              <w:color w:val="000000" w:themeColor="text1"/>
              <w:sz w:val="24"/>
              <w:szCs w:val="24"/>
            </w:rPr>
          </w:rPrChange>
        </w:rPr>
      </w:pPr>
      <w:r>
        <w:rPr>
          <w:rFonts w:ascii="Times New Roman" w:eastAsia="宋体" w:hAnsi="Times New Roman" w:cs="Times New Roman" w:hint="default"/>
          <w:color w:val="000000" w:themeColor="text1"/>
          <w:sz w:val="24"/>
          <w:szCs w:val="24"/>
          <w:lang w:val="zh-TW" w:eastAsia="zh-TW"/>
        </w:rPr>
        <w:t>本项目</w:t>
      </w:r>
      <w:ins w:id="113" w:author="liqin xie" w:date="2025-05-23T15:33:00Z">
        <w:r>
          <w:rPr>
            <w:rFonts w:ascii="Times New Roman" w:eastAsia="宋体" w:hAnsi="Times New Roman" w:cs="Times New Roman"/>
            <w:b/>
            <w:bCs/>
            <w:lang w:eastAsia="zh-TW"/>
          </w:rPr>
          <w:t>包含</w:t>
        </w:r>
        <w:r>
          <w:rPr>
            <w:rFonts w:ascii="Times New Roman" w:eastAsia="宋体" w:hAnsi="Times New Roman" w:cs="Times New Roman"/>
            <w:b/>
            <w:bCs/>
            <w:lang w:eastAsia="zh-TW"/>
          </w:rPr>
          <w:t>CMC</w:t>
        </w:r>
        <w:r>
          <w:rPr>
            <w:rFonts w:ascii="Times New Roman" w:eastAsia="宋体" w:hAnsi="Times New Roman" w:cs="Times New Roman"/>
            <w:b/>
            <w:bCs/>
            <w:lang w:eastAsia="zh-TW"/>
          </w:rPr>
          <w:t>研究、非临床研究、</w:t>
        </w:r>
        <w:r>
          <w:rPr>
            <w:rFonts w:ascii="Times New Roman" w:eastAsia="宋体" w:hAnsi="Times New Roman" w:cs="Times New Roman"/>
            <w:b/>
            <w:bCs/>
            <w:lang w:eastAsia="zh-TW"/>
          </w:rPr>
          <w:t>IND</w:t>
        </w:r>
        <w:r>
          <w:rPr>
            <w:rFonts w:ascii="Times New Roman" w:eastAsia="宋体" w:hAnsi="Times New Roman" w:cs="Times New Roman"/>
            <w:b/>
            <w:bCs/>
            <w:lang w:eastAsia="zh-TW"/>
          </w:rPr>
          <w:t>申报</w:t>
        </w:r>
        <w:del w:id="114" w:author="Lenovo" w:date="2025-05-24T23:18:00Z">
          <w:r>
            <w:rPr>
              <w:rFonts w:ascii="Times New Roman" w:eastAsia="宋体" w:hAnsi="Times New Roman" w:cs="Times New Roman"/>
              <w:b/>
              <w:bCs/>
              <w:lang w:eastAsia="zh-TW"/>
            </w:rPr>
            <w:delText>支持</w:delText>
          </w:r>
        </w:del>
        <w:r>
          <w:rPr>
            <w:rFonts w:ascii="Times New Roman" w:eastAsia="宋体" w:hAnsi="Times New Roman" w:cs="Times New Roman"/>
            <w:b/>
            <w:bCs/>
            <w:lang w:eastAsia="zh-TW"/>
          </w:rPr>
          <w:t>等，</w:t>
        </w:r>
      </w:ins>
      <w:r>
        <w:rPr>
          <w:rFonts w:ascii="Times New Roman" w:eastAsia="宋体" w:hAnsi="Times New Roman" w:cs="Times New Roman" w:hint="default"/>
          <w:color w:val="000000" w:themeColor="text1"/>
          <w:sz w:val="24"/>
          <w:szCs w:val="24"/>
          <w:lang w:val="zh-TW" w:eastAsia="zh-TW"/>
        </w:rPr>
        <w:t>研究开发经费（大写）：</w:t>
      </w:r>
      <w:r>
        <w:rPr>
          <w:rFonts w:ascii="Times New Roman" w:eastAsia="宋体" w:hAnsi="Times New Roman" w:cs="Times New Roman" w:hint="default"/>
          <w:color w:val="000000" w:themeColor="text1"/>
          <w:sz w:val="24"/>
          <w:szCs w:val="24"/>
          <w:u w:val="single"/>
          <w:lang w:val="zh-TW" w:eastAsia="zh-TW"/>
        </w:rPr>
        <w:t>人民币</w:t>
      </w:r>
      <w:ins w:id="115" w:author="赵剑" w:date="2025-05-06T16:15:00Z">
        <w:r>
          <w:rPr>
            <w:rFonts w:ascii="Times New Roman" w:eastAsia="宋体" w:hAnsi="Times New Roman" w:cs="Times New Roman"/>
            <w:color w:val="000000" w:themeColor="text1"/>
            <w:sz w:val="24"/>
            <w:szCs w:val="24"/>
            <w:u w:val="single"/>
            <w:lang w:val="zh-TW"/>
          </w:rPr>
          <w:t>陆佰</w:t>
        </w:r>
      </w:ins>
      <w:ins w:id="116" w:author="赵剑" w:date="2025-05-22T09:50:00Z">
        <w:r>
          <w:rPr>
            <w:rFonts w:ascii="Times New Roman" w:eastAsia="宋体" w:hAnsi="Times New Roman" w:cs="Times New Roman"/>
            <w:color w:val="000000" w:themeColor="text1"/>
            <w:sz w:val="24"/>
            <w:szCs w:val="24"/>
            <w:u w:val="single"/>
          </w:rPr>
          <w:t>捌</w:t>
        </w:r>
      </w:ins>
      <w:ins w:id="117" w:author="赵剑" w:date="2025-05-06T16:15:00Z">
        <w:r>
          <w:rPr>
            <w:rFonts w:ascii="Times New Roman" w:eastAsia="宋体" w:hAnsi="Times New Roman" w:cs="Times New Roman"/>
            <w:color w:val="000000" w:themeColor="text1"/>
            <w:sz w:val="24"/>
            <w:szCs w:val="24"/>
            <w:u w:val="single"/>
          </w:rPr>
          <w:t>拾</w:t>
        </w:r>
        <w:r>
          <w:rPr>
            <w:rFonts w:ascii="Times New Roman" w:eastAsia="宋体" w:hAnsi="Times New Roman" w:cs="Times New Roman"/>
            <w:color w:val="000000" w:themeColor="text1"/>
            <w:sz w:val="24"/>
            <w:szCs w:val="24"/>
            <w:u w:val="single"/>
            <w:lang w:val="zh-TW"/>
          </w:rPr>
          <w:t>万圆</w:t>
        </w:r>
        <w:r>
          <w:rPr>
            <w:rFonts w:ascii="Times New Roman" w:eastAsia="宋体" w:hAnsi="Times New Roman" w:cs="Times New Roman"/>
            <w:color w:val="000000" w:themeColor="text1"/>
            <w:sz w:val="24"/>
            <w:szCs w:val="24"/>
            <w:u w:val="single"/>
            <w:lang w:val="zh-TW" w:eastAsia="zh-TW"/>
          </w:rPr>
          <w:t>整</w:t>
        </w:r>
        <w:r>
          <w:rPr>
            <w:rFonts w:ascii="Times New Roman" w:eastAsia="宋体" w:hAnsi="Times New Roman" w:cs="Times New Roman" w:hint="default"/>
            <w:color w:val="000000" w:themeColor="text1"/>
            <w:sz w:val="24"/>
            <w:szCs w:val="24"/>
            <w:u w:val="single"/>
            <w:lang w:val="zh-TW" w:eastAsia="zh-TW"/>
          </w:rPr>
          <w:t>（</w:t>
        </w:r>
        <w:r>
          <w:rPr>
            <w:rFonts w:ascii="Arial" w:eastAsia="宋体" w:hAnsi="Arial" w:cs="Arial" w:hint="default"/>
            <w:color w:val="000000" w:themeColor="text1"/>
            <w:sz w:val="24"/>
            <w:szCs w:val="24"/>
            <w:u w:val="single"/>
            <w:lang w:val="zh-TW" w:eastAsia="zh-TW"/>
          </w:rPr>
          <w:t>¥</w:t>
        </w:r>
        <w:r>
          <w:rPr>
            <w:rFonts w:ascii="Times New Roman" w:eastAsia="宋体" w:hAnsi="Times New Roman" w:cs="Times New Roman"/>
            <w:color w:val="000000" w:themeColor="text1"/>
            <w:sz w:val="24"/>
            <w:szCs w:val="24"/>
            <w:u w:val="single"/>
            <w:lang w:val="zh-TW"/>
          </w:rPr>
          <w:t>6</w:t>
        </w:r>
      </w:ins>
      <w:ins w:id="118" w:author="赵剑" w:date="2025-05-22T09:50:00Z">
        <w:r>
          <w:rPr>
            <w:rFonts w:ascii="Times New Roman" w:eastAsia="宋体" w:hAnsi="Times New Roman" w:cs="Times New Roman" w:hint="default"/>
            <w:color w:val="000000" w:themeColor="text1"/>
            <w:sz w:val="24"/>
            <w:szCs w:val="24"/>
            <w:u w:val="single"/>
          </w:rPr>
          <w:t>8</w:t>
        </w:r>
      </w:ins>
      <w:ins w:id="119" w:author="赵剑" w:date="2025-05-06T16:15:00Z">
        <w:r>
          <w:rPr>
            <w:rFonts w:ascii="Times New Roman" w:eastAsia="宋体" w:hAnsi="Times New Roman" w:cs="Times New Roman"/>
            <w:color w:val="000000" w:themeColor="text1"/>
            <w:sz w:val="24"/>
            <w:szCs w:val="24"/>
            <w:u w:val="single"/>
            <w:lang w:val="zh-TW"/>
          </w:rPr>
          <w:t>0.0</w:t>
        </w:r>
        <w:r>
          <w:rPr>
            <w:rFonts w:ascii="Times New Roman" w:eastAsia="宋体" w:hAnsi="Times New Roman" w:cs="Times New Roman" w:hint="default"/>
            <w:color w:val="000000" w:themeColor="text1"/>
            <w:sz w:val="24"/>
            <w:szCs w:val="24"/>
            <w:u w:val="single"/>
            <w:lang w:val="zh-TW" w:eastAsia="zh-TW"/>
          </w:rPr>
          <w:t>万元）</w:t>
        </w:r>
      </w:ins>
      <w:del w:id="120" w:author="赵剑" w:date="2025-05-06T16:15:00Z">
        <w:r>
          <w:rPr>
            <w:rFonts w:ascii="Times New Roman" w:eastAsia="宋体" w:hAnsi="Times New Roman" w:cs="Times New Roman"/>
            <w:color w:val="000000" w:themeColor="text1"/>
            <w:sz w:val="24"/>
            <w:szCs w:val="24"/>
            <w:u w:val="single"/>
            <w:lang w:val="zh-TW"/>
          </w:rPr>
          <w:delText>陆佰万圆</w:delText>
        </w:r>
        <w:r>
          <w:rPr>
            <w:rFonts w:ascii="Times New Roman" w:eastAsia="宋体" w:hAnsi="Times New Roman" w:cs="Times New Roman"/>
            <w:color w:val="000000" w:themeColor="text1"/>
            <w:sz w:val="24"/>
            <w:szCs w:val="24"/>
            <w:u w:val="single"/>
            <w:lang w:val="zh-TW" w:eastAsia="zh-TW"/>
          </w:rPr>
          <w:delText>整</w:delText>
        </w:r>
        <w:r>
          <w:rPr>
            <w:rFonts w:ascii="Times New Roman" w:eastAsia="宋体" w:hAnsi="Times New Roman" w:cs="Times New Roman" w:hint="default"/>
            <w:color w:val="000000" w:themeColor="text1"/>
            <w:sz w:val="24"/>
            <w:szCs w:val="24"/>
            <w:u w:val="single"/>
            <w:lang w:val="zh-TW" w:eastAsia="zh-TW"/>
          </w:rPr>
          <w:delText>（</w:delText>
        </w:r>
        <w:r>
          <w:rPr>
            <w:rFonts w:ascii="Arial" w:eastAsia="宋体" w:hAnsi="Arial" w:cs="Arial" w:hint="default"/>
            <w:color w:val="000000" w:themeColor="text1"/>
            <w:sz w:val="24"/>
            <w:szCs w:val="24"/>
            <w:u w:val="single"/>
            <w:lang w:val="zh-TW" w:eastAsia="zh-TW"/>
          </w:rPr>
          <w:delText>¥</w:delText>
        </w:r>
        <w:r>
          <w:rPr>
            <w:rFonts w:ascii="Times New Roman" w:eastAsia="宋体" w:hAnsi="Times New Roman" w:cs="Times New Roman"/>
            <w:color w:val="000000" w:themeColor="text1"/>
            <w:sz w:val="24"/>
            <w:szCs w:val="24"/>
            <w:u w:val="single"/>
            <w:lang w:val="zh-TW"/>
          </w:rPr>
          <w:delText>6</w:delText>
        </w:r>
        <w:r>
          <w:rPr>
            <w:rFonts w:ascii="Times New Roman" w:eastAsia="宋体" w:hAnsi="Times New Roman" w:cs="Times New Roman"/>
            <w:color w:val="000000" w:themeColor="text1"/>
            <w:sz w:val="24"/>
            <w:szCs w:val="24"/>
            <w:u w:val="single"/>
          </w:rPr>
          <w:delText>0</w:delText>
        </w:r>
        <w:r>
          <w:rPr>
            <w:rFonts w:ascii="Times New Roman" w:eastAsia="宋体" w:hAnsi="Times New Roman" w:cs="Times New Roman"/>
            <w:color w:val="000000" w:themeColor="text1"/>
            <w:sz w:val="24"/>
            <w:szCs w:val="24"/>
            <w:u w:val="single"/>
            <w:lang w:val="zh-TW"/>
          </w:rPr>
          <w:delText>0.0</w:delText>
        </w:r>
        <w:r>
          <w:rPr>
            <w:rFonts w:ascii="Times New Roman" w:eastAsia="宋体" w:hAnsi="Times New Roman" w:cs="Times New Roman" w:hint="default"/>
            <w:color w:val="000000" w:themeColor="text1"/>
            <w:sz w:val="24"/>
            <w:szCs w:val="24"/>
            <w:u w:val="single"/>
            <w:lang w:val="zh-TW" w:eastAsia="zh-TW"/>
          </w:rPr>
          <w:delText>万元）</w:delText>
        </w:r>
      </w:del>
      <w:r>
        <w:rPr>
          <w:rFonts w:ascii="Times New Roman" w:eastAsia="宋体" w:hAnsi="Times New Roman" w:cs="Times New Roman" w:hint="default"/>
          <w:color w:val="000000" w:themeColor="text1"/>
          <w:sz w:val="24"/>
          <w:szCs w:val="24"/>
          <w:u w:val="single"/>
          <w:lang w:val="zh-TW" w:eastAsia="zh-TW"/>
        </w:rPr>
        <w:t>。</w:t>
      </w:r>
    </w:p>
    <w:p w14:paraId="0EB1F63B" w14:textId="77777777" w:rsidR="0057420F" w:rsidRDefault="004B6417">
      <w:pPr>
        <w:pStyle w:val="Af1"/>
        <w:spacing w:line="360" w:lineRule="auto"/>
        <w:ind w:left="105"/>
        <w:rPr>
          <w:rFonts w:ascii="Times New Roman" w:eastAsia="宋体" w:hAnsi="Times New Roman" w:cs="Times New Roman" w:hint="default"/>
          <w:color w:val="000000" w:themeColor="text1"/>
          <w:sz w:val="24"/>
          <w:szCs w:val="24"/>
          <w:lang w:val="zh-TW" w:eastAsia="zh-TW"/>
        </w:rPr>
      </w:pPr>
      <w:r>
        <w:rPr>
          <w:rFonts w:ascii="Times New Roman" w:eastAsia="宋体" w:hAnsi="Times New Roman" w:cs="Times New Roman"/>
          <w:color w:val="000000" w:themeColor="text1"/>
          <w:sz w:val="24"/>
          <w:szCs w:val="24"/>
          <w:lang w:val="zh-TW"/>
        </w:rPr>
        <w:t>（二）</w:t>
      </w:r>
      <w:commentRangeStart w:id="121"/>
      <w:commentRangeStart w:id="122"/>
      <w:r>
        <w:rPr>
          <w:rFonts w:ascii="Times New Roman" w:eastAsia="宋体" w:hAnsi="Times New Roman" w:cs="Times New Roman"/>
          <w:color w:val="000000" w:themeColor="text1"/>
          <w:sz w:val="24"/>
          <w:szCs w:val="24"/>
          <w:lang w:val="zh-TW" w:eastAsia="zh-TW"/>
        </w:rPr>
        <w:t>付款方式</w:t>
      </w:r>
      <w:commentRangeEnd w:id="121"/>
      <w:r>
        <w:rPr>
          <w:rStyle w:val="af"/>
          <w:rFonts w:asciiTheme="minorHAnsi" w:eastAsiaTheme="minorEastAsia" w:hAnsiTheme="minorHAnsi" w:cstheme="minorBidi"/>
          <w:color w:val="auto"/>
        </w:rPr>
        <w:commentReference w:id="121"/>
      </w:r>
      <w:commentRangeEnd w:id="122"/>
      <w:r>
        <w:commentReference w:id="122"/>
      </w:r>
      <w:r>
        <w:rPr>
          <w:rFonts w:ascii="Times New Roman" w:eastAsia="宋体" w:hAnsi="Times New Roman" w:cs="Times New Roman" w:hint="default"/>
          <w:color w:val="000000" w:themeColor="text1"/>
          <w:sz w:val="24"/>
          <w:szCs w:val="24"/>
          <w:lang w:val="zh-TW" w:eastAsia="zh-TW"/>
        </w:rPr>
        <w:t>和时间</w:t>
      </w:r>
    </w:p>
    <w:p w14:paraId="5C3FF7AB" w14:textId="77777777" w:rsidR="0057420F" w:rsidRDefault="004B6417">
      <w:pPr>
        <w:pStyle w:val="Af1"/>
        <w:numPr>
          <w:ilvl w:val="0"/>
          <w:numId w:val="2"/>
        </w:numPr>
        <w:spacing w:line="360" w:lineRule="auto"/>
        <w:rPr>
          <w:rFonts w:ascii="Times New Roman" w:eastAsia="宋体" w:hAnsi="Times New Roman" w:cs="Times New Roman" w:hint="default"/>
          <w:color w:val="000000" w:themeColor="text1"/>
          <w:sz w:val="24"/>
          <w:szCs w:val="24"/>
          <w:lang w:val="zh-TW"/>
        </w:rPr>
      </w:pPr>
      <w:r>
        <w:rPr>
          <w:rFonts w:ascii="Times New Roman" w:eastAsia="宋体" w:hAnsi="Times New Roman" w:cs="Times New Roman" w:hint="default"/>
          <w:color w:val="000000" w:themeColor="text1"/>
          <w:sz w:val="24"/>
          <w:szCs w:val="24"/>
          <w:lang w:val="zh-TW" w:eastAsia="zh-TW"/>
        </w:rPr>
        <w:t>第一</w:t>
      </w:r>
      <w:r>
        <w:rPr>
          <w:rFonts w:ascii="Times New Roman" w:eastAsia="宋体" w:hAnsi="Times New Roman" w:cs="Times New Roman"/>
          <w:color w:val="000000" w:themeColor="text1"/>
          <w:sz w:val="24"/>
          <w:szCs w:val="24"/>
          <w:lang w:val="zh-TW"/>
        </w:rPr>
        <w:t>期</w:t>
      </w:r>
      <w:r>
        <w:rPr>
          <w:rFonts w:ascii="Times New Roman" w:eastAsia="宋体" w:hAnsi="Times New Roman" w:cs="Times New Roman" w:hint="default"/>
          <w:color w:val="000000" w:themeColor="text1"/>
          <w:sz w:val="24"/>
          <w:szCs w:val="24"/>
          <w:lang w:val="zh-TW" w:eastAsia="zh-TW"/>
        </w:rPr>
        <w:t>付款</w:t>
      </w:r>
      <w:r>
        <w:rPr>
          <w:rFonts w:ascii="Times New Roman" w:eastAsia="宋体" w:hAnsi="Times New Roman" w:cs="Times New Roman"/>
          <w:color w:val="000000" w:themeColor="text1"/>
          <w:sz w:val="24"/>
          <w:szCs w:val="24"/>
          <w:lang w:val="zh-TW" w:eastAsia="zh-TW"/>
        </w:rPr>
        <w:t>（</w:t>
      </w:r>
      <w:ins w:id="123" w:author="赵剑" w:date="2025-05-16T11:07:00Z">
        <w:r>
          <w:rPr>
            <w:rFonts w:ascii="Times New Roman" w:eastAsia="宋体" w:hAnsi="Times New Roman" w:cs="Times New Roman"/>
            <w:color w:val="000000" w:themeColor="text1"/>
            <w:sz w:val="24"/>
            <w:szCs w:val="24"/>
          </w:rPr>
          <w:t>1</w:t>
        </w:r>
      </w:ins>
      <w:r>
        <w:rPr>
          <w:rFonts w:ascii="Times New Roman" w:eastAsia="宋体" w:hAnsi="Times New Roman" w:cs="Times New Roman"/>
          <w:color w:val="000000" w:themeColor="text1"/>
          <w:sz w:val="24"/>
          <w:szCs w:val="24"/>
        </w:rPr>
        <w:t>2.3</w:t>
      </w:r>
      <w:del w:id="124" w:author="赵剑" w:date="2025-05-16T11:06:00Z">
        <w:r>
          <w:rPr>
            <w:rFonts w:ascii="Times New Roman" w:eastAsia="宋体" w:hAnsi="Times New Roman" w:cs="Times New Roman"/>
            <w:color w:val="000000" w:themeColor="text1"/>
            <w:sz w:val="24"/>
            <w:szCs w:val="24"/>
            <w:lang w:val="zh-TW"/>
          </w:rPr>
          <w:delText>20</w:delText>
        </w:r>
      </w:del>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hint="default"/>
          <w:color w:val="000000" w:themeColor="text1"/>
          <w:sz w:val="24"/>
          <w:szCs w:val="24"/>
          <w:u w:val="single"/>
          <w:lang w:val="zh-TW" w:eastAsia="zh-TW"/>
        </w:rPr>
        <w:t>人民币</w:t>
      </w:r>
      <w:del w:id="125" w:author="赵剑" w:date="2025-05-16T11:07:00Z">
        <w:r>
          <w:rPr>
            <w:rFonts w:ascii="Times New Roman" w:eastAsia="宋体" w:hAnsi="Times New Roman" w:cs="Times New Roman" w:hint="default"/>
            <w:color w:val="000000" w:themeColor="text1"/>
            <w:sz w:val="24"/>
            <w:szCs w:val="24"/>
            <w:u w:val="single"/>
          </w:rPr>
          <w:delText>壹佰贰拾贰</w:delText>
        </w:r>
      </w:del>
      <w:ins w:id="126" w:author="赵剑" w:date="2025-05-16T11:07:00Z">
        <w:r>
          <w:rPr>
            <w:rFonts w:ascii="Times New Roman" w:eastAsia="宋体" w:hAnsi="Times New Roman" w:cs="Times New Roman"/>
            <w:color w:val="000000" w:themeColor="text1"/>
            <w:sz w:val="24"/>
            <w:szCs w:val="24"/>
            <w:u w:val="single"/>
          </w:rPr>
          <w:t>捌拾</w:t>
        </w:r>
      </w:ins>
      <w:r>
        <w:rPr>
          <w:rFonts w:ascii="Times New Roman" w:eastAsia="宋体" w:hAnsi="Times New Roman" w:cs="Times New Roman"/>
          <w:color w:val="000000" w:themeColor="text1"/>
          <w:sz w:val="24"/>
          <w:szCs w:val="24"/>
          <w:u w:val="single"/>
        </w:rPr>
        <w:t>叁</w:t>
      </w:r>
      <w:r>
        <w:rPr>
          <w:rFonts w:ascii="Times New Roman" w:eastAsia="宋体" w:hAnsi="Times New Roman" w:cs="Times New Roman"/>
          <w:color w:val="000000" w:themeColor="text1"/>
          <w:sz w:val="24"/>
          <w:szCs w:val="24"/>
          <w:u w:val="single"/>
          <w:lang w:val="zh-TW"/>
        </w:rPr>
        <w:t>万</w:t>
      </w:r>
      <w:ins w:id="127" w:author="赵剑" w:date="2025-05-22T09:54:00Z">
        <w:r>
          <w:rPr>
            <w:rFonts w:ascii="Times New Roman" w:eastAsia="宋体" w:hAnsi="Times New Roman" w:cs="Times New Roman"/>
            <w:color w:val="000000" w:themeColor="text1"/>
            <w:sz w:val="24"/>
            <w:szCs w:val="24"/>
            <w:u w:val="single"/>
          </w:rPr>
          <w:t>陆</w:t>
        </w:r>
      </w:ins>
      <w:ins w:id="128" w:author="赵剑" w:date="2025-05-16T11:07:00Z">
        <w:r>
          <w:rPr>
            <w:rFonts w:ascii="Times New Roman" w:eastAsia="宋体" w:hAnsi="Times New Roman" w:cs="Times New Roman"/>
            <w:color w:val="000000" w:themeColor="text1"/>
            <w:sz w:val="24"/>
            <w:szCs w:val="24"/>
            <w:u w:val="single"/>
          </w:rPr>
          <w:t>仟</w:t>
        </w:r>
      </w:ins>
      <w:r>
        <w:rPr>
          <w:rFonts w:ascii="Times New Roman" w:eastAsia="宋体" w:hAnsi="Times New Roman" w:cs="Times New Roman"/>
          <w:color w:val="000000" w:themeColor="text1"/>
          <w:sz w:val="24"/>
          <w:szCs w:val="24"/>
          <w:u w:val="single"/>
          <w:lang w:val="zh-TW"/>
        </w:rPr>
        <w:t>圆整</w:t>
      </w:r>
      <w:r>
        <w:rPr>
          <w:rFonts w:ascii="Times New Roman" w:eastAsia="宋体" w:hAnsi="Times New Roman" w:cs="Times New Roman" w:hint="default"/>
          <w:color w:val="000000" w:themeColor="text1"/>
          <w:sz w:val="24"/>
          <w:szCs w:val="24"/>
          <w:u w:val="single"/>
          <w:lang w:val="zh-TW" w:eastAsia="zh-TW"/>
        </w:rPr>
        <w:t>（</w:t>
      </w:r>
      <w:r>
        <w:rPr>
          <w:rFonts w:ascii="Times New Roman" w:eastAsia="宋体" w:hAnsi="Times New Roman" w:cs="Times New Roman" w:hint="default"/>
          <w:color w:val="000000" w:themeColor="text1"/>
          <w:sz w:val="24"/>
          <w:szCs w:val="24"/>
          <w:u w:val="single"/>
          <w:lang w:val="zh-TW"/>
        </w:rPr>
        <w:t>¥</w:t>
      </w:r>
      <w:ins w:id="129" w:author="赵剑" w:date="2025-05-22T09:53:00Z">
        <w:r>
          <w:rPr>
            <w:rFonts w:ascii="Times New Roman" w:eastAsia="宋体" w:hAnsi="Times New Roman" w:cs="Times New Roman"/>
            <w:color w:val="000000" w:themeColor="text1"/>
            <w:sz w:val="24"/>
            <w:szCs w:val="24"/>
            <w:u w:val="single"/>
          </w:rPr>
          <w:t>8</w:t>
        </w:r>
      </w:ins>
      <w:r>
        <w:rPr>
          <w:rFonts w:ascii="Times New Roman" w:eastAsia="宋体" w:hAnsi="Times New Roman" w:cs="Times New Roman"/>
          <w:color w:val="000000" w:themeColor="text1"/>
          <w:sz w:val="24"/>
          <w:szCs w:val="24"/>
          <w:u w:val="single"/>
        </w:rPr>
        <w:t>3</w:t>
      </w:r>
      <w:ins w:id="130" w:author="赵剑" w:date="2025-05-22T09:53:00Z">
        <w:r>
          <w:rPr>
            <w:rFonts w:ascii="Times New Roman" w:eastAsia="宋体" w:hAnsi="Times New Roman" w:cs="Times New Roman"/>
            <w:color w:val="000000" w:themeColor="text1"/>
            <w:sz w:val="24"/>
            <w:szCs w:val="24"/>
            <w:u w:val="single"/>
          </w:rPr>
          <w:t>.6</w:t>
        </w:r>
      </w:ins>
      <w:del w:id="131" w:author="赵剑" w:date="2025-05-16T11:07:00Z">
        <w:r>
          <w:rPr>
            <w:rFonts w:ascii="Times New Roman" w:eastAsia="宋体" w:hAnsi="Times New Roman" w:cs="Times New Roman"/>
            <w:color w:val="000000" w:themeColor="text1"/>
            <w:sz w:val="24"/>
            <w:szCs w:val="24"/>
            <w:u w:val="single"/>
            <w:lang w:val="zh-TW"/>
          </w:rPr>
          <w:delText>122</w:delText>
        </w:r>
        <w:r>
          <w:rPr>
            <w:rFonts w:ascii="Times New Roman" w:eastAsia="宋体" w:hAnsi="Times New Roman" w:cs="Times New Roman" w:hint="default"/>
            <w:color w:val="000000" w:themeColor="text1"/>
            <w:sz w:val="24"/>
            <w:szCs w:val="24"/>
            <w:u w:val="single"/>
            <w:lang w:val="zh-TW"/>
          </w:rPr>
          <w:delText>.0</w:delText>
        </w:r>
      </w:del>
      <w:r>
        <w:rPr>
          <w:rFonts w:ascii="Times New Roman" w:eastAsia="宋体" w:hAnsi="Times New Roman" w:cs="Times New Roman" w:hint="default"/>
          <w:color w:val="000000" w:themeColor="text1"/>
          <w:sz w:val="24"/>
          <w:szCs w:val="24"/>
          <w:u w:val="single"/>
          <w:lang w:val="zh-TW"/>
        </w:rPr>
        <w:t>0</w:t>
      </w:r>
      <w:r>
        <w:rPr>
          <w:rFonts w:ascii="Times New Roman" w:eastAsia="宋体" w:hAnsi="Times New Roman" w:cs="Times New Roman" w:hint="default"/>
          <w:color w:val="000000" w:themeColor="text1"/>
          <w:sz w:val="24"/>
          <w:szCs w:val="24"/>
          <w:u w:val="single"/>
          <w:lang w:val="zh-TW"/>
        </w:rPr>
        <w:t>万</w:t>
      </w:r>
      <w:r>
        <w:rPr>
          <w:rFonts w:ascii="Times New Roman" w:eastAsia="宋体" w:hAnsi="Times New Roman" w:cs="Times New Roman" w:hint="default"/>
          <w:color w:val="000000" w:themeColor="text1"/>
          <w:sz w:val="24"/>
          <w:szCs w:val="24"/>
          <w:u w:val="single"/>
          <w:lang w:val="zh-TW" w:eastAsia="zh-TW"/>
        </w:rPr>
        <w:t>元）</w:t>
      </w:r>
      <w:r>
        <w:rPr>
          <w:rFonts w:ascii="Times New Roman" w:eastAsia="宋体" w:hAnsi="Times New Roman" w:cs="Times New Roman" w:hint="default"/>
          <w:color w:val="000000" w:themeColor="text1"/>
          <w:sz w:val="24"/>
          <w:szCs w:val="24"/>
          <w:lang w:val="zh-TW" w:eastAsia="zh-TW"/>
        </w:rPr>
        <w:t>，时间：</w:t>
      </w:r>
      <w:r>
        <w:rPr>
          <w:rFonts w:ascii="Times New Roman" w:eastAsia="宋体" w:hAnsi="Times New Roman" w:cs="Times New Roman"/>
          <w:color w:val="000000" w:themeColor="text1"/>
          <w:sz w:val="24"/>
          <w:szCs w:val="24"/>
          <w:lang w:val="zh-TW" w:eastAsia="zh-TW"/>
        </w:rPr>
        <w:t>合同签字生效后</w:t>
      </w:r>
      <w:r>
        <w:rPr>
          <w:rFonts w:ascii="Times New Roman" w:eastAsia="宋体" w:hAnsi="Times New Roman" w:cs="Times New Roman"/>
          <w:color w:val="000000" w:themeColor="text1"/>
          <w:sz w:val="24"/>
          <w:szCs w:val="24"/>
          <w:lang w:val="zh-TW" w:eastAsia="zh-TW"/>
        </w:rPr>
        <w:t>20</w:t>
      </w:r>
      <w:r>
        <w:rPr>
          <w:rFonts w:ascii="Times New Roman" w:eastAsia="宋体" w:hAnsi="Times New Roman" w:cs="Times New Roman"/>
          <w:color w:val="000000" w:themeColor="text1"/>
          <w:sz w:val="24"/>
          <w:szCs w:val="24"/>
          <w:lang w:val="zh-TW" w:eastAsia="zh-TW"/>
        </w:rPr>
        <w:t>日内</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rPr>
        <w:t>由甲方</w:t>
      </w: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t>支付，</w:t>
      </w:r>
      <w:ins w:id="132" w:author="赵剑" w:date="2025-05-06T16:14:00Z">
        <w:r>
          <w:rPr>
            <w:rFonts w:ascii="Times New Roman" w:eastAsia="宋体" w:hAnsi="Times New Roman" w:cs="Times New Roman"/>
            <w:color w:val="000000" w:themeColor="text1"/>
            <w:sz w:val="24"/>
            <w:szCs w:val="24"/>
          </w:rPr>
          <w:t>这一期间需要完成提取物的大鼠和比格犬的急毒实验，根据急毒结果调整整体项目的进度</w:t>
        </w:r>
      </w:ins>
      <w:r>
        <w:rPr>
          <w:rFonts w:ascii="Times New Roman" w:eastAsia="宋体" w:hAnsi="Times New Roman" w:cs="Times New Roman" w:hint="default"/>
          <w:color w:val="000000" w:themeColor="text1"/>
          <w:sz w:val="24"/>
          <w:szCs w:val="24"/>
          <w:lang w:val="zh-TW" w:eastAsia="zh-TW"/>
        </w:rPr>
        <w:t>。</w:t>
      </w:r>
      <w:ins w:id="133" w:author="xiaoyan zhang" w:date="2025-05-15T15:08:00Z">
        <w:r>
          <w:rPr>
            <w:rFonts w:ascii="Times New Roman" w:eastAsia="宋体" w:hAnsi="Times New Roman" w:cs="Times New Roman" w:hint="default"/>
            <w:color w:val="000000" w:themeColor="text1"/>
            <w:sz w:val="24"/>
            <w:szCs w:val="24"/>
            <w:lang w:val="zh-TW"/>
          </w:rPr>
          <w:t xml:space="preserve"> </w:t>
        </w:r>
      </w:ins>
    </w:p>
    <w:p w14:paraId="1D0D4AD7" w14:textId="77777777" w:rsidR="0057420F" w:rsidRDefault="004B6417">
      <w:pPr>
        <w:pStyle w:val="Af1"/>
        <w:numPr>
          <w:ilvl w:val="0"/>
          <w:numId w:val="2"/>
        </w:numPr>
        <w:spacing w:line="360" w:lineRule="auto"/>
        <w:rPr>
          <w:rFonts w:ascii="Times New Roman" w:eastAsia="宋体" w:hAnsi="Times New Roman" w:cs="Times New Roman" w:hint="default"/>
          <w:color w:val="000000" w:themeColor="text1"/>
          <w:sz w:val="24"/>
          <w:szCs w:val="24"/>
          <w:lang w:val="zh-TW"/>
        </w:rPr>
      </w:pPr>
      <w:r>
        <w:rPr>
          <w:rFonts w:ascii="Times New Roman" w:eastAsia="宋体" w:hAnsi="Times New Roman" w:cs="Times New Roman" w:hint="default"/>
          <w:color w:val="000000" w:themeColor="text1"/>
          <w:sz w:val="24"/>
          <w:szCs w:val="24"/>
          <w:lang w:val="zh-TW" w:eastAsia="zh-TW"/>
        </w:rPr>
        <w:t>第二</w:t>
      </w:r>
      <w:r>
        <w:rPr>
          <w:rFonts w:ascii="Times New Roman" w:eastAsia="宋体" w:hAnsi="Times New Roman" w:cs="Times New Roman"/>
          <w:color w:val="000000" w:themeColor="text1"/>
          <w:sz w:val="24"/>
          <w:szCs w:val="24"/>
          <w:lang w:val="zh-TW"/>
        </w:rPr>
        <w:t>期</w:t>
      </w:r>
      <w:r>
        <w:rPr>
          <w:rFonts w:ascii="Times New Roman" w:eastAsia="宋体" w:hAnsi="Times New Roman" w:cs="Times New Roman" w:hint="default"/>
          <w:color w:val="000000" w:themeColor="text1"/>
          <w:sz w:val="24"/>
          <w:szCs w:val="24"/>
          <w:lang w:val="zh-TW" w:eastAsia="zh-TW"/>
        </w:rPr>
        <w:t>付款</w:t>
      </w:r>
      <w:r>
        <w:rPr>
          <w:rFonts w:ascii="Times New Roman" w:eastAsia="宋体" w:hAnsi="Times New Roman" w:cs="Times New Roman"/>
          <w:color w:val="000000" w:themeColor="text1"/>
          <w:sz w:val="24"/>
          <w:szCs w:val="24"/>
          <w:lang w:val="zh-TW" w:eastAsia="zh-TW"/>
        </w:rPr>
        <w:t>（</w:t>
      </w:r>
      <w:r>
        <w:rPr>
          <w:rFonts w:ascii="Times New Roman" w:eastAsia="宋体" w:hAnsi="Times New Roman" w:cs="Times New Roman"/>
          <w:color w:val="000000" w:themeColor="text1"/>
          <w:sz w:val="24"/>
          <w:szCs w:val="24"/>
        </w:rPr>
        <w:t>10</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hint="default"/>
          <w:color w:val="000000" w:themeColor="text1"/>
          <w:sz w:val="24"/>
          <w:szCs w:val="24"/>
          <w:u w:val="single"/>
          <w:lang w:val="zh-TW" w:eastAsia="zh-TW"/>
        </w:rPr>
        <w:t>人民币</w:t>
      </w:r>
      <w:r>
        <w:rPr>
          <w:rFonts w:ascii="Times New Roman" w:eastAsia="宋体" w:hAnsi="Times New Roman" w:cs="Times New Roman"/>
          <w:color w:val="000000" w:themeColor="text1"/>
          <w:sz w:val="24"/>
          <w:szCs w:val="24"/>
          <w:u w:val="single"/>
        </w:rPr>
        <w:t>陆</w:t>
      </w:r>
      <w:r>
        <w:rPr>
          <w:rFonts w:ascii="Times New Roman" w:eastAsia="宋体" w:hAnsi="Times New Roman" w:cs="Times New Roman"/>
          <w:color w:val="000000" w:themeColor="text1"/>
          <w:sz w:val="24"/>
          <w:szCs w:val="24"/>
          <w:u w:val="single"/>
          <w:lang w:val="zh-TW"/>
        </w:rPr>
        <w:t>拾</w:t>
      </w:r>
      <w:r>
        <w:rPr>
          <w:rFonts w:ascii="Times New Roman" w:eastAsia="宋体" w:hAnsi="Times New Roman" w:cs="Times New Roman"/>
          <w:color w:val="000000" w:themeColor="text1"/>
          <w:sz w:val="24"/>
          <w:szCs w:val="24"/>
          <w:u w:val="single"/>
        </w:rPr>
        <w:t>捌</w:t>
      </w:r>
      <w:r>
        <w:rPr>
          <w:rFonts w:ascii="Times New Roman" w:eastAsia="宋体" w:hAnsi="Times New Roman" w:cs="Times New Roman"/>
          <w:color w:val="000000" w:themeColor="text1"/>
          <w:sz w:val="24"/>
          <w:szCs w:val="24"/>
          <w:u w:val="single"/>
          <w:lang w:val="zh-TW"/>
        </w:rPr>
        <w:t>万圆整</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color w:val="000000" w:themeColor="text1"/>
          <w:sz w:val="24"/>
          <w:szCs w:val="24"/>
          <w:u w:val="single"/>
          <w:lang w:val="zh-TW"/>
        </w:rPr>
        <w:t>6</w:t>
      </w:r>
      <w:r>
        <w:rPr>
          <w:rFonts w:ascii="Times New Roman" w:eastAsia="宋体" w:hAnsi="Times New Roman" w:cs="Times New Roman"/>
          <w:color w:val="000000" w:themeColor="text1"/>
          <w:sz w:val="24"/>
          <w:szCs w:val="24"/>
          <w:u w:val="single"/>
        </w:rPr>
        <w:t>8</w:t>
      </w:r>
      <w:r>
        <w:rPr>
          <w:rFonts w:ascii="Times New Roman" w:eastAsia="宋体" w:hAnsi="Times New Roman" w:cs="Times New Roman"/>
          <w:color w:val="000000" w:themeColor="text1"/>
          <w:sz w:val="24"/>
          <w:szCs w:val="24"/>
          <w:u w:val="single"/>
          <w:lang w:val="zh-TW"/>
        </w:rPr>
        <w:t>.00</w:t>
      </w:r>
      <w:r>
        <w:rPr>
          <w:rFonts w:ascii="Times New Roman" w:eastAsia="宋体" w:hAnsi="Times New Roman" w:cs="Times New Roman" w:hint="default"/>
          <w:color w:val="000000" w:themeColor="text1"/>
          <w:sz w:val="24"/>
          <w:szCs w:val="24"/>
          <w:u w:val="single"/>
          <w:lang w:val="zh-TW"/>
        </w:rPr>
        <w:t>万</w:t>
      </w:r>
      <w:r>
        <w:rPr>
          <w:rFonts w:ascii="Times New Roman" w:eastAsia="宋体" w:hAnsi="Times New Roman" w:cs="Times New Roman" w:hint="default"/>
          <w:color w:val="000000" w:themeColor="text1"/>
          <w:sz w:val="24"/>
          <w:szCs w:val="24"/>
          <w:u w:val="single"/>
          <w:lang w:val="zh-TW" w:eastAsia="zh-TW"/>
        </w:rPr>
        <w:t>元）</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color w:val="000000" w:themeColor="text1"/>
          <w:sz w:val="24"/>
          <w:szCs w:val="24"/>
          <w:lang w:val="zh-TW"/>
        </w:rPr>
        <w:t>时间：乙方完成</w:t>
      </w:r>
      <w:r>
        <w:rPr>
          <w:rFonts w:ascii="Times New Roman" w:eastAsia="宋体" w:hAnsi="Times New Roman" w:cs="Times New Roman"/>
          <w:color w:val="000000" w:themeColor="text1"/>
          <w:sz w:val="24"/>
          <w:szCs w:val="24"/>
          <w:lang w:val="zh-TW"/>
        </w:rPr>
        <w:t>1</w:t>
      </w:r>
      <w:r>
        <w:rPr>
          <w:rFonts w:ascii="Times New Roman" w:eastAsia="宋体" w:hAnsi="Times New Roman" w:cs="Times New Roman"/>
          <w:color w:val="000000" w:themeColor="text1"/>
          <w:sz w:val="24"/>
          <w:szCs w:val="24"/>
          <w:lang w:val="zh-TW"/>
        </w:rPr>
        <w:t>批安评批次产品并经甲方验收确认之日起</w:t>
      </w:r>
      <w:r>
        <w:rPr>
          <w:rFonts w:ascii="Times New Roman" w:eastAsia="宋体" w:hAnsi="Times New Roman" w:cs="Times New Roman"/>
          <w:color w:val="000000" w:themeColor="text1"/>
          <w:sz w:val="24"/>
          <w:szCs w:val="24"/>
          <w:lang w:val="zh-TW"/>
        </w:rPr>
        <w:t>10</w:t>
      </w:r>
      <w:r>
        <w:rPr>
          <w:rFonts w:ascii="Times New Roman" w:eastAsia="宋体" w:hAnsi="Times New Roman" w:cs="Times New Roman"/>
          <w:color w:val="000000" w:themeColor="text1"/>
          <w:sz w:val="24"/>
          <w:szCs w:val="24"/>
          <w:lang w:val="zh-TW"/>
        </w:rPr>
        <w:t>个工作日内，</w:t>
      </w:r>
      <w:r>
        <w:rPr>
          <w:rFonts w:ascii="Times New Roman" w:eastAsia="宋体" w:hAnsi="Times New Roman" w:cs="Times New Roman"/>
          <w:color w:val="000000" w:themeColor="text1"/>
          <w:sz w:val="24"/>
          <w:szCs w:val="24"/>
        </w:rPr>
        <w:t>前提是先用这个安评批次产品做完大鼠和比格犬</w:t>
      </w:r>
      <w:r>
        <w:rPr>
          <w:rFonts w:ascii="Times New Roman" w:eastAsia="宋体" w:hAnsi="Times New Roman" w:cs="Times New Roman"/>
          <w:color w:val="000000" w:themeColor="text1"/>
          <w:sz w:val="24"/>
          <w:szCs w:val="24"/>
        </w:rPr>
        <w:t>4</w:t>
      </w:r>
      <w:r>
        <w:rPr>
          <w:rFonts w:ascii="Times New Roman" w:eastAsia="宋体" w:hAnsi="Times New Roman" w:cs="Times New Roman"/>
          <w:color w:val="000000" w:themeColor="text1"/>
          <w:sz w:val="24"/>
          <w:szCs w:val="24"/>
        </w:rPr>
        <w:t>周剂量探索实验（</w:t>
      </w:r>
      <w:r>
        <w:rPr>
          <w:rFonts w:ascii="Times New Roman" w:eastAsia="宋体" w:hAnsi="Times New Roman" w:cs="Times New Roman"/>
          <w:color w:val="000000" w:themeColor="text1"/>
          <w:sz w:val="24"/>
          <w:szCs w:val="24"/>
        </w:rPr>
        <w:t>DRF</w:t>
      </w:r>
      <w:r>
        <w:rPr>
          <w:rFonts w:ascii="Times New Roman" w:eastAsia="宋体" w:hAnsi="Times New Roman" w:cs="Times New Roman"/>
          <w:color w:val="000000" w:themeColor="text1"/>
          <w:sz w:val="24"/>
          <w:szCs w:val="24"/>
        </w:rPr>
        <w:t>，非</w:t>
      </w:r>
      <w:r>
        <w:rPr>
          <w:rFonts w:ascii="Times New Roman" w:eastAsia="宋体" w:hAnsi="Times New Roman" w:cs="Times New Roman"/>
          <w:color w:val="000000" w:themeColor="text1"/>
          <w:sz w:val="24"/>
          <w:szCs w:val="24"/>
        </w:rPr>
        <w:t>GLP</w:t>
      </w:r>
      <w:r>
        <w:rPr>
          <w:rFonts w:ascii="Times New Roman" w:eastAsia="宋体" w:hAnsi="Times New Roman" w:cs="Times New Roman"/>
          <w:color w:val="000000" w:themeColor="text1"/>
          <w:sz w:val="24"/>
          <w:szCs w:val="24"/>
        </w:rPr>
        <w:t>），根据结果来判定整体项目推进的进度</w:t>
      </w:r>
      <w:r>
        <w:rPr>
          <w:rFonts w:ascii="Times New Roman" w:eastAsia="宋体" w:hAnsi="Times New Roman" w:cs="Times New Roman"/>
          <w:color w:val="000000" w:themeColor="text1"/>
          <w:sz w:val="24"/>
          <w:szCs w:val="24"/>
          <w:lang w:val="zh-TW"/>
        </w:rPr>
        <w:t>；</w:t>
      </w:r>
    </w:p>
    <w:p w14:paraId="21FCED47" w14:textId="77777777" w:rsidR="0057420F" w:rsidRDefault="004B6417">
      <w:pPr>
        <w:pStyle w:val="Af1"/>
        <w:numPr>
          <w:ilvl w:val="0"/>
          <w:numId w:val="2"/>
        </w:numPr>
        <w:spacing w:line="360" w:lineRule="auto"/>
        <w:ind w:left="0" w:firstLineChars="200" w:firstLine="480"/>
        <w:rPr>
          <w:rFonts w:ascii="Times New Roman" w:eastAsia="宋体" w:hAnsi="Times New Roman" w:cs="Times New Roman" w:hint="default"/>
          <w:color w:val="000000" w:themeColor="text1"/>
          <w:sz w:val="24"/>
          <w:szCs w:val="24"/>
          <w:lang w:val="zh-TW"/>
        </w:rPr>
      </w:pPr>
      <w:r>
        <w:rPr>
          <w:rFonts w:ascii="Times New Roman" w:eastAsia="宋体" w:hAnsi="Times New Roman" w:cs="Times New Roman"/>
          <w:color w:val="000000" w:themeColor="text1"/>
          <w:sz w:val="24"/>
          <w:szCs w:val="24"/>
          <w:lang w:val="zh-TW" w:eastAsia="zh-TW"/>
        </w:rPr>
        <w:t>第</w:t>
      </w:r>
      <w:r>
        <w:rPr>
          <w:rFonts w:ascii="Times New Roman" w:eastAsia="宋体" w:hAnsi="Times New Roman" w:cs="Times New Roman"/>
          <w:color w:val="000000" w:themeColor="text1"/>
          <w:sz w:val="24"/>
          <w:szCs w:val="24"/>
          <w:lang w:val="zh-TW"/>
        </w:rPr>
        <w:t>三期</w:t>
      </w:r>
      <w:r>
        <w:rPr>
          <w:rFonts w:ascii="Times New Roman" w:eastAsia="宋体" w:hAnsi="Times New Roman" w:cs="Times New Roman"/>
          <w:color w:val="000000" w:themeColor="text1"/>
          <w:sz w:val="24"/>
          <w:szCs w:val="24"/>
          <w:lang w:val="zh-TW" w:eastAsia="zh-TW"/>
        </w:rPr>
        <w:t>付款（</w:t>
      </w:r>
      <w:r>
        <w:rPr>
          <w:rFonts w:ascii="Times New Roman" w:eastAsia="宋体" w:hAnsi="Times New Roman" w:cs="Times New Roman"/>
          <w:color w:val="000000" w:themeColor="text1"/>
          <w:sz w:val="24"/>
          <w:szCs w:val="24"/>
        </w:rPr>
        <w:t>10</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hint="default"/>
          <w:color w:val="000000" w:themeColor="text1"/>
          <w:sz w:val="24"/>
          <w:szCs w:val="24"/>
          <w:u w:val="single"/>
          <w:lang w:val="zh-TW" w:eastAsia="zh-TW"/>
        </w:rPr>
        <w:t>人民币</w:t>
      </w:r>
      <w:r>
        <w:rPr>
          <w:rFonts w:ascii="Times New Roman" w:eastAsia="宋体" w:hAnsi="Times New Roman" w:cs="Times New Roman"/>
          <w:color w:val="000000" w:themeColor="text1"/>
          <w:sz w:val="24"/>
          <w:szCs w:val="24"/>
          <w:u w:val="single"/>
        </w:rPr>
        <w:t>陆</w:t>
      </w:r>
      <w:r>
        <w:rPr>
          <w:rFonts w:ascii="Times New Roman" w:eastAsia="宋体" w:hAnsi="Times New Roman" w:cs="Times New Roman"/>
          <w:color w:val="000000" w:themeColor="text1"/>
          <w:sz w:val="24"/>
          <w:szCs w:val="24"/>
          <w:u w:val="single"/>
          <w:lang w:val="zh-TW"/>
        </w:rPr>
        <w:t>拾</w:t>
      </w:r>
      <w:r>
        <w:rPr>
          <w:rFonts w:ascii="Times New Roman" w:eastAsia="宋体" w:hAnsi="Times New Roman" w:cs="Times New Roman"/>
          <w:color w:val="000000" w:themeColor="text1"/>
          <w:sz w:val="24"/>
          <w:szCs w:val="24"/>
          <w:u w:val="single"/>
        </w:rPr>
        <w:t>捌</w:t>
      </w:r>
      <w:r>
        <w:rPr>
          <w:rFonts w:ascii="Times New Roman" w:eastAsia="宋体" w:hAnsi="Times New Roman" w:cs="Times New Roman"/>
          <w:color w:val="000000" w:themeColor="text1"/>
          <w:sz w:val="24"/>
          <w:szCs w:val="24"/>
          <w:u w:val="single"/>
          <w:lang w:val="zh-TW"/>
        </w:rPr>
        <w:t>万圆整</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color w:val="000000" w:themeColor="text1"/>
          <w:sz w:val="24"/>
          <w:szCs w:val="24"/>
          <w:u w:val="single"/>
          <w:lang w:val="zh-TW"/>
        </w:rPr>
        <w:t>6</w:t>
      </w:r>
      <w:r>
        <w:rPr>
          <w:rFonts w:ascii="Times New Roman" w:eastAsia="宋体" w:hAnsi="Times New Roman" w:cs="Times New Roman"/>
          <w:color w:val="000000" w:themeColor="text1"/>
          <w:sz w:val="24"/>
          <w:szCs w:val="24"/>
          <w:u w:val="single"/>
        </w:rPr>
        <w:t>8</w:t>
      </w:r>
      <w:r>
        <w:rPr>
          <w:rFonts w:ascii="Times New Roman" w:eastAsia="宋体" w:hAnsi="Times New Roman" w:cs="Times New Roman"/>
          <w:color w:val="000000" w:themeColor="text1"/>
          <w:sz w:val="24"/>
          <w:szCs w:val="24"/>
          <w:u w:val="single"/>
          <w:lang w:val="zh-TW"/>
        </w:rPr>
        <w:t>.00</w:t>
      </w:r>
      <w:r>
        <w:rPr>
          <w:rFonts w:ascii="Times New Roman" w:eastAsia="宋体" w:hAnsi="Times New Roman" w:cs="Times New Roman" w:hint="default"/>
          <w:color w:val="000000" w:themeColor="text1"/>
          <w:sz w:val="24"/>
          <w:szCs w:val="24"/>
          <w:u w:val="single"/>
          <w:lang w:val="zh-TW"/>
        </w:rPr>
        <w:t>万</w:t>
      </w:r>
      <w:r>
        <w:rPr>
          <w:rFonts w:ascii="Times New Roman" w:eastAsia="宋体" w:hAnsi="Times New Roman" w:cs="Times New Roman" w:hint="default"/>
          <w:color w:val="000000" w:themeColor="text1"/>
          <w:sz w:val="24"/>
          <w:szCs w:val="24"/>
          <w:u w:val="single"/>
          <w:lang w:val="zh-TW" w:eastAsia="zh-TW"/>
        </w:rPr>
        <w:t>元）</w:t>
      </w:r>
      <w:r>
        <w:rPr>
          <w:rFonts w:ascii="Times New Roman" w:eastAsia="宋体" w:hAnsi="Times New Roman" w:cs="Times New Roman"/>
          <w:color w:val="000000" w:themeColor="text1"/>
          <w:sz w:val="24"/>
          <w:szCs w:val="24"/>
          <w:lang w:val="zh-TW"/>
        </w:rPr>
        <w:t>，时间：启动药代动力学研究工作并经甲方确认之日起</w:t>
      </w:r>
      <w:r>
        <w:rPr>
          <w:rFonts w:ascii="Times New Roman" w:eastAsia="宋体" w:hAnsi="Times New Roman" w:cs="Times New Roman"/>
          <w:color w:val="000000" w:themeColor="text1"/>
          <w:sz w:val="24"/>
          <w:szCs w:val="24"/>
          <w:lang w:val="zh-TW"/>
        </w:rPr>
        <w:t>10</w:t>
      </w:r>
      <w:r>
        <w:rPr>
          <w:rFonts w:ascii="Times New Roman" w:eastAsia="宋体" w:hAnsi="Times New Roman" w:cs="Times New Roman"/>
          <w:color w:val="000000" w:themeColor="text1"/>
          <w:sz w:val="24"/>
          <w:szCs w:val="24"/>
          <w:lang w:val="zh-TW"/>
        </w:rPr>
        <w:t>个工作日内</w:t>
      </w:r>
      <w:r>
        <w:rPr>
          <w:rFonts w:ascii="Times New Roman" w:eastAsia="宋体" w:hAnsi="Times New Roman" w:cs="Times New Roman"/>
          <w:color w:val="000000" w:themeColor="text1"/>
          <w:sz w:val="24"/>
          <w:szCs w:val="24"/>
          <w:lang w:val="zh-TW" w:eastAsia="zh-TW"/>
        </w:rPr>
        <w:t>。</w:t>
      </w:r>
    </w:p>
    <w:p w14:paraId="7F278818" w14:textId="77777777" w:rsidR="0057420F" w:rsidRDefault="004B6417">
      <w:pPr>
        <w:pStyle w:val="Af1"/>
        <w:numPr>
          <w:ilvl w:val="0"/>
          <w:numId w:val="2"/>
        </w:numPr>
        <w:spacing w:line="360" w:lineRule="auto"/>
        <w:ind w:left="0" w:firstLineChars="200" w:firstLine="480"/>
        <w:rPr>
          <w:rFonts w:ascii="Times New Roman" w:eastAsia="宋体" w:hAnsi="Times New Roman" w:cs="Times New Roman" w:hint="default"/>
          <w:color w:val="000000" w:themeColor="text1"/>
          <w:sz w:val="24"/>
          <w:szCs w:val="24"/>
          <w:lang w:val="zh-TW"/>
        </w:rPr>
      </w:pPr>
      <w:r>
        <w:rPr>
          <w:rFonts w:ascii="Times New Roman" w:eastAsia="宋体" w:hAnsi="Times New Roman" w:cs="Times New Roman" w:hint="default"/>
          <w:color w:val="000000" w:themeColor="text1"/>
          <w:sz w:val="24"/>
          <w:szCs w:val="24"/>
          <w:lang w:val="zh-TW" w:eastAsia="zh-TW"/>
        </w:rPr>
        <w:t>第四期付款</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rPr>
        <w:t>10</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hint="default"/>
          <w:color w:val="000000" w:themeColor="text1"/>
          <w:sz w:val="24"/>
          <w:szCs w:val="24"/>
          <w:u w:val="single"/>
          <w:lang w:val="zh-TW" w:eastAsia="zh-TW"/>
        </w:rPr>
        <w:t>人民币</w:t>
      </w:r>
      <w:r>
        <w:rPr>
          <w:rFonts w:ascii="Times New Roman" w:eastAsia="宋体" w:hAnsi="Times New Roman" w:cs="Times New Roman"/>
          <w:color w:val="000000" w:themeColor="text1"/>
          <w:sz w:val="24"/>
          <w:szCs w:val="24"/>
          <w:u w:val="single"/>
        </w:rPr>
        <w:t>陆</w:t>
      </w:r>
      <w:r>
        <w:rPr>
          <w:rFonts w:ascii="Times New Roman" w:eastAsia="宋体" w:hAnsi="Times New Roman" w:cs="Times New Roman"/>
          <w:color w:val="000000" w:themeColor="text1"/>
          <w:sz w:val="24"/>
          <w:szCs w:val="24"/>
          <w:u w:val="single"/>
          <w:lang w:val="zh-TW"/>
        </w:rPr>
        <w:t>拾</w:t>
      </w:r>
      <w:r>
        <w:rPr>
          <w:rFonts w:ascii="Times New Roman" w:eastAsia="宋体" w:hAnsi="Times New Roman" w:cs="Times New Roman"/>
          <w:color w:val="000000" w:themeColor="text1"/>
          <w:sz w:val="24"/>
          <w:szCs w:val="24"/>
          <w:u w:val="single"/>
        </w:rPr>
        <w:t>捌</w:t>
      </w:r>
      <w:r>
        <w:rPr>
          <w:rFonts w:ascii="Times New Roman" w:eastAsia="宋体" w:hAnsi="Times New Roman" w:cs="Times New Roman"/>
          <w:color w:val="000000" w:themeColor="text1"/>
          <w:sz w:val="24"/>
          <w:szCs w:val="24"/>
          <w:u w:val="single"/>
          <w:lang w:val="zh-TW"/>
        </w:rPr>
        <w:t>万圆整</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color w:val="000000" w:themeColor="text1"/>
          <w:sz w:val="24"/>
          <w:szCs w:val="24"/>
          <w:u w:val="single"/>
          <w:lang w:val="zh-TW"/>
        </w:rPr>
        <w:t>6</w:t>
      </w:r>
      <w:r>
        <w:rPr>
          <w:rFonts w:ascii="Times New Roman" w:eastAsia="宋体" w:hAnsi="Times New Roman" w:cs="Times New Roman"/>
          <w:color w:val="000000" w:themeColor="text1"/>
          <w:sz w:val="24"/>
          <w:szCs w:val="24"/>
          <w:u w:val="single"/>
        </w:rPr>
        <w:t>8</w:t>
      </w:r>
      <w:r>
        <w:rPr>
          <w:rFonts w:ascii="Times New Roman" w:eastAsia="宋体" w:hAnsi="Times New Roman" w:cs="Times New Roman"/>
          <w:color w:val="000000" w:themeColor="text1"/>
          <w:sz w:val="24"/>
          <w:szCs w:val="24"/>
          <w:u w:val="single"/>
          <w:lang w:val="zh-TW"/>
        </w:rPr>
        <w:t>.00</w:t>
      </w:r>
      <w:r>
        <w:rPr>
          <w:rFonts w:ascii="Times New Roman" w:eastAsia="宋体" w:hAnsi="Times New Roman" w:cs="Times New Roman" w:hint="default"/>
          <w:color w:val="000000" w:themeColor="text1"/>
          <w:sz w:val="24"/>
          <w:szCs w:val="24"/>
          <w:u w:val="single"/>
          <w:lang w:val="zh-TW" w:eastAsia="zh-TW"/>
        </w:rPr>
        <w:t>万元）</w:t>
      </w:r>
      <w:r>
        <w:rPr>
          <w:rFonts w:ascii="Times New Roman" w:eastAsia="宋体" w:hAnsi="Times New Roman" w:cs="Times New Roman"/>
          <w:color w:val="000000" w:themeColor="text1"/>
          <w:sz w:val="24"/>
          <w:szCs w:val="24"/>
          <w:lang w:val="zh-TW"/>
        </w:rPr>
        <w:t>，时间：乙方完成小试工艺并经甲方验收确认之日起</w:t>
      </w:r>
      <w:r>
        <w:rPr>
          <w:rFonts w:ascii="Times New Roman" w:eastAsia="宋体" w:hAnsi="Times New Roman" w:cs="Times New Roman"/>
          <w:color w:val="000000" w:themeColor="text1"/>
          <w:sz w:val="24"/>
          <w:szCs w:val="24"/>
          <w:lang w:val="zh-TW"/>
        </w:rPr>
        <w:t>10</w:t>
      </w:r>
      <w:r>
        <w:rPr>
          <w:rFonts w:ascii="Times New Roman" w:eastAsia="宋体" w:hAnsi="Times New Roman" w:cs="Times New Roman"/>
          <w:color w:val="000000" w:themeColor="text1"/>
          <w:sz w:val="24"/>
          <w:szCs w:val="24"/>
          <w:lang w:val="zh-TW"/>
        </w:rPr>
        <w:t>个工作日内；</w:t>
      </w:r>
      <w:r>
        <w:rPr>
          <w:rFonts w:ascii="Times New Roman" w:eastAsia="宋体" w:hAnsi="Times New Roman" w:cs="Times New Roman"/>
          <w:color w:val="000000" w:themeColor="text1"/>
          <w:sz w:val="24"/>
          <w:szCs w:val="24"/>
          <w:lang w:val="zh-TW" w:eastAsia="zh-TW"/>
        </w:rPr>
        <w:t>。</w:t>
      </w:r>
    </w:p>
    <w:p w14:paraId="2A9CEF9D" w14:textId="77777777" w:rsidR="0057420F" w:rsidRDefault="004B6417">
      <w:pPr>
        <w:numPr>
          <w:ilvl w:val="0"/>
          <w:numId w:val="2"/>
        </w:numPr>
        <w:spacing w:line="360" w:lineRule="auto"/>
        <w:ind w:left="0" w:firstLineChars="200" w:firstLine="480"/>
        <w:rPr>
          <w:rFonts w:ascii="宋体" w:hAnsi="宋体"/>
          <w:spacing w:val="-2"/>
          <w:szCs w:val="28"/>
          <w:lang w:eastAsia="zh-CN"/>
        </w:rPr>
      </w:pPr>
      <w:r>
        <w:rPr>
          <w:rFonts w:eastAsia="宋体" w:hint="eastAsia"/>
          <w:color w:val="000000" w:themeColor="text1"/>
          <w:lang w:eastAsia="zh-CN"/>
        </w:rPr>
        <w:t>第五期付款</w:t>
      </w:r>
      <w:r>
        <w:rPr>
          <w:rFonts w:eastAsia="宋体"/>
          <w:color w:val="000000" w:themeColor="text1"/>
          <w:lang w:val="zh-TW" w:eastAsia="zh-TW"/>
        </w:rPr>
        <w:t>（</w:t>
      </w:r>
      <w:r>
        <w:rPr>
          <w:rFonts w:eastAsia="宋体" w:hint="eastAsia"/>
          <w:color w:val="000000" w:themeColor="text1"/>
          <w:lang w:eastAsia="zh-CN"/>
        </w:rPr>
        <w:t>10</w:t>
      </w:r>
      <w:r>
        <w:rPr>
          <w:rFonts w:eastAsia="宋体"/>
          <w:color w:val="000000" w:themeColor="text1"/>
          <w:lang w:val="zh-TW" w:eastAsia="zh-CN"/>
        </w:rPr>
        <w:t>%</w:t>
      </w:r>
      <w:r>
        <w:rPr>
          <w:rFonts w:eastAsia="宋体"/>
          <w:color w:val="000000" w:themeColor="text1"/>
          <w:lang w:val="zh-TW" w:eastAsia="zh-CN"/>
        </w:rPr>
        <w:t>）</w:t>
      </w:r>
      <w:r>
        <w:rPr>
          <w:rFonts w:eastAsia="宋体"/>
          <w:color w:val="000000" w:themeColor="text1"/>
          <w:lang w:val="zh-TW" w:eastAsia="zh-TW"/>
        </w:rPr>
        <w:t>：</w:t>
      </w:r>
      <w:r>
        <w:rPr>
          <w:rFonts w:eastAsia="宋体"/>
          <w:color w:val="000000" w:themeColor="text1"/>
          <w:u w:val="single"/>
          <w:lang w:val="zh-TW" w:eastAsia="zh-TW"/>
        </w:rPr>
        <w:t>人民币</w:t>
      </w:r>
      <w:r>
        <w:rPr>
          <w:rFonts w:eastAsia="宋体" w:hint="eastAsia"/>
          <w:color w:val="000000" w:themeColor="text1"/>
          <w:u w:val="single"/>
          <w:lang w:eastAsia="zh-CN"/>
        </w:rPr>
        <w:t>陆</w:t>
      </w:r>
      <w:r>
        <w:rPr>
          <w:rFonts w:eastAsia="宋体"/>
          <w:color w:val="000000" w:themeColor="text1"/>
          <w:u w:val="single"/>
          <w:lang w:val="zh-TW" w:eastAsia="zh-CN"/>
        </w:rPr>
        <w:t>拾</w:t>
      </w:r>
      <w:r>
        <w:rPr>
          <w:rFonts w:eastAsia="宋体" w:hint="eastAsia"/>
          <w:color w:val="000000" w:themeColor="text1"/>
          <w:u w:val="single"/>
          <w:lang w:eastAsia="zh-CN"/>
        </w:rPr>
        <w:t>捌</w:t>
      </w:r>
      <w:r>
        <w:rPr>
          <w:rFonts w:eastAsia="宋体"/>
          <w:color w:val="000000" w:themeColor="text1"/>
          <w:u w:val="single"/>
          <w:lang w:val="zh-TW" w:eastAsia="zh-CN"/>
        </w:rPr>
        <w:t>万圆整（</w:t>
      </w:r>
      <w:r>
        <w:rPr>
          <w:rFonts w:eastAsia="宋体"/>
          <w:color w:val="000000" w:themeColor="text1"/>
          <w:kern w:val="2"/>
          <w:u w:val="single" w:color="000000"/>
          <w:lang w:val="zh-TW" w:eastAsia="zh-CN"/>
        </w:rPr>
        <w:t>¥</w:t>
      </w:r>
      <w:r>
        <w:rPr>
          <w:rFonts w:eastAsia="宋体" w:hint="eastAsia"/>
          <w:color w:val="000000" w:themeColor="text1"/>
          <w:kern w:val="2"/>
          <w:u w:val="single" w:color="000000"/>
          <w:lang w:val="zh-TW" w:eastAsia="zh-CN"/>
        </w:rPr>
        <w:t>6</w:t>
      </w:r>
      <w:r>
        <w:rPr>
          <w:rFonts w:eastAsia="宋体" w:hint="eastAsia"/>
          <w:color w:val="000000" w:themeColor="text1"/>
          <w:kern w:val="2"/>
          <w:u w:val="single" w:color="000000"/>
          <w:lang w:eastAsia="zh-CN"/>
        </w:rPr>
        <w:t>8</w:t>
      </w:r>
      <w:r>
        <w:rPr>
          <w:rFonts w:eastAsia="宋体"/>
          <w:color w:val="000000" w:themeColor="text1"/>
          <w:kern w:val="2"/>
          <w:u w:val="single" w:color="000000"/>
          <w:lang w:val="zh-TW" w:eastAsia="zh-CN"/>
        </w:rPr>
        <w:t>.00</w:t>
      </w:r>
      <w:r>
        <w:rPr>
          <w:rFonts w:eastAsia="宋体"/>
          <w:color w:val="000000" w:themeColor="text1"/>
          <w:u w:val="single"/>
          <w:lang w:val="zh-TW" w:eastAsia="zh-TW"/>
        </w:rPr>
        <w:t>万元）</w:t>
      </w:r>
      <w:r>
        <w:rPr>
          <w:rFonts w:eastAsia="宋体" w:hint="eastAsia"/>
          <w:color w:val="000000" w:themeColor="text1"/>
          <w:lang w:eastAsia="zh-CN"/>
        </w:rPr>
        <w:t>，</w:t>
      </w:r>
      <w:r>
        <w:rPr>
          <w:rFonts w:ascii="宋体" w:hAnsi="宋体" w:hint="eastAsia"/>
          <w:spacing w:val="-2"/>
          <w:szCs w:val="28"/>
          <w:lang w:eastAsia="zh-CN"/>
        </w:rPr>
        <w:t>时间：启动安全评价研究工作并经甲方确认之日起</w:t>
      </w:r>
      <w:r>
        <w:rPr>
          <w:rFonts w:ascii="宋体" w:hAnsi="宋体" w:hint="eastAsia"/>
          <w:spacing w:val="-2"/>
          <w:szCs w:val="28"/>
          <w:lang w:eastAsia="zh-CN"/>
        </w:rPr>
        <w:t>10</w:t>
      </w:r>
      <w:r>
        <w:rPr>
          <w:rFonts w:ascii="宋体" w:hAnsi="宋体" w:hint="eastAsia"/>
          <w:spacing w:val="-2"/>
          <w:szCs w:val="28"/>
          <w:lang w:eastAsia="zh-CN"/>
        </w:rPr>
        <w:t>个工作日内；</w:t>
      </w:r>
    </w:p>
    <w:p w14:paraId="61A12D47" w14:textId="77777777" w:rsidR="0057420F" w:rsidRDefault="004B6417">
      <w:pPr>
        <w:numPr>
          <w:ilvl w:val="0"/>
          <w:numId w:val="2"/>
        </w:numPr>
        <w:spacing w:line="360" w:lineRule="auto"/>
        <w:ind w:left="0" w:firstLineChars="200" w:firstLine="476"/>
        <w:rPr>
          <w:rFonts w:ascii="宋体" w:hAnsi="宋体"/>
          <w:lang w:eastAsia="zh-CN"/>
        </w:rPr>
      </w:pPr>
      <w:r>
        <w:rPr>
          <w:rFonts w:ascii="宋体" w:hAnsi="宋体" w:hint="eastAsia"/>
          <w:spacing w:val="-2"/>
          <w:szCs w:val="28"/>
          <w:lang w:eastAsia="zh-CN"/>
        </w:rPr>
        <w:t>第六期款</w:t>
      </w:r>
      <w:r>
        <w:rPr>
          <w:rFonts w:eastAsia="宋体"/>
          <w:color w:val="000000" w:themeColor="text1"/>
          <w:lang w:val="zh-TW" w:eastAsia="zh-TW"/>
        </w:rPr>
        <w:t>（</w:t>
      </w:r>
      <w:r>
        <w:rPr>
          <w:rFonts w:eastAsia="宋体" w:hint="eastAsia"/>
          <w:color w:val="000000" w:themeColor="text1"/>
          <w:lang w:eastAsia="zh-CN"/>
        </w:rPr>
        <w:t>10</w:t>
      </w:r>
      <w:r>
        <w:rPr>
          <w:rFonts w:eastAsia="宋体"/>
          <w:color w:val="000000" w:themeColor="text1"/>
          <w:lang w:val="zh-TW" w:eastAsia="zh-CN"/>
        </w:rPr>
        <w:t>%</w:t>
      </w:r>
      <w:r>
        <w:rPr>
          <w:rFonts w:eastAsia="宋体"/>
          <w:color w:val="000000" w:themeColor="text1"/>
          <w:lang w:val="zh-TW" w:eastAsia="zh-CN"/>
        </w:rPr>
        <w:t>）</w:t>
      </w:r>
      <w:r>
        <w:rPr>
          <w:rFonts w:eastAsia="宋体"/>
          <w:color w:val="000000" w:themeColor="text1"/>
          <w:lang w:val="zh-TW" w:eastAsia="zh-TW"/>
        </w:rPr>
        <w:t>：</w:t>
      </w:r>
      <w:r>
        <w:rPr>
          <w:rFonts w:eastAsia="宋体"/>
          <w:color w:val="000000" w:themeColor="text1"/>
          <w:u w:val="single"/>
          <w:lang w:val="zh-TW" w:eastAsia="zh-TW"/>
        </w:rPr>
        <w:t>人民币</w:t>
      </w:r>
      <w:r>
        <w:rPr>
          <w:rFonts w:eastAsia="宋体" w:hint="eastAsia"/>
          <w:color w:val="000000" w:themeColor="text1"/>
          <w:u w:val="single"/>
          <w:lang w:eastAsia="zh-CN"/>
        </w:rPr>
        <w:t>陆</w:t>
      </w:r>
      <w:r>
        <w:rPr>
          <w:rFonts w:eastAsia="宋体"/>
          <w:color w:val="000000" w:themeColor="text1"/>
          <w:u w:val="single"/>
          <w:lang w:val="zh-TW" w:eastAsia="zh-CN"/>
        </w:rPr>
        <w:t>拾</w:t>
      </w:r>
      <w:r>
        <w:rPr>
          <w:rFonts w:eastAsia="宋体" w:hint="eastAsia"/>
          <w:color w:val="000000" w:themeColor="text1"/>
          <w:u w:val="single"/>
          <w:lang w:eastAsia="zh-CN"/>
        </w:rPr>
        <w:t>捌</w:t>
      </w:r>
      <w:r>
        <w:rPr>
          <w:rFonts w:eastAsia="宋体"/>
          <w:color w:val="000000" w:themeColor="text1"/>
          <w:u w:val="single"/>
          <w:lang w:val="zh-TW" w:eastAsia="zh-CN"/>
        </w:rPr>
        <w:t>万圆整（</w:t>
      </w:r>
      <w:r>
        <w:rPr>
          <w:rFonts w:eastAsia="宋体"/>
          <w:color w:val="000000" w:themeColor="text1"/>
          <w:kern w:val="2"/>
          <w:u w:val="single" w:color="000000"/>
          <w:lang w:val="zh-TW" w:eastAsia="zh-CN"/>
        </w:rPr>
        <w:t>¥</w:t>
      </w:r>
      <w:r>
        <w:rPr>
          <w:rFonts w:eastAsia="宋体" w:hint="eastAsia"/>
          <w:color w:val="000000" w:themeColor="text1"/>
          <w:kern w:val="2"/>
          <w:u w:val="single" w:color="000000"/>
          <w:lang w:val="zh-TW" w:eastAsia="zh-CN"/>
        </w:rPr>
        <w:t>6</w:t>
      </w:r>
      <w:r>
        <w:rPr>
          <w:rFonts w:eastAsia="宋体" w:hint="eastAsia"/>
          <w:color w:val="000000" w:themeColor="text1"/>
          <w:kern w:val="2"/>
          <w:u w:val="single" w:color="000000"/>
          <w:lang w:eastAsia="zh-CN"/>
        </w:rPr>
        <w:t>8</w:t>
      </w:r>
      <w:r>
        <w:rPr>
          <w:rFonts w:eastAsia="宋体"/>
          <w:color w:val="000000" w:themeColor="text1"/>
          <w:kern w:val="2"/>
          <w:u w:val="single" w:color="000000"/>
          <w:lang w:val="zh-TW" w:eastAsia="zh-CN"/>
        </w:rPr>
        <w:t>.00</w:t>
      </w:r>
      <w:r>
        <w:rPr>
          <w:rFonts w:eastAsia="宋体"/>
          <w:color w:val="000000" w:themeColor="text1"/>
          <w:u w:val="single"/>
          <w:lang w:val="zh-TW" w:eastAsia="zh-TW"/>
        </w:rPr>
        <w:t>万元）</w:t>
      </w:r>
      <w:r>
        <w:rPr>
          <w:rFonts w:ascii="宋体" w:hAnsi="宋体" w:hint="eastAsia"/>
          <w:spacing w:val="-2"/>
          <w:szCs w:val="28"/>
          <w:lang w:eastAsia="zh-CN"/>
        </w:rPr>
        <w:t>，时间：乙方完成稳定性试验样品的制备，甲方验收确认之日起</w:t>
      </w:r>
      <w:r>
        <w:rPr>
          <w:rFonts w:ascii="宋体" w:hAnsi="宋体" w:hint="eastAsia"/>
          <w:spacing w:val="-2"/>
          <w:szCs w:val="28"/>
          <w:lang w:eastAsia="zh-CN"/>
        </w:rPr>
        <w:t>10</w:t>
      </w:r>
      <w:r>
        <w:rPr>
          <w:rFonts w:ascii="宋体" w:hAnsi="宋体" w:hint="eastAsia"/>
          <w:spacing w:val="-2"/>
          <w:szCs w:val="28"/>
          <w:lang w:eastAsia="zh-CN"/>
        </w:rPr>
        <w:t>个工作日内；</w:t>
      </w:r>
    </w:p>
    <w:p w14:paraId="7F52F56D" w14:textId="77777777" w:rsidR="0057420F" w:rsidRDefault="004B6417">
      <w:pPr>
        <w:pStyle w:val="Af1"/>
        <w:numPr>
          <w:ilvl w:val="0"/>
          <w:numId w:val="2"/>
        </w:numPr>
        <w:spacing w:line="360" w:lineRule="auto"/>
        <w:jc w:val="left"/>
        <w:rPr>
          <w:rFonts w:ascii="Times New Roman" w:eastAsia="宋体" w:hAnsi="Times New Roman" w:cs="Times New Roman" w:hint="default"/>
          <w:color w:val="000000" w:themeColor="text1"/>
          <w:sz w:val="24"/>
          <w:szCs w:val="24"/>
          <w:lang w:val="zh-TW"/>
        </w:rPr>
      </w:pPr>
      <w:r>
        <w:rPr>
          <w:rFonts w:ascii="Times New Roman" w:eastAsia="宋体" w:hAnsi="Times New Roman" w:cs="Times New Roman"/>
          <w:color w:val="000000" w:themeColor="text1"/>
          <w:sz w:val="24"/>
          <w:szCs w:val="24"/>
          <w:lang w:val="zh-TW"/>
        </w:rPr>
        <w:t>第</w:t>
      </w:r>
      <w:r>
        <w:rPr>
          <w:rFonts w:ascii="Times New Roman" w:eastAsia="宋体" w:hAnsi="Times New Roman" w:cs="Times New Roman"/>
          <w:color w:val="000000" w:themeColor="text1"/>
          <w:sz w:val="24"/>
          <w:szCs w:val="24"/>
        </w:rPr>
        <w:t>七</w:t>
      </w:r>
      <w:r>
        <w:rPr>
          <w:rFonts w:ascii="Times New Roman" w:eastAsia="宋体" w:hAnsi="Times New Roman" w:cs="Times New Roman"/>
          <w:color w:val="000000" w:themeColor="text1"/>
          <w:sz w:val="24"/>
          <w:szCs w:val="24"/>
          <w:lang w:val="zh-TW"/>
        </w:rPr>
        <w:t>期款</w:t>
      </w:r>
      <w:r>
        <w:rPr>
          <w:rFonts w:ascii="Times New Roman" w:eastAsia="宋体" w:hAnsi="Times New Roman" w:cs="Times New Roman"/>
          <w:color w:val="000000" w:themeColor="text1"/>
          <w:sz w:val="24"/>
          <w:szCs w:val="24"/>
          <w:lang w:val="zh-TW" w:eastAsia="zh-TW"/>
        </w:rPr>
        <w:t>（</w:t>
      </w:r>
      <w:ins w:id="134" w:author="赵剑" w:date="2025-05-22T09:59:00Z">
        <w:r>
          <w:rPr>
            <w:rFonts w:ascii="Times New Roman" w:eastAsia="宋体" w:hAnsi="Times New Roman" w:cs="Times New Roman"/>
            <w:color w:val="000000" w:themeColor="text1"/>
            <w:sz w:val="24"/>
            <w:szCs w:val="24"/>
          </w:rPr>
          <w:t>18</w:t>
        </w:r>
      </w:ins>
      <w:del w:id="135" w:author="赵剑" w:date="2025-05-22T09:59:00Z">
        <w:r>
          <w:rPr>
            <w:rFonts w:ascii="Times New Roman" w:eastAsia="宋体" w:hAnsi="Times New Roman" w:cs="Times New Roman"/>
            <w:color w:val="000000" w:themeColor="text1"/>
            <w:sz w:val="24"/>
            <w:szCs w:val="24"/>
            <w:lang w:val="zh-TW"/>
          </w:rPr>
          <w:delText>2</w:delText>
        </w:r>
        <w:r>
          <w:rPr>
            <w:rFonts w:ascii="Times New Roman" w:eastAsia="宋体" w:hAnsi="Times New Roman" w:cs="Times New Roman"/>
            <w:color w:val="000000" w:themeColor="text1"/>
            <w:sz w:val="24"/>
            <w:szCs w:val="24"/>
          </w:rPr>
          <w:delText>0</w:delText>
        </w:r>
      </w:del>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hint="default"/>
          <w:color w:val="000000" w:themeColor="text1"/>
          <w:sz w:val="24"/>
          <w:szCs w:val="24"/>
          <w:lang w:val="zh-TW" w:eastAsia="zh-TW"/>
        </w:rPr>
        <w:t>：</w:t>
      </w:r>
      <w:r>
        <w:rPr>
          <w:rFonts w:ascii="Times New Roman" w:eastAsia="宋体" w:hAnsi="Times New Roman" w:cs="Times New Roman" w:hint="default"/>
          <w:color w:val="000000" w:themeColor="text1"/>
          <w:sz w:val="24"/>
          <w:szCs w:val="24"/>
          <w:u w:val="single"/>
          <w:lang w:val="zh-TW" w:eastAsia="zh-TW"/>
        </w:rPr>
        <w:t>人民币</w:t>
      </w:r>
      <w:r>
        <w:rPr>
          <w:rFonts w:ascii="Times New Roman" w:eastAsia="宋体" w:hAnsi="Times New Roman" w:cs="Times New Roman"/>
          <w:color w:val="000000" w:themeColor="text1"/>
          <w:sz w:val="24"/>
          <w:szCs w:val="24"/>
          <w:u w:val="single"/>
          <w:lang w:val="zh-TW"/>
        </w:rPr>
        <w:t>壹佰贰拾贰万</w:t>
      </w:r>
      <w:ins w:id="136" w:author="赵剑" w:date="2025-05-22T10:01:00Z">
        <w:r>
          <w:rPr>
            <w:rFonts w:ascii="Times New Roman" w:eastAsia="宋体" w:hAnsi="Times New Roman" w:cs="Times New Roman"/>
            <w:color w:val="000000" w:themeColor="text1"/>
            <w:sz w:val="24"/>
            <w:szCs w:val="24"/>
            <w:u w:val="single"/>
          </w:rPr>
          <w:t>肆仟</w:t>
        </w:r>
      </w:ins>
      <w:r>
        <w:rPr>
          <w:rFonts w:ascii="Times New Roman" w:eastAsia="宋体" w:hAnsi="Times New Roman" w:cs="Times New Roman"/>
          <w:color w:val="000000" w:themeColor="text1"/>
          <w:sz w:val="24"/>
          <w:szCs w:val="24"/>
          <w:u w:val="single"/>
          <w:lang w:val="zh-TW"/>
        </w:rPr>
        <w:t>圆整</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hint="default"/>
          <w:color w:val="000000" w:themeColor="text1"/>
          <w:sz w:val="24"/>
          <w:szCs w:val="24"/>
          <w:u w:val="single"/>
          <w:lang w:val="zh-TW"/>
        </w:rPr>
        <w:t>¥</w:t>
      </w:r>
      <w:r>
        <w:rPr>
          <w:rFonts w:ascii="Times New Roman" w:eastAsia="宋体" w:hAnsi="Times New Roman" w:cs="Times New Roman"/>
          <w:color w:val="000000" w:themeColor="text1"/>
          <w:sz w:val="24"/>
          <w:szCs w:val="24"/>
          <w:u w:val="single"/>
          <w:lang w:val="zh-TW"/>
        </w:rPr>
        <w:t>122.</w:t>
      </w:r>
      <w:ins w:id="137" w:author="赵剑" w:date="2025-05-22T10:01:00Z">
        <w:r>
          <w:rPr>
            <w:rFonts w:ascii="Times New Roman" w:eastAsia="宋体" w:hAnsi="Times New Roman" w:cs="Times New Roman"/>
            <w:color w:val="000000" w:themeColor="text1"/>
            <w:sz w:val="24"/>
            <w:szCs w:val="24"/>
            <w:u w:val="single"/>
          </w:rPr>
          <w:t>4</w:t>
        </w:r>
      </w:ins>
      <w:del w:id="138" w:author="赵剑" w:date="2025-05-22T10:01:00Z">
        <w:r>
          <w:rPr>
            <w:rFonts w:ascii="Times New Roman" w:eastAsia="宋体" w:hAnsi="Times New Roman" w:cs="Times New Roman"/>
            <w:color w:val="000000" w:themeColor="text1"/>
            <w:sz w:val="24"/>
            <w:szCs w:val="24"/>
            <w:u w:val="single"/>
            <w:lang w:val="zh-TW"/>
          </w:rPr>
          <w:delText>0</w:delText>
        </w:r>
      </w:del>
      <w:r>
        <w:rPr>
          <w:rFonts w:ascii="Times New Roman" w:eastAsia="宋体" w:hAnsi="Times New Roman" w:cs="Times New Roman"/>
          <w:color w:val="000000" w:themeColor="text1"/>
          <w:sz w:val="24"/>
          <w:szCs w:val="24"/>
          <w:u w:val="single"/>
          <w:lang w:val="zh-TW"/>
        </w:rPr>
        <w:t>0</w:t>
      </w:r>
      <w:r>
        <w:rPr>
          <w:rFonts w:ascii="Times New Roman" w:eastAsia="宋体" w:hAnsi="Times New Roman" w:cs="Times New Roman" w:hint="default"/>
          <w:color w:val="000000" w:themeColor="text1"/>
          <w:sz w:val="24"/>
          <w:szCs w:val="24"/>
          <w:u w:val="single"/>
          <w:lang w:val="zh-TW"/>
        </w:rPr>
        <w:t>万元</w:t>
      </w:r>
      <w:r>
        <w:rPr>
          <w:rFonts w:ascii="Times New Roman" w:eastAsia="宋体" w:hAnsi="Times New Roman" w:cs="Times New Roman"/>
          <w:color w:val="000000" w:themeColor="text1"/>
          <w:sz w:val="24"/>
          <w:szCs w:val="24"/>
          <w:u w:val="single"/>
          <w:lang w:val="zh-TW" w:eastAsia="zh-TW"/>
        </w:rPr>
        <w:t>）</w:t>
      </w:r>
      <w:r>
        <w:rPr>
          <w:rFonts w:ascii="Times New Roman" w:eastAsia="宋体" w:hAnsi="Times New Roman" w:cs="Times New Roman"/>
          <w:color w:val="000000" w:themeColor="text1"/>
          <w:sz w:val="24"/>
          <w:szCs w:val="24"/>
          <w:lang w:val="zh-TW"/>
        </w:rPr>
        <w:t>，时</w:t>
      </w:r>
      <w:r>
        <w:rPr>
          <w:rFonts w:ascii="Times New Roman" w:eastAsia="宋体" w:hAnsi="Times New Roman" w:cs="Times New Roman"/>
          <w:color w:val="000000" w:themeColor="text1"/>
          <w:sz w:val="24"/>
          <w:szCs w:val="24"/>
          <w:lang w:val="zh-TW"/>
        </w:rPr>
        <w:lastRenderedPageBreak/>
        <w:t>间：乙方递交甲方药代和安全评价研究报告资料</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电子版，没有签字盖章</w:t>
      </w:r>
      <w:r>
        <w:rPr>
          <w:rFonts w:ascii="Times New Roman" w:eastAsia="宋体" w:hAnsi="Times New Roman" w:cs="Times New Roman"/>
          <w:color w:val="000000" w:themeColor="text1"/>
          <w:sz w:val="24"/>
          <w:szCs w:val="24"/>
          <w:lang w:val="zh-TW"/>
        </w:rPr>
        <w:t>)</w:t>
      </w:r>
      <w:r>
        <w:rPr>
          <w:rFonts w:ascii="Times New Roman" w:eastAsia="宋体" w:hAnsi="Times New Roman" w:cs="Times New Roman"/>
          <w:color w:val="000000" w:themeColor="text1"/>
          <w:sz w:val="24"/>
          <w:szCs w:val="24"/>
          <w:lang w:val="zh-TW"/>
        </w:rPr>
        <w:t>，甲方验收合格后</w:t>
      </w:r>
      <w:r>
        <w:rPr>
          <w:rFonts w:ascii="Times New Roman" w:eastAsia="宋体" w:hAnsi="Times New Roman" w:cs="Times New Roman"/>
          <w:color w:val="000000" w:themeColor="text1"/>
          <w:sz w:val="24"/>
          <w:szCs w:val="24"/>
          <w:lang w:val="zh-TW"/>
        </w:rPr>
        <w:t>10</w:t>
      </w:r>
      <w:r>
        <w:rPr>
          <w:rFonts w:ascii="Times New Roman" w:eastAsia="宋体" w:hAnsi="Times New Roman" w:cs="Times New Roman"/>
          <w:color w:val="000000" w:themeColor="text1"/>
          <w:sz w:val="24"/>
          <w:szCs w:val="24"/>
          <w:lang w:val="zh-TW"/>
        </w:rPr>
        <w:t>个工作日内支付。乙方收到甲方的该次款项后</w:t>
      </w:r>
      <w:r>
        <w:rPr>
          <w:rFonts w:ascii="Times New Roman" w:eastAsia="宋体" w:hAnsi="Times New Roman" w:cs="Times New Roman"/>
          <w:color w:val="000000" w:themeColor="text1"/>
          <w:sz w:val="24"/>
          <w:szCs w:val="24"/>
          <w:lang w:val="zh-TW"/>
        </w:rPr>
        <w:t>3</w:t>
      </w:r>
      <w:r>
        <w:rPr>
          <w:rFonts w:ascii="Times New Roman" w:eastAsia="宋体" w:hAnsi="Times New Roman" w:cs="Times New Roman"/>
          <w:color w:val="000000" w:themeColor="text1"/>
          <w:sz w:val="24"/>
          <w:szCs w:val="24"/>
          <w:lang w:val="zh-TW"/>
        </w:rPr>
        <w:t>天内，将正式的书面报告资料（签字盖章）交付甲方。</w:t>
      </w:r>
    </w:p>
    <w:p w14:paraId="2C9E415F" w14:textId="77777777" w:rsidR="0057420F" w:rsidRDefault="004B6417">
      <w:pPr>
        <w:numPr>
          <w:ilvl w:val="0"/>
          <w:numId w:val="2"/>
        </w:numPr>
        <w:spacing w:line="360" w:lineRule="auto"/>
        <w:ind w:left="0" w:firstLineChars="200" w:firstLine="476"/>
        <w:rPr>
          <w:rFonts w:eastAsia="宋体"/>
          <w:color w:val="000000" w:themeColor="text1"/>
          <w:kern w:val="2"/>
          <w:u w:val="single" w:color="000000"/>
          <w:lang w:val="zh-TW" w:eastAsia="zh-CN"/>
        </w:rPr>
      </w:pPr>
      <w:r>
        <w:rPr>
          <w:rFonts w:ascii="宋体" w:hAnsi="宋体" w:hint="eastAsia"/>
          <w:spacing w:val="-2"/>
          <w:szCs w:val="28"/>
          <w:lang w:eastAsia="zh-CN"/>
        </w:rPr>
        <w:t>第八期款</w:t>
      </w:r>
      <w:r>
        <w:rPr>
          <w:rFonts w:eastAsia="宋体"/>
          <w:color w:val="000000" w:themeColor="text1"/>
          <w:lang w:val="zh-TW" w:eastAsia="zh-TW"/>
        </w:rPr>
        <w:t>（</w:t>
      </w:r>
      <w:r>
        <w:rPr>
          <w:rFonts w:eastAsia="宋体" w:hint="eastAsia"/>
          <w:color w:val="000000" w:themeColor="text1"/>
          <w:lang w:eastAsia="zh-CN"/>
        </w:rPr>
        <w:t>5</w:t>
      </w:r>
      <w:r>
        <w:rPr>
          <w:rFonts w:eastAsia="宋体"/>
          <w:color w:val="000000" w:themeColor="text1"/>
          <w:lang w:val="zh-TW" w:eastAsia="zh-CN"/>
        </w:rPr>
        <w:t>%</w:t>
      </w:r>
      <w:r>
        <w:rPr>
          <w:rFonts w:eastAsia="宋体"/>
          <w:color w:val="000000" w:themeColor="text1"/>
          <w:lang w:val="zh-TW" w:eastAsia="zh-CN"/>
        </w:rPr>
        <w:t>）</w:t>
      </w:r>
      <w:r>
        <w:rPr>
          <w:rFonts w:eastAsia="宋体"/>
          <w:color w:val="000000" w:themeColor="text1"/>
          <w:lang w:val="zh-TW" w:eastAsia="zh-TW"/>
        </w:rPr>
        <w:t>：</w:t>
      </w:r>
      <w:r>
        <w:rPr>
          <w:rFonts w:eastAsia="宋体"/>
          <w:color w:val="000000" w:themeColor="text1"/>
          <w:u w:val="single"/>
          <w:lang w:val="zh-TW" w:eastAsia="zh-TW"/>
        </w:rPr>
        <w:t>人民币</w:t>
      </w:r>
      <w:r>
        <w:rPr>
          <w:rFonts w:eastAsia="宋体" w:hint="eastAsia"/>
          <w:color w:val="000000" w:themeColor="text1"/>
          <w:u w:val="single"/>
          <w:lang w:eastAsia="zh-CN"/>
        </w:rPr>
        <w:t>叁</w:t>
      </w:r>
      <w:r>
        <w:rPr>
          <w:rFonts w:eastAsia="宋体"/>
          <w:color w:val="000000" w:themeColor="text1"/>
          <w:u w:val="single"/>
          <w:lang w:val="zh-TW" w:eastAsia="zh-CN"/>
        </w:rPr>
        <w:t>拾</w:t>
      </w:r>
      <w:r>
        <w:rPr>
          <w:rFonts w:eastAsia="宋体" w:hint="eastAsia"/>
          <w:color w:val="000000" w:themeColor="text1"/>
          <w:u w:val="single"/>
          <w:lang w:eastAsia="zh-CN"/>
        </w:rPr>
        <w:t>肆</w:t>
      </w:r>
      <w:r>
        <w:rPr>
          <w:rFonts w:eastAsia="宋体"/>
          <w:color w:val="000000" w:themeColor="text1"/>
          <w:u w:val="single"/>
          <w:lang w:val="zh-TW" w:eastAsia="zh-CN"/>
        </w:rPr>
        <w:t>万圆整（</w:t>
      </w:r>
      <w:r>
        <w:rPr>
          <w:rFonts w:eastAsia="宋体"/>
          <w:color w:val="000000" w:themeColor="text1"/>
          <w:kern w:val="2"/>
          <w:u w:val="single" w:color="000000"/>
          <w:lang w:val="zh-TW" w:eastAsia="zh-CN"/>
        </w:rPr>
        <w:t>¥</w:t>
      </w:r>
      <w:r>
        <w:rPr>
          <w:rFonts w:eastAsia="宋体" w:hint="eastAsia"/>
          <w:color w:val="000000" w:themeColor="text1"/>
          <w:kern w:val="2"/>
          <w:u w:val="single" w:color="000000"/>
          <w:lang w:eastAsia="zh-CN"/>
        </w:rPr>
        <w:t>34</w:t>
      </w:r>
      <w:r>
        <w:rPr>
          <w:rFonts w:eastAsia="宋体"/>
          <w:color w:val="000000" w:themeColor="text1"/>
          <w:kern w:val="2"/>
          <w:u w:val="single" w:color="000000"/>
          <w:lang w:val="zh-TW" w:eastAsia="zh-CN"/>
        </w:rPr>
        <w:t>.</w:t>
      </w:r>
      <w:r>
        <w:rPr>
          <w:rFonts w:eastAsia="宋体" w:hint="eastAsia"/>
          <w:color w:val="000000" w:themeColor="text1"/>
          <w:kern w:val="2"/>
          <w:u w:val="single" w:color="000000"/>
          <w:lang w:eastAsia="zh-CN"/>
        </w:rPr>
        <w:t>0</w:t>
      </w:r>
      <w:r>
        <w:rPr>
          <w:rFonts w:eastAsia="宋体"/>
          <w:color w:val="000000" w:themeColor="text1"/>
          <w:kern w:val="2"/>
          <w:u w:val="single" w:color="000000"/>
          <w:lang w:val="zh-TW" w:eastAsia="zh-CN"/>
        </w:rPr>
        <w:t>0</w:t>
      </w:r>
      <w:r>
        <w:rPr>
          <w:rFonts w:eastAsia="宋体"/>
          <w:color w:val="000000" w:themeColor="text1"/>
          <w:u w:val="single"/>
          <w:lang w:val="zh-TW" w:eastAsia="zh-TW"/>
        </w:rPr>
        <w:t>万元）</w:t>
      </w:r>
      <w:r>
        <w:rPr>
          <w:rFonts w:ascii="宋体" w:hAnsi="宋体" w:hint="eastAsia"/>
          <w:spacing w:val="-2"/>
          <w:szCs w:val="28"/>
          <w:lang w:eastAsia="zh-CN"/>
        </w:rPr>
        <w:t>，时间：乙方提交一整套完整</w:t>
      </w:r>
      <w:r>
        <w:rPr>
          <w:rFonts w:eastAsia="宋体" w:hint="eastAsia"/>
          <w:color w:val="000000" w:themeColor="text1"/>
          <w:kern w:val="2"/>
          <w:lang w:val="zh-TW" w:eastAsia="zh-CN"/>
        </w:rPr>
        <w:t>的</w:t>
      </w:r>
      <w:r>
        <w:rPr>
          <w:rFonts w:eastAsia="宋体" w:hint="eastAsia"/>
          <w:color w:val="000000" w:themeColor="text1"/>
          <w:kern w:val="2"/>
          <w:lang w:val="zh-TW" w:eastAsia="zh-CN"/>
        </w:rPr>
        <w:t>CTD</w:t>
      </w:r>
      <w:r>
        <w:rPr>
          <w:rFonts w:eastAsia="宋体" w:hint="eastAsia"/>
          <w:color w:val="000000" w:themeColor="text1"/>
          <w:kern w:val="2"/>
          <w:lang w:val="zh-TW" w:eastAsia="zh-CN"/>
        </w:rPr>
        <w:t>格式申报</w:t>
      </w:r>
      <w:r>
        <w:rPr>
          <w:rFonts w:eastAsia="宋体" w:hint="eastAsia"/>
          <w:color w:val="000000" w:themeColor="text1"/>
          <w:kern w:val="2"/>
          <w:lang w:eastAsia="zh-CN"/>
        </w:rPr>
        <w:t>FDA</w:t>
      </w:r>
      <w:r>
        <w:rPr>
          <w:rFonts w:eastAsia="宋体" w:hint="eastAsia"/>
          <w:color w:val="000000" w:themeColor="text1"/>
          <w:kern w:val="2"/>
          <w:lang w:val="zh-TW" w:eastAsia="zh-CN"/>
        </w:rPr>
        <w:t>资料并经甲方验收确认之日起</w:t>
      </w:r>
      <w:r>
        <w:rPr>
          <w:rFonts w:eastAsia="宋体" w:hint="eastAsia"/>
          <w:color w:val="000000" w:themeColor="text1"/>
          <w:kern w:val="2"/>
          <w:lang w:val="zh-TW" w:eastAsia="zh-CN"/>
        </w:rPr>
        <w:t>10</w:t>
      </w:r>
      <w:r>
        <w:rPr>
          <w:rFonts w:eastAsia="宋体" w:hint="eastAsia"/>
          <w:color w:val="000000" w:themeColor="text1"/>
          <w:kern w:val="2"/>
          <w:lang w:val="zh-TW" w:eastAsia="zh-CN"/>
        </w:rPr>
        <w:t>个</w:t>
      </w:r>
      <w:commentRangeStart w:id="139"/>
      <w:commentRangeStart w:id="140"/>
      <w:r>
        <w:rPr>
          <w:rFonts w:eastAsia="宋体" w:hint="eastAsia"/>
          <w:color w:val="000000" w:themeColor="text1"/>
          <w:kern w:val="2"/>
          <w:lang w:val="zh-TW" w:eastAsia="zh-CN"/>
        </w:rPr>
        <w:t>工作日内</w:t>
      </w:r>
      <w:commentRangeEnd w:id="139"/>
      <w:r>
        <w:rPr>
          <w:rStyle w:val="af"/>
          <w:rFonts w:asciiTheme="minorHAnsi" w:hAnsiTheme="minorHAnsi" w:cstheme="minorBidi"/>
          <w:kern w:val="2"/>
          <w:lang w:eastAsia="zh-CN"/>
        </w:rPr>
        <w:commentReference w:id="139"/>
      </w:r>
      <w:commentRangeEnd w:id="140"/>
      <w:r>
        <w:commentReference w:id="140"/>
      </w:r>
      <w:r>
        <w:rPr>
          <w:rFonts w:eastAsia="宋体" w:hint="eastAsia"/>
          <w:color w:val="000000" w:themeColor="text1"/>
          <w:kern w:val="2"/>
          <w:lang w:val="zh-TW" w:eastAsia="zh-CN"/>
        </w:rPr>
        <w:t>.</w:t>
      </w:r>
    </w:p>
    <w:p w14:paraId="4E3EAD35" w14:textId="77777777" w:rsidR="0057420F" w:rsidRPr="0057420F" w:rsidRDefault="004B6417">
      <w:pPr>
        <w:numPr>
          <w:ilvl w:val="0"/>
          <w:numId w:val="2"/>
        </w:numPr>
        <w:spacing w:line="360" w:lineRule="auto"/>
        <w:ind w:left="0" w:firstLineChars="200" w:firstLine="480"/>
        <w:rPr>
          <w:ins w:id="141" w:author="xiaoyan zhang" w:date="2025-05-15T15:08:00Z"/>
          <w:rFonts w:eastAsia="宋体"/>
          <w:color w:val="000000" w:themeColor="text1"/>
          <w:kern w:val="2"/>
          <w:u w:val="single" w:color="000000"/>
          <w:lang w:val="zh-TW" w:eastAsia="zh-CN"/>
          <w:rPrChange w:id="142" w:author="xiaoyan zhang" w:date="2025-05-15T15:08:00Z">
            <w:rPr>
              <w:ins w:id="143" w:author="xiaoyan zhang" w:date="2025-05-15T15:08:00Z"/>
              <w:rFonts w:eastAsia="宋体"/>
              <w:color w:val="000000" w:themeColor="text1"/>
              <w:u w:val="single"/>
              <w:lang w:eastAsia="zh-CN"/>
            </w:rPr>
          </w:rPrChange>
        </w:rPr>
      </w:pPr>
      <w:r>
        <w:rPr>
          <w:rFonts w:eastAsia="宋体" w:hint="eastAsia"/>
          <w:color w:val="000000" w:themeColor="text1"/>
          <w:kern w:val="2"/>
          <w:lang w:eastAsia="zh-CN"/>
        </w:rPr>
        <w:t>第九期款（</w:t>
      </w:r>
      <w:ins w:id="144" w:author="赵剑" w:date="2025-05-16T11:08:00Z">
        <w:r>
          <w:rPr>
            <w:rFonts w:eastAsia="宋体" w:hint="eastAsia"/>
            <w:color w:val="000000" w:themeColor="text1"/>
            <w:kern w:val="2"/>
            <w:lang w:eastAsia="zh-CN"/>
          </w:rPr>
          <w:t>1</w:t>
        </w:r>
      </w:ins>
      <w:r>
        <w:rPr>
          <w:rFonts w:eastAsia="宋体" w:hint="eastAsia"/>
          <w:color w:val="000000" w:themeColor="text1"/>
          <w:kern w:val="2"/>
          <w:lang w:eastAsia="zh-CN"/>
        </w:rPr>
        <w:t>4.7</w:t>
      </w:r>
      <w:del w:id="145" w:author="赵剑" w:date="2025-05-16T11:08:00Z">
        <w:r>
          <w:rPr>
            <w:rFonts w:eastAsia="宋体" w:hint="eastAsia"/>
            <w:color w:val="000000" w:themeColor="text1"/>
            <w:kern w:val="2"/>
            <w:lang w:eastAsia="zh-CN"/>
          </w:rPr>
          <w:delText>5</w:delText>
        </w:r>
      </w:del>
      <w:r>
        <w:rPr>
          <w:rFonts w:eastAsia="宋体" w:hint="eastAsia"/>
          <w:color w:val="000000" w:themeColor="text1"/>
          <w:kern w:val="2"/>
          <w:lang w:eastAsia="zh-CN"/>
        </w:rPr>
        <w:t>%</w:t>
      </w:r>
      <w:r>
        <w:rPr>
          <w:rFonts w:eastAsia="宋体" w:hint="eastAsia"/>
          <w:color w:val="000000" w:themeColor="text1"/>
          <w:kern w:val="2"/>
          <w:lang w:eastAsia="zh-CN"/>
        </w:rPr>
        <w:t>）：人民币</w:t>
      </w:r>
      <w:ins w:id="146" w:author="赵剑" w:date="2025-05-22T09:55:00Z">
        <w:r>
          <w:rPr>
            <w:rFonts w:eastAsia="宋体" w:hint="eastAsia"/>
            <w:color w:val="000000" w:themeColor="text1"/>
            <w:kern w:val="2"/>
            <w:lang w:eastAsia="zh-CN"/>
          </w:rPr>
          <w:t>壹佰</w:t>
        </w:r>
      </w:ins>
      <w:del w:id="147" w:author="赵剑" w:date="2025-05-16T11:09:00Z">
        <w:r>
          <w:rPr>
            <w:rFonts w:eastAsia="宋体" w:hint="eastAsia"/>
            <w:color w:val="000000" w:themeColor="text1"/>
            <w:kern w:val="2"/>
            <w:lang w:eastAsia="zh-CN"/>
          </w:rPr>
          <w:delText>叁拾</w:delText>
        </w:r>
      </w:del>
      <w:r>
        <w:rPr>
          <w:rFonts w:eastAsia="宋体" w:hint="eastAsia"/>
          <w:color w:val="000000" w:themeColor="text1"/>
          <w:kern w:val="2"/>
          <w:lang w:eastAsia="zh-CN"/>
        </w:rPr>
        <w:t>万</w:t>
      </w:r>
      <w:del w:id="148" w:author="赵剑" w:date="2025-05-16T11:09:00Z">
        <w:r>
          <w:rPr>
            <w:rFonts w:eastAsia="宋体" w:hint="eastAsia"/>
            <w:color w:val="000000" w:themeColor="text1"/>
            <w:kern w:val="2"/>
            <w:lang w:eastAsia="zh-CN"/>
          </w:rPr>
          <w:delText>伍</w:delText>
        </w:r>
      </w:del>
      <w:del w:id="149" w:author="赵剑" w:date="2025-05-22T09:55:00Z">
        <w:r>
          <w:rPr>
            <w:rFonts w:eastAsia="宋体" w:hint="eastAsia"/>
            <w:color w:val="000000" w:themeColor="text1"/>
            <w:kern w:val="2"/>
            <w:lang w:eastAsia="zh-CN"/>
          </w:rPr>
          <w:delText>仟</w:delText>
        </w:r>
      </w:del>
      <w:r>
        <w:rPr>
          <w:rFonts w:eastAsia="宋体" w:hint="eastAsia"/>
          <w:color w:val="000000" w:themeColor="text1"/>
          <w:kern w:val="2"/>
          <w:lang w:eastAsia="zh-CN"/>
        </w:rPr>
        <w:t>圆整（</w:t>
      </w:r>
      <w:r>
        <w:rPr>
          <w:rFonts w:eastAsia="宋体"/>
          <w:color w:val="000000" w:themeColor="text1"/>
          <w:kern w:val="2"/>
          <w:u w:val="single" w:color="000000"/>
          <w:lang w:val="zh-TW" w:eastAsia="zh-CN"/>
        </w:rPr>
        <w:t>¥</w:t>
      </w:r>
      <w:del w:id="150" w:author="赵剑" w:date="2025-05-16T11:08:00Z">
        <w:r>
          <w:rPr>
            <w:rFonts w:eastAsia="宋体"/>
            <w:color w:val="000000" w:themeColor="text1"/>
            <w:kern w:val="2"/>
            <w:u w:val="single" w:color="000000"/>
            <w:lang w:eastAsia="zh-CN"/>
          </w:rPr>
          <w:delText>30.5</w:delText>
        </w:r>
      </w:del>
      <w:ins w:id="151" w:author="赵剑" w:date="2025-05-22T09:55:00Z">
        <w:r>
          <w:rPr>
            <w:rFonts w:eastAsia="宋体" w:hint="eastAsia"/>
            <w:color w:val="000000" w:themeColor="text1"/>
            <w:kern w:val="2"/>
            <w:u w:val="single" w:color="000000"/>
            <w:lang w:eastAsia="zh-CN"/>
          </w:rPr>
          <w:t>10</w:t>
        </w:r>
      </w:ins>
      <w:r>
        <w:rPr>
          <w:rFonts w:eastAsia="宋体" w:hint="eastAsia"/>
          <w:color w:val="000000" w:themeColor="text1"/>
          <w:kern w:val="2"/>
          <w:u w:val="single" w:color="000000"/>
          <w:lang w:eastAsia="zh-CN"/>
        </w:rPr>
        <w:t>0</w:t>
      </w:r>
      <w:ins w:id="152" w:author="赵剑" w:date="2025-05-22T09:55:00Z">
        <w:r>
          <w:rPr>
            <w:rFonts w:eastAsia="宋体" w:hint="eastAsia"/>
            <w:color w:val="000000" w:themeColor="text1"/>
            <w:kern w:val="2"/>
            <w:u w:val="single" w:color="000000"/>
            <w:lang w:eastAsia="zh-CN"/>
          </w:rPr>
          <w:t>.00</w:t>
        </w:r>
      </w:ins>
      <w:del w:id="153" w:author="赵剑" w:date="2025-05-22T09:55:00Z">
        <w:r>
          <w:rPr>
            <w:rFonts w:eastAsia="宋体"/>
            <w:color w:val="000000" w:themeColor="text1"/>
            <w:kern w:val="2"/>
            <w:u w:val="single" w:color="000000"/>
            <w:lang w:val="zh-TW" w:eastAsia="zh-CN"/>
          </w:rPr>
          <w:delText>0</w:delText>
        </w:r>
      </w:del>
      <w:r>
        <w:rPr>
          <w:rFonts w:eastAsia="宋体"/>
          <w:color w:val="000000" w:themeColor="text1"/>
          <w:u w:val="single"/>
          <w:lang w:val="zh-TW" w:eastAsia="zh-TW"/>
        </w:rPr>
        <w:t>万元）</w:t>
      </w:r>
      <w:r>
        <w:rPr>
          <w:rFonts w:eastAsia="宋体" w:hint="eastAsia"/>
          <w:color w:val="000000" w:themeColor="text1"/>
          <w:u w:val="single"/>
          <w:lang w:val="zh-TW" w:eastAsia="zh-CN"/>
        </w:rPr>
        <w:t>，</w:t>
      </w:r>
      <w:r>
        <w:rPr>
          <w:rFonts w:eastAsia="宋体" w:hint="eastAsia"/>
          <w:color w:val="000000" w:themeColor="text1"/>
          <w:u w:val="single"/>
          <w:lang w:eastAsia="zh-CN"/>
        </w:rPr>
        <w:t>时间：</w:t>
      </w:r>
      <w:del w:id="154" w:author="赵剑" w:date="2025-06-04T09:41:00Z">
        <w:r>
          <w:rPr>
            <w:rFonts w:eastAsia="宋体" w:hint="eastAsia"/>
            <w:color w:val="000000" w:themeColor="text1"/>
            <w:u w:val="single"/>
            <w:shd w:val="clear" w:color="auto" w:fill="FFFF00"/>
            <w:lang w:eastAsia="zh-CN"/>
            <w:rPrChange w:id="155" w:author="赵剑" w:date="2025-06-04T09:41:00Z">
              <w:rPr>
                <w:rFonts w:eastAsia="宋体" w:hint="eastAsia"/>
                <w:color w:val="000000" w:themeColor="text1"/>
                <w:u w:val="single"/>
                <w:lang w:eastAsia="zh-CN"/>
              </w:rPr>
            </w:rPrChange>
          </w:rPr>
          <w:delText>甲方收到</w:delText>
        </w:r>
      </w:del>
      <w:r>
        <w:rPr>
          <w:rFonts w:eastAsia="宋体" w:hint="eastAsia"/>
          <w:color w:val="000000" w:themeColor="text1"/>
          <w:u w:val="single"/>
          <w:shd w:val="clear" w:color="auto" w:fill="FFFF00"/>
          <w:lang w:eastAsia="zh-CN"/>
          <w:rPrChange w:id="156" w:author="赵剑" w:date="2025-06-04T09:41:00Z">
            <w:rPr>
              <w:rFonts w:eastAsia="宋体" w:hint="eastAsia"/>
              <w:color w:val="000000" w:themeColor="text1"/>
              <w:u w:val="single"/>
              <w:lang w:eastAsia="zh-CN"/>
            </w:rPr>
          </w:rPrChange>
        </w:rPr>
        <w:t>乙方提供</w:t>
      </w:r>
      <w:del w:id="157" w:author="赵剑" w:date="2025-06-04T10:11:00Z">
        <w:r>
          <w:rPr>
            <w:rFonts w:eastAsia="宋体" w:hint="eastAsia"/>
            <w:color w:val="000000" w:themeColor="text1"/>
            <w:u w:val="single"/>
            <w:shd w:val="clear" w:color="auto" w:fill="FFFF00"/>
            <w:lang w:eastAsia="zh-CN"/>
            <w:rPrChange w:id="158" w:author="赵剑" w:date="2025-06-04T09:41:00Z">
              <w:rPr>
                <w:rFonts w:eastAsia="宋体" w:hint="eastAsia"/>
                <w:color w:val="000000" w:themeColor="text1"/>
                <w:u w:val="single"/>
                <w:lang w:eastAsia="zh-CN"/>
              </w:rPr>
            </w:rPrChange>
          </w:rPr>
          <w:delText>的</w:delText>
        </w:r>
      </w:del>
      <w:r>
        <w:rPr>
          <w:rFonts w:eastAsia="宋体" w:hint="eastAsia"/>
          <w:color w:val="000000" w:themeColor="text1"/>
          <w:u w:val="single"/>
          <w:shd w:val="clear" w:color="auto" w:fill="FFFF00"/>
          <w:lang w:eastAsia="zh-CN"/>
          <w:rPrChange w:id="159" w:author="赵剑" w:date="2025-06-04T09:41:00Z">
            <w:rPr>
              <w:rFonts w:eastAsia="宋体" w:hint="eastAsia"/>
              <w:color w:val="000000" w:themeColor="text1"/>
              <w:u w:val="single"/>
              <w:lang w:eastAsia="zh-CN"/>
            </w:rPr>
          </w:rPrChange>
        </w:rPr>
        <w:t>完整版申报资料</w:t>
      </w:r>
      <w:ins w:id="160" w:author="赵剑" w:date="2025-06-04T09:43:00Z">
        <w:r>
          <w:rPr>
            <w:rFonts w:eastAsia="宋体" w:hint="eastAsia"/>
            <w:color w:val="000000" w:themeColor="text1"/>
            <w:u w:val="single"/>
            <w:shd w:val="clear" w:color="auto" w:fill="FFFF00"/>
            <w:lang w:eastAsia="zh-CN"/>
          </w:rPr>
          <w:t>后</w:t>
        </w:r>
      </w:ins>
      <w:r>
        <w:rPr>
          <w:rFonts w:eastAsia="宋体" w:hint="eastAsia"/>
          <w:color w:val="000000" w:themeColor="text1"/>
          <w:u w:val="single"/>
          <w:shd w:val="clear" w:color="auto" w:fill="FFFF00"/>
          <w:lang w:eastAsia="zh-CN"/>
          <w:rPrChange w:id="161" w:author="赵剑" w:date="2025-06-04T09:41:00Z">
            <w:rPr>
              <w:rFonts w:eastAsia="宋体" w:hint="eastAsia"/>
              <w:color w:val="000000" w:themeColor="text1"/>
              <w:u w:val="single"/>
              <w:lang w:eastAsia="zh-CN"/>
            </w:rPr>
          </w:rPrChange>
        </w:rPr>
        <w:t>在六个月内</w:t>
      </w:r>
      <w:r>
        <w:rPr>
          <w:rFonts w:eastAsia="宋体" w:hint="eastAsia"/>
          <w:color w:val="000000" w:themeColor="text1"/>
          <w:u w:val="single"/>
          <w:shd w:val="clear" w:color="auto" w:fill="FFFF00"/>
          <w:lang w:eastAsia="zh-CN"/>
          <w:rPrChange w:id="162" w:author="赵剑" w:date="2025-06-04T09:41:00Z">
            <w:rPr>
              <w:rFonts w:eastAsia="宋体" w:hint="eastAsia"/>
              <w:color w:val="000000" w:themeColor="text1"/>
              <w:u w:val="single"/>
              <w:lang w:eastAsia="zh-CN"/>
            </w:rPr>
          </w:rPrChange>
        </w:rPr>
        <w:t>FDA</w:t>
      </w:r>
      <w:r>
        <w:rPr>
          <w:rFonts w:eastAsia="宋体" w:hint="eastAsia"/>
          <w:color w:val="000000" w:themeColor="text1"/>
          <w:u w:val="single"/>
          <w:shd w:val="clear" w:color="auto" w:fill="FFFF00"/>
          <w:lang w:eastAsia="zh-CN"/>
          <w:rPrChange w:id="163" w:author="赵剑" w:date="2025-06-04T09:41:00Z">
            <w:rPr>
              <w:rFonts w:eastAsia="宋体" w:hint="eastAsia"/>
              <w:color w:val="000000" w:themeColor="text1"/>
              <w:u w:val="single"/>
              <w:lang w:eastAsia="zh-CN"/>
            </w:rPr>
          </w:rPrChange>
        </w:rPr>
        <w:t>申报，申报获批后及时</w:t>
      </w:r>
      <w:proofErr w:type="gramStart"/>
      <w:r>
        <w:rPr>
          <w:rFonts w:eastAsia="宋体" w:hint="eastAsia"/>
          <w:color w:val="000000" w:themeColor="text1"/>
          <w:u w:val="single"/>
          <w:shd w:val="clear" w:color="auto" w:fill="FFFF00"/>
          <w:lang w:eastAsia="zh-CN"/>
          <w:rPrChange w:id="164" w:author="赵剑" w:date="2025-06-04T09:41:00Z">
            <w:rPr>
              <w:rFonts w:eastAsia="宋体" w:hint="eastAsia"/>
              <w:color w:val="000000" w:themeColor="text1"/>
              <w:u w:val="single"/>
              <w:lang w:eastAsia="zh-CN"/>
            </w:rPr>
          </w:rPrChange>
        </w:rPr>
        <w:t>告知</w:t>
      </w:r>
      <w:ins w:id="165" w:author="赵剑" w:date="2025-06-04T09:42:00Z">
        <w:r>
          <w:rPr>
            <w:rFonts w:eastAsia="宋体" w:hint="eastAsia"/>
            <w:color w:val="000000" w:themeColor="text1"/>
            <w:u w:val="single"/>
            <w:shd w:val="clear" w:color="auto" w:fill="FFFF00"/>
            <w:lang w:eastAsia="zh-CN"/>
          </w:rPr>
          <w:t>甲</w:t>
        </w:r>
      </w:ins>
      <w:proofErr w:type="gramEnd"/>
      <w:del w:id="166" w:author="赵剑" w:date="2025-06-04T09:42:00Z">
        <w:r>
          <w:rPr>
            <w:rFonts w:eastAsia="宋体" w:hint="eastAsia"/>
            <w:color w:val="000000" w:themeColor="text1"/>
            <w:u w:val="single"/>
            <w:shd w:val="clear" w:color="auto" w:fill="FFFF00"/>
            <w:lang w:eastAsia="zh-CN"/>
            <w:rPrChange w:id="167" w:author="赵剑" w:date="2025-06-04T09:41:00Z">
              <w:rPr>
                <w:rFonts w:eastAsia="宋体" w:hint="eastAsia"/>
                <w:color w:val="000000" w:themeColor="text1"/>
                <w:u w:val="single"/>
                <w:lang w:eastAsia="zh-CN"/>
              </w:rPr>
            </w:rPrChange>
          </w:rPr>
          <w:delText>乙</w:delText>
        </w:r>
      </w:del>
      <w:r>
        <w:rPr>
          <w:rFonts w:eastAsia="宋体" w:hint="eastAsia"/>
          <w:color w:val="000000" w:themeColor="text1"/>
          <w:u w:val="single"/>
          <w:shd w:val="clear" w:color="auto" w:fill="FFFF00"/>
          <w:lang w:eastAsia="zh-CN"/>
          <w:rPrChange w:id="168" w:author="赵剑" w:date="2025-06-04T09:41:00Z">
            <w:rPr>
              <w:rFonts w:eastAsia="宋体" w:hint="eastAsia"/>
              <w:color w:val="000000" w:themeColor="text1"/>
              <w:u w:val="single"/>
              <w:lang w:eastAsia="zh-CN"/>
            </w:rPr>
          </w:rPrChange>
        </w:rPr>
        <w:t>方，获批后</w:t>
      </w:r>
      <w:r>
        <w:rPr>
          <w:rFonts w:eastAsia="宋体" w:hint="eastAsia"/>
          <w:color w:val="000000" w:themeColor="text1"/>
          <w:u w:val="single"/>
          <w:shd w:val="clear" w:color="auto" w:fill="FFFF00"/>
          <w:lang w:eastAsia="zh-CN"/>
          <w:rPrChange w:id="169" w:author="赵剑" w:date="2025-06-04T09:41:00Z">
            <w:rPr>
              <w:rFonts w:eastAsia="宋体" w:hint="eastAsia"/>
              <w:color w:val="000000" w:themeColor="text1"/>
              <w:u w:val="single"/>
              <w:lang w:eastAsia="zh-CN"/>
            </w:rPr>
          </w:rPrChange>
        </w:rPr>
        <w:t>10</w:t>
      </w:r>
      <w:r>
        <w:rPr>
          <w:rFonts w:eastAsia="宋体" w:hint="eastAsia"/>
          <w:color w:val="000000" w:themeColor="text1"/>
          <w:u w:val="single"/>
          <w:shd w:val="clear" w:color="auto" w:fill="FFFF00"/>
          <w:lang w:eastAsia="zh-CN"/>
          <w:rPrChange w:id="170" w:author="赵剑" w:date="2025-06-04T09:41:00Z">
            <w:rPr>
              <w:rFonts w:eastAsia="宋体" w:hint="eastAsia"/>
              <w:color w:val="000000" w:themeColor="text1"/>
              <w:u w:val="single"/>
              <w:lang w:eastAsia="zh-CN"/>
            </w:rPr>
          </w:rPrChange>
        </w:rPr>
        <w:t>个工作日内，</w:t>
      </w:r>
      <w:del w:id="171" w:author="赵剑" w:date="2025-06-04T09:42:00Z">
        <w:r>
          <w:rPr>
            <w:rFonts w:eastAsia="宋体" w:hint="eastAsia"/>
            <w:color w:val="000000" w:themeColor="text1"/>
            <w:u w:val="single"/>
            <w:shd w:val="clear" w:color="auto" w:fill="FFFF00"/>
            <w:lang w:eastAsia="zh-CN"/>
            <w:rPrChange w:id="172" w:author="赵剑" w:date="2025-06-04T09:41:00Z">
              <w:rPr>
                <w:rFonts w:eastAsia="宋体" w:hint="eastAsia"/>
                <w:color w:val="000000" w:themeColor="text1"/>
                <w:u w:val="single"/>
                <w:lang w:eastAsia="zh-CN"/>
              </w:rPr>
            </w:rPrChange>
          </w:rPr>
          <w:delText>若甲方在乙方提供好完整版申报资料后六个月内都没去</w:delText>
        </w:r>
        <w:r>
          <w:rPr>
            <w:rFonts w:eastAsia="宋体" w:hint="eastAsia"/>
            <w:color w:val="000000" w:themeColor="text1"/>
            <w:u w:val="single"/>
            <w:shd w:val="clear" w:color="auto" w:fill="FFFF00"/>
            <w:lang w:eastAsia="zh-CN"/>
            <w:rPrChange w:id="173" w:author="赵剑" w:date="2025-06-04T09:41:00Z">
              <w:rPr>
                <w:rFonts w:eastAsia="宋体" w:hint="eastAsia"/>
                <w:color w:val="000000" w:themeColor="text1"/>
                <w:u w:val="single"/>
                <w:lang w:eastAsia="zh-CN"/>
              </w:rPr>
            </w:rPrChange>
          </w:rPr>
          <w:delText>FDA</w:delText>
        </w:r>
        <w:r>
          <w:rPr>
            <w:rFonts w:eastAsia="宋体" w:hint="eastAsia"/>
            <w:color w:val="000000" w:themeColor="text1"/>
            <w:u w:val="single"/>
            <w:shd w:val="clear" w:color="auto" w:fill="FFFF00"/>
            <w:lang w:eastAsia="zh-CN"/>
            <w:rPrChange w:id="174" w:author="赵剑" w:date="2025-06-04T09:41:00Z">
              <w:rPr>
                <w:rFonts w:eastAsia="宋体" w:hint="eastAsia"/>
                <w:color w:val="000000" w:themeColor="text1"/>
                <w:u w:val="single"/>
                <w:lang w:eastAsia="zh-CN"/>
              </w:rPr>
            </w:rPrChange>
          </w:rPr>
          <w:delText>申报，就以六个月为节点</w:delText>
        </w:r>
        <w:r>
          <w:rPr>
            <w:rFonts w:eastAsia="宋体"/>
            <w:color w:val="000000" w:themeColor="text1"/>
            <w:u w:val="single"/>
            <w:shd w:val="clear" w:color="auto" w:fill="FFFF00"/>
            <w:lang w:eastAsia="zh-CN"/>
            <w:rPrChange w:id="175" w:author="赵剑" w:date="2025-06-04T09:41:00Z">
              <w:rPr>
                <w:rFonts w:eastAsia="宋体"/>
                <w:color w:val="000000" w:themeColor="text1"/>
                <w:u w:val="single"/>
                <w:lang w:eastAsia="zh-CN"/>
              </w:rPr>
            </w:rPrChange>
          </w:rPr>
          <w:delText>10</w:delText>
        </w:r>
        <w:r>
          <w:rPr>
            <w:rFonts w:eastAsia="宋体" w:hint="eastAsia"/>
            <w:color w:val="000000" w:themeColor="text1"/>
            <w:u w:val="single"/>
            <w:shd w:val="clear" w:color="auto" w:fill="FFFF00"/>
            <w:lang w:eastAsia="zh-CN"/>
            <w:rPrChange w:id="176" w:author="赵剑" w:date="2025-06-04T09:41:00Z">
              <w:rPr>
                <w:rFonts w:eastAsia="宋体" w:hint="eastAsia"/>
                <w:color w:val="000000" w:themeColor="text1"/>
                <w:u w:val="single"/>
                <w:lang w:eastAsia="zh-CN"/>
              </w:rPr>
            </w:rPrChange>
          </w:rPr>
          <w:delText>个工作日内</w:delText>
        </w:r>
      </w:del>
      <w:proofErr w:type="gramStart"/>
      <w:r>
        <w:rPr>
          <w:rFonts w:eastAsia="宋体" w:hint="eastAsia"/>
          <w:color w:val="000000" w:themeColor="text1"/>
          <w:u w:val="single"/>
          <w:shd w:val="clear" w:color="auto" w:fill="FFFF00"/>
          <w:lang w:eastAsia="zh-CN"/>
          <w:rPrChange w:id="177" w:author="赵剑" w:date="2025-06-04T09:41:00Z">
            <w:rPr>
              <w:rFonts w:eastAsia="宋体" w:hint="eastAsia"/>
              <w:color w:val="000000" w:themeColor="text1"/>
              <w:u w:val="single"/>
              <w:lang w:eastAsia="zh-CN"/>
            </w:rPr>
          </w:rPrChange>
        </w:rPr>
        <w:t>付最后</w:t>
      </w:r>
      <w:proofErr w:type="gramEnd"/>
      <w:r>
        <w:rPr>
          <w:rFonts w:eastAsia="宋体" w:hint="eastAsia"/>
          <w:color w:val="000000" w:themeColor="text1"/>
          <w:u w:val="single"/>
          <w:shd w:val="clear" w:color="auto" w:fill="FFFF00"/>
          <w:lang w:eastAsia="zh-CN"/>
          <w:rPrChange w:id="178" w:author="赵剑" w:date="2025-06-04T09:41:00Z">
            <w:rPr>
              <w:rFonts w:eastAsia="宋体" w:hint="eastAsia"/>
              <w:color w:val="000000" w:themeColor="text1"/>
              <w:u w:val="single"/>
              <w:lang w:eastAsia="zh-CN"/>
            </w:rPr>
          </w:rPrChange>
        </w:rPr>
        <w:t>一笔尾款。</w:t>
      </w:r>
    </w:p>
    <w:p w14:paraId="2A77FB37" w14:textId="77777777" w:rsidR="0057420F" w:rsidRDefault="004B6417" w:rsidP="0057420F">
      <w:pPr>
        <w:pStyle w:val="Af1"/>
        <w:spacing w:line="360" w:lineRule="auto"/>
        <w:rPr>
          <w:ins w:id="179" w:author="xiaoyan zhang" w:date="2025-05-15T15:08:00Z"/>
          <w:rFonts w:ascii="Times New Roman" w:eastAsia="宋体" w:hAnsi="Times New Roman" w:cs="Times New Roman" w:hint="default"/>
          <w:color w:val="000000" w:themeColor="text1"/>
          <w:sz w:val="24"/>
          <w:szCs w:val="24"/>
          <w:lang w:val="zh-TW" w:eastAsia="zh-TW"/>
        </w:rPr>
        <w:pPrChange w:id="180" w:author="xiaoyan zhang" w:date="2025-05-15T15:08:00Z">
          <w:pPr>
            <w:pStyle w:val="Af1"/>
            <w:numPr>
              <w:numId w:val="2"/>
            </w:numPr>
            <w:spacing w:line="360" w:lineRule="auto"/>
            <w:ind w:left="840" w:hanging="360"/>
          </w:pPr>
        </w:pPrChange>
      </w:pPr>
      <w:ins w:id="181" w:author="xiaoyan zhang" w:date="2025-05-15T15:08:00Z">
        <w:r>
          <w:rPr>
            <w:rFonts w:eastAsia="宋体"/>
            <w:color w:val="000000" w:themeColor="text1"/>
            <w:u w:val="single"/>
            <w:lang w:eastAsia="zh-TW"/>
          </w:rPr>
          <w:t>备注：</w:t>
        </w:r>
      </w:ins>
      <w:ins w:id="182" w:author="xiaoyan zhang" w:date="2025-05-15T15:09:00Z">
        <w:r>
          <w:rPr>
            <w:rFonts w:ascii="Times New Roman" w:eastAsia="宋体" w:hAnsi="Times New Roman" w:cs="Times New Roman"/>
            <w:color w:val="000000" w:themeColor="text1"/>
            <w:sz w:val="24"/>
            <w:szCs w:val="24"/>
            <w:lang w:val="zh-TW" w:eastAsia="zh-TW"/>
          </w:rPr>
          <w:t>一</w:t>
        </w:r>
      </w:ins>
      <w:ins w:id="183" w:author="xiaoyan zhang" w:date="2025-05-15T15:08:00Z">
        <w:r>
          <w:rPr>
            <w:rFonts w:ascii="Times New Roman" w:eastAsia="宋体" w:hAnsi="Times New Roman" w:cs="Times New Roman"/>
            <w:color w:val="000000" w:themeColor="text1"/>
            <w:sz w:val="24"/>
            <w:szCs w:val="24"/>
            <w:lang w:val="zh-TW" w:eastAsia="zh-TW"/>
          </w:rPr>
          <w:t>期款付款单位和</w:t>
        </w:r>
        <w:r>
          <w:rPr>
            <w:rFonts w:ascii="Times New Roman" w:eastAsia="宋体" w:hAnsi="Times New Roman" w:cs="Times New Roman"/>
            <w:color w:val="000000" w:themeColor="text1"/>
            <w:sz w:val="22"/>
            <w:szCs w:val="22"/>
            <w:lang w:eastAsia="zh-TW"/>
          </w:rPr>
          <w:t>开票单位为黑龙江维康血管病医院有限公司</w:t>
        </w:r>
      </w:ins>
      <w:ins w:id="184" w:author="xiaoyan zhang" w:date="2025-05-15T15:09:00Z">
        <w:r>
          <w:rPr>
            <w:rFonts w:ascii="Times New Roman" w:eastAsia="宋体" w:hAnsi="Times New Roman" w:cs="Times New Roman"/>
            <w:color w:val="000000" w:themeColor="text1"/>
            <w:sz w:val="22"/>
            <w:szCs w:val="22"/>
            <w:lang w:eastAsia="zh-TW"/>
          </w:rPr>
          <w:t>，其余均为</w:t>
        </w:r>
        <w:proofErr w:type="spellStart"/>
        <w:r>
          <w:rPr>
            <w:rFonts w:ascii="Times New Roman" w:eastAsia="宋体" w:hAnsi="Times New Roman" w:cs="Times New Roman"/>
            <w:color w:val="000000" w:themeColor="text1"/>
            <w:sz w:val="22"/>
            <w:szCs w:val="22"/>
            <w:lang w:eastAsia="zh-TW"/>
          </w:rPr>
          <w:t>Curanex</w:t>
        </w:r>
        <w:proofErr w:type="spellEnd"/>
        <w:r>
          <w:rPr>
            <w:rFonts w:ascii="Times New Roman" w:eastAsia="宋体" w:hAnsi="Times New Roman" w:cs="Times New Roman"/>
            <w:color w:val="000000" w:themeColor="text1"/>
            <w:sz w:val="22"/>
            <w:szCs w:val="22"/>
            <w:lang w:eastAsia="zh-TW"/>
          </w:rPr>
          <w:t xml:space="preserve"> Pharmaceuticals </w:t>
        </w:r>
        <w:proofErr w:type="spellStart"/>
        <w:r>
          <w:rPr>
            <w:rFonts w:ascii="Times New Roman" w:eastAsia="宋体" w:hAnsi="Times New Roman" w:cs="Times New Roman"/>
            <w:color w:val="000000" w:themeColor="text1"/>
            <w:sz w:val="22"/>
            <w:szCs w:val="22"/>
            <w:lang w:eastAsia="zh-TW"/>
          </w:rPr>
          <w:t>Inc</w:t>
        </w:r>
        <w:proofErr w:type="spellEnd"/>
        <w:r>
          <w:rPr>
            <w:rFonts w:ascii="Times New Roman" w:eastAsia="宋体" w:hAnsi="Times New Roman" w:cs="Times New Roman"/>
            <w:color w:val="000000" w:themeColor="text1"/>
            <w:sz w:val="22"/>
            <w:szCs w:val="22"/>
            <w:lang w:eastAsia="zh-TW"/>
          </w:rPr>
          <w:t>公司</w:t>
        </w:r>
      </w:ins>
      <w:ins w:id="185" w:author="xiaoyan zhang" w:date="2025-05-15T15:08:00Z">
        <w:r>
          <w:rPr>
            <w:rFonts w:ascii="Times New Roman" w:eastAsia="宋体" w:hAnsi="Times New Roman" w:cs="Times New Roman"/>
            <w:color w:val="000000" w:themeColor="text1"/>
            <w:sz w:val="22"/>
            <w:szCs w:val="22"/>
            <w:lang w:eastAsia="zh-TW"/>
          </w:rPr>
          <w:t>。</w:t>
        </w:r>
        <w:r>
          <w:rPr>
            <w:rFonts w:ascii="Times New Roman" w:eastAsia="宋体" w:hAnsi="Times New Roman" w:cs="Times New Roman" w:hint="default"/>
            <w:color w:val="000000" w:themeColor="text1"/>
            <w:sz w:val="24"/>
            <w:szCs w:val="24"/>
            <w:lang w:val="zh-TW" w:eastAsia="zh-TW"/>
          </w:rPr>
          <w:t xml:space="preserve"> </w:t>
        </w:r>
      </w:ins>
    </w:p>
    <w:p w14:paraId="70753120" w14:textId="77777777" w:rsidR="0057420F" w:rsidRDefault="0057420F" w:rsidP="0057420F">
      <w:pPr>
        <w:spacing w:line="360" w:lineRule="auto"/>
        <w:rPr>
          <w:rFonts w:eastAsia="宋体"/>
          <w:color w:val="000000" w:themeColor="text1"/>
          <w:kern w:val="2"/>
          <w:u w:val="single" w:color="000000"/>
          <w:lang w:val="zh-TW" w:eastAsia="zh-TW"/>
        </w:rPr>
        <w:pPrChange w:id="186" w:author="xiaoyan zhang" w:date="2025-05-15T15:08:00Z">
          <w:pPr>
            <w:numPr>
              <w:numId w:val="2"/>
            </w:numPr>
            <w:spacing w:line="360" w:lineRule="auto"/>
            <w:ind w:left="840" w:firstLineChars="200" w:firstLine="480"/>
          </w:pPr>
        </w:pPrChange>
      </w:pPr>
    </w:p>
    <w:p w14:paraId="55879FF9" w14:textId="77777777" w:rsidR="0057420F" w:rsidRDefault="0057420F">
      <w:pPr>
        <w:pStyle w:val="Af1"/>
        <w:numPr>
          <w:ilvl w:val="255"/>
          <w:numId w:val="0"/>
        </w:numPr>
        <w:spacing w:line="360" w:lineRule="auto"/>
        <w:rPr>
          <w:rFonts w:ascii="Times New Roman" w:eastAsia="宋体" w:hAnsi="Times New Roman" w:cs="Times New Roman" w:hint="default"/>
          <w:color w:val="000000" w:themeColor="text1"/>
          <w:sz w:val="24"/>
          <w:szCs w:val="24"/>
          <w:lang w:val="zh-TW" w:eastAsia="zh-TW"/>
        </w:rPr>
      </w:pPr>
    </w:p>
    <w:p w14:paraId="4F10E581" w14:textId="77777777" w:rsidR="0057420F" w:rsidRDefault="004B6417">
      <w:pPr>
        <w:pStyle w:val="a3"/>
        <w:spacing w:line="360" w:lineRule="auto"/>
        <w:rPr>
          <w:rFonts w:ascii="Times New Roman" w:eastAsia="宋体" w:hAnsi="Times New Roman" w:cs="Times New Roman"/>
          <w:color w:val="000000" w:themeColor="text1"/>
          <w:sz w:val="24"/>
          <w:szCs w:val="24"/>
          <w:u w:color="000000"/>
        </w:rPr>
      </w:pPr>
      <w:r>
        <w:rPr>
          <w:rFonts w:ascii="Times New Roman" w:eastAsia="宋体" w:hAnsi="Times New Roman" w:cs="Times New Roman" w:hint="eastAsia"/>
          <w:color w:val="000000" w:themeColor="text1"/>
          <w:sz w:val="24"/>
          <w:szCs w:val="24"/>
          <w:u w:color="000000"/>
        </w:rPr>
        <w:t>（三）</w:t>
      </w:r>
      <w:r>
        <w:rPr>
          <w:rFonts w:ascii="宋体" w:hAnsi="宋体" w:hint="eastAsia"/>
          <w:spacing w:val="-2"/>
          <w:kern w:val="0"/>
          <w:sz w:val="24"/>
          <w:szCs w:val="28"/>
        </w:rPr>
        <w:t>甲方按各期的</w:t>
      </w:r>
      <w:proofErr w:type="gramStart"/>
      <w:r>
        <w:rPr>
          <w:rFonts w:ascii="宋体" w:hAnsi="宋体" w:hint="eastAsia"/>
          <w:spacing w:val="-2"/>
          <w:kern w:val="0"/>
          <w:sz w:val="24"/>
          <w:szCs w:val="28"/>
        </w:rPr>
        <w:t>时间截点支付</w:t>
      </w:r>
      <w:proofErr w:type="gramEnd"/>
      <w:r>
        <w:rPr>
          <w:rFonts w:ascii="宋体" w:hAnsi="宋体" w:hint="eastAsia"/>
          <w:spacing w:val="-2"/>
          <w:kern w:val="0"/>
          <w:sz w:val="24"/>
          <w:szCs w:val="28"/>
        </w:rPr>
        <w:t>乙方研究经费，无绝对先后顺序。涉及研究项目、实验计划调整的，双方根据实际进行确认并结算。</w:t>
      </w:r>
    </w:p>
    <w:p w14:paraId="56415BBB" w14:textId="77777777" w:rsidR="0057420F" w:rsidRDefault="004B6417">
      <w:pPr>
        <w:pStyle w:val="a3"/>
        <w:spacing w:line="360" w:lineRule="auto"/>
        <w:rPr>
          <w:rFonts w:ascii="Times New Roman" w:eastAsia="宋体" w:hAnsi="Times New Roman" w:cs="Times New Roman"/>
          <w:color w:val="000000" w:themeColor="text1"/>
          <w:sz w:val="24"/>
          <w:szCs w:val="24"/>
          <w:u w:color="000000"/>
        </w:rPr>
      </w:pPr>
      <w:r>
        <w:rPr>
          <w:rFonts w:ascii="Times New Roman" w:eastAsia="宋体" w:hAnsi="Times New Roman" w:cs="Times New Roman" w:hint="eastAsia"/>
          <w:color w:val="000000" w:themeColor="text1"/>
          <w:sz w:val="24"/>
          <w:szCs w:val="24"/>
          <w:u w:color="000000"/>
        </w:rPr>
        <w:t xml:space="preserve">        </w:t>
      </w:r>
      <w:r>
        <w:rPr>
          <w:rFonts w:ascii="Times New Roman" w:eastAsia="宋体" w:hAnsi="Times New Roman" w:cs="Times New Roman" w:hint="eastAsia"/>
          <w:b/>
          <w:bCs/>
          <w:color w:val="000000" w:themeColor="text1"/>
          <w:sz w:val="24"/>
          <w:szCs w:val="24"/>
          <w:u w:color="000000"/>
        </w:rPr>
        <w:t>注：试验过程中，由于甲方原因，合同签订后</w:t>
      </w:r>
      <w:r>
        <w:rPr>
          <w:rFonts w:ascii="Times New Roman" w:eastAsia="宋体" w:hAnsi="Times New Roman" w:cs="Times New Roman" w:hint="eastAsia"/>
          <w:b/>
          <w:bCs/>
          <w:color w:val="000000" w:themeColor="text1"/>
          <w:sz w:val="24"/>
          <w:szCs w:val="24"/>
          <w:u w:color="000000"/>
        </w:rPr>
        <w:t>3</w:t>
      </w:r>
      <w:r>
        <w:rPr>
          <w:rFonts w:ascii="Times New Roman" w:eastAsia="宋体" w:hAnsi="Times New Roman" w:cs="Times New Roman" w:hint="eastAsia"/>
          <w:b/>
          <w:bCs/>
          <w:color w:val="000000" w:themeColor="text1"/>
          <w:sz w:val="24"/>
          <w:szCs w:val="24"/>
          <w:u w:color="000000"/>
        </w:rPr>
        <w:t>个月内未能启动正式</w:t>
      </w:r>
      <w:r>
        <w:rPr>
          <w:rFonts w:ascii="Times New Roman" w:eastAsia="宋体" w:hAnsi="Times New Roman" w:cs="Times New Roman" w:hint="eastAsia"/>
          <w:b/>
          <w:bCs/>
          <w:color w:val="000000" w:themeColor="text1"/>
          <w:sz w:val="24"/>
          <w:szCs w:val="24"/>
          <w:u w:color="000000"/>
        </w:rPr>
        <w:t>GLP</w:t>
      </w:r>
      <w:r>
        <w:rPr>
          <w:rFonts w:ascii="Times New Roman" w:eastAsia="宋体" w:hAnsi="Times New Roman" w:cs="Times New Roman" w:hint="eastAsia"/>
          <w:b/>
          <w:bCs/>
          <w:color w:val="000000" w:themeColor="text1"/>
          <w:sz w:val="24"/>
          <w:szCs w:val="24"/>
          <w:u w:color="000000"/>
        </w:rPr>
        <w:t>试验，后续如发生动物费用涨价</w:t>
      </w:r>
      <w:r>
        <w:rPr>
          <w:rFonts w:ascii="Times New Roman" w:eastAsia="宋体" w:hAnsi="Times New Roman" w:cs="Times New Roman" w:hint="eastAsia"/>
          <w:b/>
          <w:bCs/>
          <w:color w:val="000000" w:themeColor="text1"/>
          <w:sz w:val="24"/>
          <w:szCs w:val="24"/>
          <w:u w:color="000000"/>
        </w:rPr>
        <w:t>5%</w:t>
      </w:r>
      <w:r>
        <w:rPr>
          <w:rFonts w:ascii="Times New Roman" w:eastAsia="宋体" w:hAnsi="Times New Roman" w:cs="Times New Roman" w:hint="eastAsia"/>
          <w:b/>
          <w:bCs/>
          <w:color w:val="000000" w:themeColor="text1"/>
          <w:sz w:val="24"/>
          <w:szCs w:val="24"/>
          <w:u w:color="000000"/>
        </w:rPr>
        <w:t>及以上，需签署补充协议，甲方需另行支付由于动物涨价而发生的差额部分。</w:t>
      </w:r>
    </w:p>
    <w:p w14:paraId="2468F4EB" w14:textId="77777777" w:rsidR="0057420F" w:rsidRDefault="0057420F">
      <w:pPr>
        <w:pStyle w:val="Af1"/>
        <w:spacing w:line="360" w:lineRule="auto"/>
        <w:rPr>
          <w:rFonts w:ascii="Times New Roman" w:eastAsia="宋体" w:hAnsi="Times New Roman" w:cs="Times New Roman" w:hint="default"/>
          <w:color w:val="000000" w:themeColor="text1"/>
          <w:sz w:val="24"/>
          <w:szCs w:val="24"/>
          <w:lang w:eastAsia="zh-TW"/>
        </w:rPr>
      </w:pPr>
    </w:p>
    <w:p w14:paraId="6988A8FF" w14:textId="77777777" w:rsidR="0057420F" w:rsidRDefault="004B6417">
      <w:pPr>
        <w:pStyle w:val="Af1"/>
        <w:tabs>
          <w:tab w:val="left" w:pos="6990"/>
        </w:tabs>
        <w:spacing w:line="360" w:lineRule="auto"/>
        <w:rPr>
          <w:rFonts w:ascii="Times New Roman" w:hAnsi="Times New Roman" w:cs="Times New Roman" w:hint="default"/>
          <w:color w:val="000000" w:themeColor="text1"/>
          <w:sz w:val="26"/>
          <w:szCs w:val="26"/>
          <w:lang w:val="zh-TW" w:eastAsia="zh-TW"/>
        </w:rPr>
      </w:pPr>
      <w:r>
        <w:rPr>
          <w:rFonts w:ascii="Times New Roman" w:eastAsia="宋体" w:hAnsi="Times New Roman" w:cs="Times New Roman" w:hint="default"/>
          <w:b/>
          <w:bCs/>
          <w:color w:val="000000" w:themeColor="text1"/>
          <w:sz w:val="24"/>
          <w:szCs w:val="24"/>
          <w:lang w:val="zh-TW" w:eastAsia="zh-TW"/>
        </w:rPr>
        <w:t>四、履行的期限、地点和方式</w:t>
      </w:r>
    </w:p>
    <w:p w14:paraId="3AC81F5F" w14:textId="77777777" w:rsidR="0057420F" w:rsidRDefault="004B6417">
      <w:pPr>
        <w:pStyle w:val="a3"/>
        <w:spacing w:line="360" w:lineRule="auto"/>
        <w:ind w:firstLine="420"/>
        <w:rPr>
          <w:rFonts w:ascii="Times New Roman" w:eastAsia="宋体" w:hAnsi="Times New Roman" w:cs="Times New Roman"/>
          <w:color w:val="000000" w:themeColor="text1"/>
          <w:sz w:val="24"/>
          <w:szCs w:val="24"/>
          <w:u w:color="000000"/>
        </w:rPr>
      </w:pPr>
      <w:r>
        <w:rPr>
          <w:rFonts w:ascii="Times New Roman" w:eastAsia="宋体" w:hAnsi="Times New Roman" w:cs="Times New Roman"/>
          <w:color w:val="000000" w:themeColor="text1"/>
          <w:sz w:val="24"/>
          <w:szCs w:val="24"/>
          <w:u w:color="000000"/>
        </w:rPr>
        <w:t>履行期限详见附件一</w:t>
      </w:r>
      <w:r>
        <w:rPr>
          <w:rFonts w:ascii="Times New Roman" w:eastAsia="宋体" w:hAnsi="Times New Roman" w:cs="Times New Roman" w:hint="eastAsia"/>
          <w:color w:val="000000" w:themeColor="text1"/>
          <w:sz w:val="24"/>
          <w:szCs w:val="24"/>
          <w:u w:color="000000"/>
        </w:rPr>
        <w:t>和二</w:t>
      </w:r>
      <w:r>
        <w:rPr>
          <w:rFonts w:ascii="Times New Roman" w:eastAsia="宋体" w:hAnsi="Times New Roman" w:cs="Times New Roman"/>
          <w:color w:val="000000" w:themeColor="text1"/>
          <w:sz w:val="24"/>
          <w:szCs w:val="24"/>
          <w:u w:color="000000"/>
        </w:rPr>
        <w:t>。</w:t>
      </w:r>
      <w:r>
        <w:rPr>
          <w:rFonts w:ascii="Times New Roman" w:eastAsia="宋体" w:hAnsi="Times New Roman" w:cs="Times New Roman" w:hint="eastAsia"/>
          <w:color w:val="000000" w:themeColor="text1"/>
          <w:sz w:val="24"/>
          <w:szCs w:val="24"/>
          <w:u w:color="000000"/>
        </w:rPr>
        <w:t>（注：附件一和二是乙方为了满足本合同需求提出的研究方案</w:t>
      </w:r>
      <w:ins w:id="187" w:author="liqin xie" w:date="2025-05-18T12:28:00Z">
        <w:r>
          <w:rPr>
            <w:rFonts w:ascii="Times New Roman" w:eastAsia="宋体" w:hAnsi="Times New Roman" w:cs="Times New Roman" w:hint="eastAsia"/>
            <w:color w:val="000000" w:themeColor="text1"/>
            <w:sz w:val="24"/>
            <w:szCs w:val="24"/>
            <w:u w:color="000000"/>
          </w:rPr>
          <w:t>。</w:t>
        </w:r>
        <w:r>
          <w:rPr>
            <w:rFonts w:ascii="Times New Roman" w:eastAsia="宋体" w:hAnsi="Times New Roman" w:cs="Times New Roman" w:hint="eastAsia"/>
            <w:color w:val="000000" w:themeColor="text1"/>
            <w:sz w:val="24"/>
            <w:szCs w:val="24"/>
            <w:u w:color="000000"/>
          </w:rPr>
          <w:t xml:space="preserve"> </w:t>
        </w:r>
        <w:r>
          <w:rPr>
            <w:rFonts w:ascii="Times New Roman" w:eastAsia="宋体" w:hAnsi="Times New Roman" w:cs="Times New Roman"/>
            <w:color w:val="000000" w:themeColor="text1"/>
            <w:sz w:val="24"/>
            <w:szCs w:val="24"/>
            <w:u w:color="000000"/>
          </w:rPr>
          <w:t>乙方保证其设计和制定的试验方案符合现行</w:t>
        </w:r>
      </w:ins>
      <w:ins w:id="188" w:author="liqin xie" w:date="2025-05-18T12:29:00Z">
        <w:r>
          <w:rPr>
            <w:rFonts w:ascii="Times New Roman" w:eastAsia="宋体" w:hAnsi="Times New Roman" w:cs="Times New Roman" w:hint="eastAsia"/>
            <w:color w:val="000000" w:themeColor="text1"/>
            <w:sz w:val="24"/>
            <w:szCs w:val="24"/>
            <w:u w:color="000000"/>
          </w:rPr>
          <w:t>FDA IND</w:t>
        </w:r>
      </w:ins>
      <w:ins w:id="189" w:author="liqin xie" w:date="2025-05-18T12:28:00Z">
        <w:r>
          <w:rPr>
            <w:rFonts w:ascii="Times New Roman" w:eastAsia="宋体" w:hAnsi="Times New Roman" w:cs="Times New Roman"/>
            <w:color w:val="000000" w:themeColor="text1"/>
            <w:sz w:val="24"/>
            <w:szCs w:val="24"/>
            <w:u w:color="000000"/>
          </w:rPr>
          <w:t>的技术要求，并足以支持本合同约定的研究目标。甲方的确认行为不减轻或免除乙方在本合同项下的任何保证或责任。</w:t>
        </w:r>
      </w:ins>
      <w:r>
        <w:rPr>
          <w:rFonts w:ascii="Times New Roman" w:eastAsia="宋体" w:hAnsi="Times New Roman" w:cs="Times New Roman" w:hint="eastAsia"/>
          <w:color w:val="000000" w:themeColor="text1"/>
          <w:sz w:val="24"/>
          <w:szCs w:val="24"/>
          <w:u w:color="000000"/>
        </w:rPr>
        <w:t>，</w:t>
      </w:r>
      <w:del w:id="190" w:author="liqin xie" w:date="2025-05-18T12:30:00Z">
        <w:r>
          <w:rPr>
            <w:rFonts w:ascii="Times New Roman" w:eastAsia="宋体" w:hAnsi="Times New Roman" w:cs="Times New Roman" w:hint="eastAsia"/>
            <w:color w:val="000000" w:themeColor="text1"/>
            <w:sz w:val="24"/>
            <w:szCs w:val="24"/>
            <w:u w:color="000000"/>
          </w:rPr>
          <w:delText>甲方不对附件一和二中内容的正确性、完整性和专业性负责</w:delText>
        </w:r>
      </w:del>
      <w:r>
        <w:rPr>
          <w:rFonts w:ascii="Times New Roman" w:eastAsia="宋体" w:hAnsi="Times New Roman" w:cs="Times New Roman" w:hint="eastAsia"/>
          <w:color w:val="000000" w:themeColor="text1"/>
          <w:sz w:val="24"/>
          <w:szCs w:val="24"/>
          <w:u w:color="000000"/>
        </w:rPr>
        <w:t>）</w:t>
      </w:r>
    </w:p>
    <w:p w14:paraId="2A684619" w14:textId="77777777" w:rsidR="0057420F" w:rsidRDefault="004B6417">
      <w:pPr>
        <w:pStyle w:val="a3"/>
        <w:spacing w:line="360" w:lineRule="auto"/>
        <w:ind w:firstLine="42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u w:color="000000"/>
        </w:rPr>
        <w:t>履行地点</w:t>
      </w:r>
      <w:r>
        <w:rPr>
          <w:rFonts w:ascii="Times New Roman" w:eastAsia="宋体" w:hAnsi="Times New Roman" w:cs="Times New Roman" w:hint="eastAsia"/>
          <w:color w:val="000000" w:themeColor="text1"/>
          <w:sz w:val="24"/>
          <w:szCs w:val="24"/>
          <w:u w:color="000000"/>
        </w:rPr>
        <w:t>：</w:t>
      </w:r>
      <w:r>
        <w:rPr>
          <w:rFonts w:ascii="Times New Roman" w:eastAsia="宋体" w:hAnsi="Times New Roman" w:cs="Times New Roman"/>
          <w:color w:val="000000" w:themeColor="text1"/>
          <w:sz w:val="24"/>
          <w:szCs w:val="24"/>
          <w:u w:color="000000"/>
        </w:rPr>
        <w:t>苏州</w:t>
      </w:r>
      <w:ins w:id="191" w:author="hzhong126@gmail.com" w:date="2025-05-24T07:37:00Z">
        <w:r>
          <w:rPr>
            <w:rFonts w:ascii="Times New Roman" w:eastAsia="宋体" w:hAnsi="Times New Roman" w:cs="Times New Roman" w:hint="eastAsia"/>
            <w:color w:val="000000" w:themeColor="text1"/>
            <w:sz w:val="24"/>
            <w:szCs w:val="24"/>
            <w:u w:color="000000"/>
          </w:rPr>
          <w:t>与广州</w:t>
        </w:r>
      </w:ins>
      <w:del w:id="192" w:author="赵剑" w:date="2025-05-26T11:41:00Z">
        <w:r>
          <w:rPr>
            <w:rFonts w:ascii="Times New Roman" w:eastAsia="宋体" w:hAnsi="Times New Roman" w:cs="Times New Roman"/>
            <w:color w:val="000000" w:themeColor="text1"/>
            <w:sz w:val="24"/>
            <w:szCs w:val="24"/>
            <w:u w:color="000000"/>
          </w:rPr>
          <w:delText>华测生物技术有限公司</w:delText>
        </w:r>
        <w:r>
          <w:rPr>
            <w:rFonts w:ascii="Times New Roman" w:eastAsia="宋体" w:hAnsi="Times New Roman" w:cs="Times New Roman"/>
            <w:color w:val="000000" w:themeColor="text1"/>
            <w:sz w:val="24"/>
            <w:szCs w:val="24"/>
          </w:rPr>
          <w:delText>。</w:delText>
        </w:r>
      </w:del>
    </w:p>
    <w:p w14:paraId="7D55E49A" w14:textId="77777777" w:rsidR="0057420F" w:rsidRPr="0057420F" w:rsidRDefault="004B6417">
      <w:pPr>
        <w:pStyle w:val="a3"/>
        <w:spacing w:line="360" w:lineRule="auto"/>
        <w:ind w:firstLine="420"/>
        <w:jc w:val="both"/>
        <w:rPr>
          <w:rFonts w:ascii="Times New Roman" w:eastAsia="宋体" w:hAnsi="Times New Roman" w:cs="Times New Roman"/>
          <w:b/>
          <w:bCs/>
          <w:lang w:eastAsia="zh-TW"/>
          <w:rPrChange w:id="193" w:author="liqin xie" w:date="2025-05-23T15:35:00Z">
            <w:rPr>
              <w:rFonts w:ascii="Times New Roman" w:eastAsia="宋体" w:hAnsi="Times New Roman" w:cs="Times New Roman"/>
              <w:color w:val="000000" w:themeColor="text1"/>
              <w:sz w:val="24"/>
              <w:szCs w:val="24"/>
              <w:lang w:val="zh-TW" w:eastAsia="zh-TW"/>
            </w:rPr>
          </w:rPrChange>
        </w:rPr>
      </w:pPr>
      <w:r>
        <w:rPr>
          <w:rFonts w:ascii="Times New Roman" w:eastAsia="宋体" w:hAnsi="Times New Roman" w:cs="Times New Roman"/>
          <w:color w:val="000000" w:themeColor="text1"/>
          <w:sz w:val="24"/>
          <w:szCs w:val="24"/>
          <w:lang w:val="zh-TW" w:eastAsia="zh-TW"/>
        </w:rPr>
        <w:t>本合同的履行方式：临床前新药研究</w:t>
      </w:r>
      <w:ins w:id="194" w:author="liqin xie" w:date="2025-05-23T15:35:00Z">
        <w:r>
          <w:rPr>
            <w:rFonts w:ascii="Times New Roman" w:eastAsia="宋体" w:hAnsi="Times New Roman" w:cs="Times New Roman"/>
            <w:b/>
            <w:bCs/>
            <w:lang w:eastAsia="zh-TW"/>
          </w:rPr>
          <w:t>与</w:t>
        </w:r>
        <w:r>
          <w:rPr>
            <w:rFonts w:ascii="Times New Roman" w:eastAsia="宋体" w:hAnsi="Times New Roman" w:cs="Times New Roman"/>
            <w:b/>
            <w:bCs/>
            <w:lang w:eastAsia="zh-TW"/>
          </w:rPr>
          <w:t>IND</w:t>
        </w:r>
        <w:r>
          <w:rPr>
            <w:rFonts w:ascii="Times New Roman" w:eastAsia="宋体" w:hAnsi="Times New Roman" w:cs="Times New Roman"/>
            <w:b/>
            <w:bCs/>
            <w:lang w:eastAsia="zh-TW"/>
          </w:rPr>
          <w:t>申报</w:t>
        </w:r>
      </w:ins>
      <w:r>
        <w:rPr>
          <w:rFonts w:ascii="Times New Roman" w:eastAsia="宋体" w:hAnsi="Times New Roman" w:cs="Times New Roman"/>
          <w:color w:val="000000" w:themeColor="text1"/>
          <w:sz w:val="24"/>
          <w:szCs w:val="24"/>
          <w:lang w:val="zh-TW" w:eastAsia="zh-TW"/>
        </w:rPr>
        <w:t>。</w:t>
      </w:r>
    </w:p>
    <w:p w14:paraId="632FD8A3" w14:textId="77777777" w:rsidR="0057420F" w:rsidRDefault="004B6417">
      <w:pPr>
        <w:pStyle w:val="a3"/>
        <w:spacing w:line="360" w:lineRule="auto"/>
        <w:ind w:firstLine="420"/>
        <w:jc w:val="both"/>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lang w:val="zh-TW"/>
        </w:rPr>
        <w:t>双方确定，本合同涉及的新药分类及新药申报资料以</w:t>
      </w:r>
      <w:r>
        <w:rPr>
          <w:rFonts w:ascii="Times New Roman" w:eastAsia="宋体" w:hAnsi="Times New Roman" w:cs="Times New Roman" w:hint="eastAsia"/>
          <w:color w:val="000000" w:themeColor="text1"/>
          <w:sz w:val="24"/>
          <w:szCs w:val="24"/>
          <w:lang w:val="zh-TW"/>
        </w:rPr>
        <w:t>FDA</w:t>
      </w:r>
      <w:r>
        <w:rPr>
          <w:rFonts w:ascii="Times New Roman" w:eastAsia="宋体" w:hAnsi="Times New Roman" w:cs="Times New Roman" w:hint="eastAsia"/>
          <w:color w:val="000000" w:themeColor="text1"/>
          <w:sz w:val="24"/>
          <w:szCs w:val="24"/>
        </w:rPr>
        <w:t>颁布的最新版《药品注册管理办法》为准。如未来《药品注册管理办法》的相关内容对本合同执行产生实质性影响，双方将通过友好协商解决。</w:t>
      </w:r>
    </w:p>
    <w:p w14:paraId="3D96C63F" w14:textId="77777777" w:rsidR="0057420F" w:rsidRDefault="0057420F">
      <w:pPr>
        <w:pStyle w:val="Af1"/>
        <w:tabs>
          <w:tab w:val="left" w:pos="6990"/>
        </w:tabs>
        <w:rPr>
          <w:rFonts w:ascii="Times New Roman" w:hAnsi="Times New Roman" w:cs="Times New Roman" w:hint="default"/>
          <w:color w:val="000000" w:themeColor="text1"/>
          <w:sz w:val="28"/>
          <w:szCs w:val="28"/>
        </w:rPr>
      </w:pPr>
    </w:p>
    <w:p w14:paraId="5C404157" w14:textId="77777777" w:rsidR="0057420F" w:rsidRDefault="004B6417">
      <w:pPr>
        <w:pStyle w:val="Af1"/>
        <w:tabs>
          <w:tab w:val="left" w:pos="6990"/>
        </w:tabs>
        <w:spacing w:line="360" w:lineRule="auto"/>
        <w:rPr>
          <w:rFonts w:ascii="Times New Roman" w:hAnsi="Times New Roman" w:cs="Times New Roman" w:hint="default"/>
          <w:color w:val="000000" w:themeColor="text1"/>
          <w:sz w:val="26"/>
          <w:szCs w:val="26"/>
          <w:lang w:val="zh-TW" w:eastAsia="zh-TW"/>
        </w:rPr>
      </w:pPr>
      <w:r>
        <w:rPr>
          <w:rFonts w:ascii="Times New Roman" w:eastAsia="宋体" w:hAnsi="Times New Roman" w:cs="Times New Roman" w:hint="default"/>
          <w:b/>
          <w:bCs/>
          <w:color w:val="000000" w:themeColor="text1"/>
          <w:sz w:val="24"/>
          <w:szCs w:val="24"/>
          <w:lang w:val="zh-TW" w:eastAsia="zh-TW"/>
        </w:rPr>
        <w:t>五、风险责任的承担</w:t>
      </w:r>
    </w:p>
    <w:p w14:paraId="28179A5F"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（一）在本合同约定的试验内容的框架内，如果是由于乙方自身试验设计、试验技术原因导致资料未通过</w:t>
      </w:r>
      <w:r>
        <w:rPr>
          <w:rFonts w:ascii="Times New Roman" w:eastAsia="宋体" w:hAnsi="Times New Roman" w:cs="Times New Roman"/>
          <w:color w:val="000000" w:themeColor="text1"/>
          <w:sz w:val="24"/>
          <w:szCs w:val="24"/>
          <w:lang w:val="zh-TW"/>
        </w:rPr>
        <w:t>FDA</w:t>
      </w:r>
      <w:r>
        <w:rPr>
          <w:rFonts w:ascii="Times New Roman" w:eastAsia="宋体" w:hAnsi="Times New Roman" w:cs="Times New Roman" w:hint="default"/>
          <w:color w:val="000000" w:themeColor="text1"/>
          <w:sz w:val="24"/>
          <w:szCs w:val="24"/>
          <w:lang w:val="zh-TW" w:eastAsia="zh-TW"/>
        </w:rPr>
        <w:t>的新药审评，由乙方承担</w:t>
      </w:r>
      <w:r>
        <w:rPr>
          <w:rFonts w:ascii="Times New Roman" w:eastAsia="宋体" w:hAnsi="Times New Roman" w:cs="Times New Roman"/>
          <w:color w:val="000000" w:themeColor="text1"/>
          <w:sz w:val="24"/>
          <w:szCs w:val="24"/>
          <w:lang w:val="zh-TW"/>
        </w:rPr>
        <w:t>全部</w:t>
      </w:r>
      <w:r>
        <w:rPr>
          <w:rFonts w:ascii="Times New Roman" w:eastAsia="宋体" w:hAnsi="Times New Roman" w:cs="Times New Roman" w:hint="default"/>
          <w:color w:val="000000" w:themeColor="text1"/>
          <w:sz w:val="24"/>
          <w:szCs w:val="24"/>
          <w:lang w:val="zh-TW" w:eastAsia="zh-TW"/>
        </w:rPr>
        <w:t>责任</w:t>
      </w:r>
      <w:ins w:id="195" w:author="liqin xie" w:date="2025-05-23T15:36:00Z">
        <w:r>
          <w:rPr>
            <w:rFonts w:ascii="Times New Roman" w:eastAsia="宋体" w:hAnsi="Times New Roman" w:cs="Times New Roman"/>
            <w:color w:val="000000" w:themeColor="text1"/>
            <w:sz w:val="24"/>
            <w:szCs w:val="24"/>
            <w:lang w:val="zh-TW" w:eastAsia="zh-TW"/>
          </w:rPr>
          <w:t>，负责整改或承担损失</w:t>
        </w:r>
      </w:ins>
      <w:r>
        <w:rPr>
          <w:rFonts w:ascii="Times New Roman" w:eastAsia="宋体" w:hAnsi="Times New Roman" w:cs="Times New Roman" w:hint="default"/>
          <w:color w:val="000000" w:themeColor="text1"/>
          <w:sz w:val="24"/>
          <w:szCs w:val="24"/>
          <w:lang w:val="zh-TW" w:eastAsia="zh-TW"/>
        </w:rPr>
        <w:t>。但如果乙方的试验设计或试验技术不当是由于甲方提供的资料（如药效学资料、药物剂量与浓度、临床拟用资料等）不当、或者甲方自身提出的技术要求不当而连带造成的，乙方不承担责任。</w:t>
      </w:r>
    </w:p>
    <w:p w14:paraId="2C89FA57"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（二）由于甲方药物自身原因（如立题依据不足、药效不佳、毒性大、试验样品不合格等）导致研究资料全部或部分未通过</w:t>
      </w:r>
      <w:commentRangeStart w:id="196"/>
      <w:r>
        <w:rPr>
          <w:rFonts w:ascii="Times New Roman" w:hAnsi="Times New Roman" w:cs="Times New Roman"/>
          <w:color w:val="000000" w:themeColor="text1"/>
          <w:sz w:val="24"/>
          <w:szCs w:val="24"/>
        </w:rPr>
        <w:t>FDA</w:t>
      </w:r>
      <w:r>
        <w:rPr>
          <w:rFonts w:ascii="Times New Roman" w:eastAsia="宋体" w:hAnsi="Times New Roman" w:cs="Times New Roman" w:hint="default"/>
          <w:color w:val="000000" w:themeColor="text1"/>
          <w:sz w:val="24"/>
          <w:szCs w:val="24"/>
          <w:lang w:val="zh-TW" w:eastAsia="zh-TW"/>
        </w:rPr>
        <w:t>的新药审评</w:t>
      </w:r>
      <w:commentRangeEnd w:id="196"/>
      <w:r>
        <w:rPr>
          <w:rStyle w:val="af"/>
          <w:rFonts w:asciiTheme="minorHAnsi" w:eastAsiaTheme="minorEastAsia" w:hAnsiTheme="minorHAnsi" w:cstheme="minorBidi" w:hint="default"/>
          <w:color w:val="auto"/>
        </w:rPr>
        <w:commentReference w:id="196"/>
      </w:r>
      <w:r>
        <w:rPr>
          <w:rFonts w:ascii="Times New Roman" w:eastAsia="宋体" w:hAnsi="Times New Roman" w:cs="Times New Roman" w:hint="default"/>
          <w:color w:val="000000" w:themeColor="text1"/>
          <w:sz w:val="24"/>
          <w:szCs w:val="24"/>
          <w:lang w:val="zh-TW" w:eastAsia="zh-TW"/>
        </w:rPr>
        <w:t>，责任由甲方自负。</w:t>
      </w:r>
    </w:p>
    <w:p w14:paraId="4455AE8D"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t>（三）在履行本合同的过程中，确因在现有水平和条件下难以克服的困难，导致研究开发部分或全部失败，暂停或延迟，所造成的损失，风险责任双方另行商定。</w:t>
      </w:r>
    </w:p>
    <w:p w14:paraId="261633FC" w14:textId="77777777" w:rsidR="0057420F" w:rsidRDefault="0057420F">
      <w:pPr>
        <w:pStyle w:val="Af1"/>
        <w:tabs>
          <w:tab w:val="left" w:pos="6990"/>
        </w:tabs>
        <w:spacing w:line="360" w:lineRule="auto"/>
        <w:ind w:firstLine="480"/>
        <w:rPr>
          <w:rFonts w:ascii="Times New Roman" w:hAnsi="Times New Roman" w:cs="Times New Roman" w:hint="default"/>
          <w:color w:val="000000" w:themeColor="text1"/>
          <w:sz w:val="24"/>
          <w:szCs w:val="24"/>
        </w:rPr>
      </w:pPr>
    </w:p>
    <w:p w14:paraId="3CD51F71" w14:textId="77777777" w:rsidR="0057420F" w:rsidRDefault="004B6417">
      <w:pPr>
        <w:pStyle w:val="Af1"/>
        <w:tabs>
          <w:tab w:val="left" w:pos="6990"/>
        </w:tabs>
        <w:spacing w:line="360" w:lineRule="auto"/>
        <w:ind w:left="482" w:hanging="482"/>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b/>
          <w:bCs/>
          <w:color w:val="000000" w:themeColor="text1"/>
          <w:sz w:val="24"/>
          <w:szCs w:val="24"/>
          <w:lang w:val="zh-TW" w:eastAsia="zh-TW"/>
        </w:rPr>
        <w:t>六、技术成果的归属和分享</w:t>
      </w:r>
    </w:p>
    <w:p w14:paraId="5724042C" w14:textId="77777777" w:rsidR="0057420F" w:rsidRDefault="004B6417">
      <w:pPr>
        <w:pStyle w:val="Af1"/>
        <w:spacing w:line="360" w:lineRule="auto"/>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color w:val="000000" w:themeColor="text1"/>
          <w:sz w:val="24"/>
          <w:szCs w:val="24"/>
          <w:lang w:val="zh-TW"/>
        </w:rPr>
        <w:t>（一）</w:t>
      </w:r>
      <w:r>
        <w:rPr>
          <w:rFonts w:ascii="Times New Roman" w:eastAsia="宋体" w:hAnsi="Times New Roman" w:cs="Times New Roman" w:hint="default"/>
          <w:color w:val="000000" w:themeColor="text1"/>
          <w:sz w:val="24"/>
          <w:szCs w:val="24"/>
          <w:lang w:val="zh-TW" w:eastAsia="zh-TW"/>
        </w:rPr>
        <w:t>专利申请权</w:t>
      </w:r>
    </w:p>
    <w:p w14:paraId="1BC0E8D3" w14:textId="77777777" w:rsidR="0057420F" w:rsidRDefault="004B6417">
      <w:pPr>
        <w:pStyle w:val="Af1"/>
        <w:tabs>
          <w:tab w:val="left" w:pos="6990"/>
        </w:tabs>
        <w:spacing w:line="360" w:lineRule="auto"/>
        <w:ind w:firstLine="720"/>
        <w:rPr>
          <w:rFonts w:ascii="Times New Roman" w:hAnsi="Times New Roman" w:cs="Times New Roman" w:hint="default"/>
          <w:color w:val="000000" w:themeColor="text1"/>
          <w:sz w:val="26"/>
          <w:szCs w:val="26"/>
          <w:lang w:val="zh-TW" w:eastAsia="zh-TW"/>
        </w:rPr>
      </w:pPr>
      <w:ins w:id="197" w:author="liqin xie" w:date="2025-05-18T12:44:00Z">
        <w:r>
          <w:rPr>
            <w:rFonts w:ascii="Times New Roman" w:eastAsia="宋体" w:hAnsi="Times New Roman" w:cs="Times New Roman"/>
            <w:color w:val="000000" w:themeColor="text1"/>
            <w:sz w:val="24"/>
            <w:szCs w:val="24"/>
            <w:lang w:eastAsia="zh-TW"/>
          </w:rPr>
          <w:t>在本合同履行过程中由乙方（单独或与甲方共同）产生的研究数据、实验记录（包括电子和纸质）、阶段性成果、最终报告、以及基于本项研究可能产生的任何新技术、新方法、改进等所有形式的智力成果，其所有权（包括但不限于专利申请权、著作权、技术秘密等）均无条件、排他性地归甲方所有。</w:t>
        </w:r>
      </w:ins>
      <w:del w:id="198" w:author="liqin xie" w:date="2025-05-18T12:44:00Z">
        <w:r>
          <w:rPr>
            <w:rFonts w:ascii="Times New Roman" w:eastAsia="宋体" w:hAnsi="Times New Roman" w:cs="Times New Roman" w:hint="default"/>
            <w:color w:val="000000" w:themeColor="text1"/>
            <w:sz w:val="24"/>
            <w:szCs w:val="24"/>
            <w:lang w:val="zh-TW" w:eastAsia="zh-TW"/>
          </w:rPr>
          <w:delText>属甲方所有</w:delText>
        </w:r>
      </w:del>
      <w:r>
        <w:rPr>
          <w:rFonts w:ascii="Times New Roman" w:eastAsia="宋体" w:hAnsi="Times New Roman" w:cs="Times New Roman" w:hint="default"/>
          <w:color w:val="000000" w:themeColor="text1"/>
          <w:sz w:val="24"/>
          <w:szCs w:val="24"/>
          <w:lang w:val="zh-TW" w:eastAsia="zh-TW"/>
        </w:rPr>
        <w:t>。</w:t>
      </w:r>
    </w:p>
    <w:p w14:paraId="52B09C26" w14:textId="77777777" w:rsidR="0057420F" w:rsidRDefault="004B6417">
      <w:pPr>
        <w:pStyle w:val="Af1"/>
        <w:tabs>
          <w:tab w:val="left" w:pos="6990"/>
        </w:tabs>
        <w:spacing w:line="360" w:lineRule="auto"/>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color w:val="000000" w:themeColor="text1"/>
          <w:sz w:val="24"/>
          <w:szCs w:val="24"/>
          <w:lang w:val="zh-TW"/>
        </w:rPr>
        <w:t>（二）</w:t>
      </w:r>
      <w:r>
        <w:rPr>
          <w:rFonts w:ascii="Times New Roman" w:eastAsia="宋体" w:hAnsi="Times New Roman" w:cs="Times New Roman" w:hint="default"/>
          <w:color w:val="000000" w:themeColor="text1"/>
          <w:sz w:val="24"/>
          <w:szCs w:val="24"/>
          <w:lang w:val="zh-TW" w:eastAsia="zh-TW"/>
        </w:rPr>
        <w:t>技术秘密的使用权、转让权</w:t>
      </w:r>
    </w:p>
    <w:p w14:paraId="5C63522B" w14:textId="77777777" w:rsidR="0057420F" w:rsidRDefault="004B6417">
      <w:pPr>
        <w:pStyle w:val="Af1"/>
        <w:tabs>
          <w:tab w:val="left" w:pos="6990"/>
        </w:tabs>
        <w:spacing w:line="360" w:lineRule="auto"/>
        <w:ind w:firstLine="240"/>
        <w:rPr>
          <w:rFonts w:ascii="Times New Roman" w:hAnsi="Times New Roman" w:cs="Times New Roman" w:hint="default"/>
          <w:color w:val="000000" w:themeColor="text1"/>
          <w:sz w:val="24"/>
          <w:szCs w:val="24"/>
          <w:lang w:val="zh-TW" w:eastAsia="zh-TW"/>
        </w:rPr>
      </w:pPr>
      <w:r>
        <w:rPr>
          <w:rFonts w:ascii="Times New Roman" w:eastAsia="楷体_GB2312" w:hAnsi="Times New Roman" w:cs="Times New Roman" w:hint="default"/>
          <w:color w:val="000000" w:themeColor="text1"/>
          <w:sz w:val="24"/>
          <w:szCs w:val="24"/>
          <w:lang w:val="zh-TW" w:eastAsia="zh-TW"/>
        </w:rPr>
        <w:t xml:space="preserve">　　</w:t>
      </w:r>
      <w:r>
        <w:rPr>
          <w:rFonts w:ascii="Times New Roman" w:eastAsia="宋体" w:hAnsi="Times New Roman" w:cs="Times New Roman" w:hint="default"/>
          <w:color w:val="000000" w:themeColor="text1"/>
          <w:sz w:val="24"/>
          <w:szCs w:val="24"/>
          <w:lang w:val="zh-TW" w:eastAsia="zh-TW"/>
        </w:rPr>
        <w:t>属甲方所有。</w:t>
      </w:r>
    </w:p>
    <w:p w14:paraId="695418D4" w14:textId="77777777" w:rsidR="0057420F" w:rsidRDefault="0057420F">
      <w:pPr>
        <w:pStyle w:val="Af1"/>
        <w:tabs>
          <w:tab w:val="left" w:pos="6990"/>
        </w:tabs>
        <w:spacing w:line="360" w:lineRule="auto"/>
        <w:rPr>
          <w:rFonts w:ascii="Times New Roman" w:hAnsi="Times New Roman" w:cs="Times New Roman" w:hint="default"/>
          <w:color w:val="000000" w:themeColor="text1"/>
          <w:sz w:val="24"/>
          <w:szCs w:val="24"/>
        </w:rPr>
      </w:pPr>
    </w:p>
    <w:p w14:paraId="5A497BB8" w14:textId="77777777" w:rsidR="0057420F" w:rsidRDefault="004B6417">
      <w:pPr>
        <w:pStyle w:val="Af1"/>
        <w:tabs>
          <w:tab w:val="left" w:pos="6990"/>
        </w:tabs>
        <w:spacing w:line="360" w:lineRule="auto"/>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b/>
          <w:bCs/>
          <w:color w:val="000000" w:themeColor="text1"/>
          <w:sz w:val="24"/>
          <w:szCs w:val="24"/>
          <w:lang w:val="zh-TW" w:eastAsia="zh-TW"/>
        </w:rPr>
        <w:t>七、技术情报和资料的保密：</w:t>
      </w:r>
    </w:p>
    <w:p w14:paraId="501C219A" w14:textId="77777777" w:rsidR="0057420F" w:rsidRDefault="004B6417">
      <w:pPr>
        <w:pStyle w:val="Af1"/>
        <w:spacing w:line="360" w:lineRule="auto"/>
        <w:ind w:firstLine="480"/>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t>双方经共同协商就该项目内容达成以下保密协议：</w:t>
      </w:r>
    </w:p>
    <w:p w14:paraId="6241F007"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、保密信息包括：</w:t>
      </w:r>
    </w:p>
    <w:p w14:paraId="16A229A4"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）双方就该项目进行讨论和谈判的</w:t>
      </w:r>
      <w:r>
        <w:rPr>
          <w:rFonts w:ascii="Times New Roman" w:eastAsia="宋体" w:hAnsi="Times New Roman" w:cs="Times New Roman" w:hint="default"/>
          <w:color w:val="000000" w:themeColor="text1"/>
          <w:sz w:val="24"/>
          <w:szCs w:val="24"/>
        </w:rPr>
        <w:t>内容</w:t>
      </w:r>
      <w:r>
        <w:rPr>
          <w:rFonts w:ascii="Times New Roman" w:eastAsia="宋体" w:hAnsi="Times New Roman" w:cs="Times New Roman" w:hint="default"/>
          <w:color w:val="000000" w:themeColor="text1"/>
          <w:sz w:val="24"/>
          <w:szCs w:val="24"/>
          <w:lang w:val="zh-TW" w:eastAsia="zh-TW"/>
        </w:rPr>
        <w:t>；</w:t>
      </w:r>
    </w:p>
    <w:p w14:paraId="66243E09"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2</w:t>
      </w:r>
      <w:r>
        <w:rPr>
          <w:rFonts w:ascii="Times New Roman" w:eastAsia="宋体" w:hAnsi="Times New Roman" w:cs="Times New Roman" w:hint="default"/>
          <w:color w:val="000000" w:themeColor="text1"/>
          <w:sz w:val="24"/>
          <w:szCs w:val="24"/>
          <w:lang w:val="zh-TW" w:eastAsia="zh-TW"/>
        </w:rPr>
        <w:t>）所有与该项目有关的交流内容，无论是口头的还是书面的和电子的；</w:t>
      </w:r>
    </w:p>
    <w:p w14:paraId="176CC7B9"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3</w:t>
      </w:r>
      <w:r>
        <w:rPr>
          <w:rFonts w:ascii="Times New Roman" w:eastAsia="宋体" w:hAnsi="Times New Roman" w:cs="Times New Roman" w:hint="default"/>
          <w:color w:val="000000" w:themeColor="text1"/>
          <w:sz w:val="24"/>
          <w:szCs w:val="24"/>
          <w:lang w:val="zh-TW" w:eastAsia="zh-TW"/>
        </w:rPr>
        <w:t>）保密信息包括但不仅限于以下内容的书面、电子和口头形式等信息：项目内容、研究、测试方法、资料数据、药品注册申请以及甲方药品上市有关细节等等。</w:t>
      </w:r>
    </w:p>
    <w:p w14:paraId="4336BFA0"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4</w:t>
      </w:r>
      <w:r>
        <w:rPr>
          <w:rFonts w:ascii="Times New Roman" w:eastAsia="宋体" w:hAnsi="Times New Roman" w:cs="Times New Roman" w:hint="default"/>
          <w:color w:val="000000" w:themeColor="text1"/>
          <w:sz w:val="24"/>
          <w:szCs w:val="24"/>
          <w:lang w:val="zh-TW" w:eastAsia="zh-TW"/>
        </w:rPr>
        <w:t>）由披露方提供给接受方的具有保密或专有性质的所有信息。书面形式应</w:t>
      </w:r>
      <w:r>
        <w:rPr>
          <w:rFonts w:ascii="Times New Roman" w:eastAsia="宋体" w:hAnsi="Times New Roman" w:cs="Times New Roman" w:hint="default"/>
          <w:color w:val="000000" w:themeColor="text1"/>
          <w:sz w:val="24"/>
          <w:szCs w:val="24"/>
          <w:lang w:val="zh-TW" w:eastAsia="zh-TW"/>
        </w:rPr>
        <w:lastRenderedPageBreak/>
        <w:t>清晰地标注</w:t>
      </w:r>
      <w:r>
        <w:rPr>
          <w:rFonts w:ascii="Times New Roman" w:hAnsi="Times New Roman" w:cs="Times New Roman" w:hint="default"/>
          <w:color w:val="000000" w:themeColor="text1"/>
          <w:sz w:val="24"/>
          <w:szCs w:val="24"/>
        </w:rPr>
        <w:t>“</w:t>
      </w:r>
      <w:r>
        <w:rPr>
          <w:rFonts w:ascii="Times New Roman" w:eastAsia="宋体" w:hAnsi="Times New Roman" w:cs="Times New Roman" w:hint="default"/>
          <w:color w:val="000000" w:themeColor="text1"/>
          <w:sz w:val="24"/>
          <w:szCs w:val="24"/>
          <w:lang w:val="zh-TW" w:eastAsia="zh-TW"/>
        </w:rPr>
        <w:t>保密</w:t>
      </w:r>
      <w:r>
        <w:rPr>
          <w:rFonts w:ascii="Times New Roman" w:hAnsi="Times New Roman" w:cs="Times New Roman" w:hint="default"/>
          <w:color w:val="000000" w:themeColor="text1"/>
          <w:sz w:val="24"/>
          <w:szCs w:val="24"/>
        </w:rPr>
        <w:t>”</w:t>
      </w:r>
      <w:r>
        <w:rPr>
          <w:rFonts w:ascii="Times New Roman" w:eastAsia="宋体" w:hAnsi="Times New Roman" w:cs="Times New Roman" w:hint="default"/>
          <w:color w:val="000000" w:themeColor="text1"/>
          <w:sz w:val="24"/>
          <w:szCs w:val="24"/>
          <w:lang w:val="zh-TW" w:eastAsia="zh-TW"/>
        </w:rPr>
        <w:t>或</w:t>
      </w:r>
      <w:r>
        <w:rPr>
          <w:rFonts w:ascii="Times New Roman" w:hAnsi="Times New Roman" w:cs="Times New Roman" w:hint="default"/>
          <w:color w:val="000000" w:themeColor="text1"/>
          <w:sz w:val="24"/>
          <w:szCs w:val="24"/>
        </w:rPr>
        <w:t>“</w:t>
      </w:r>
      <w:r>
        <w:rPr>
          <w:rFonts w:ascii="Times New Roman" w:eastAsia="宋体" w:hAnsi="Times New Roman" w:cs="Times New Roman" w:hint="default"/>
          <w:color w:val="000000" w:themeColor="text1"/>
          <w:sz w:val="24"/>
          <w:szCs w:val="24"/>
          <w:lang w:val="zh-TW" w:eastAsia="zh-TW"/>
        </w:rPr>
        <w:t>专有</w:t>
      </w:r>
      <w:r>
        <w:rPr>
          <w:rFonts w:ascii="Times New Roman" w:hAnsi="Times New Roman" w:cs="Times New Roman" w:hint="default"/>
          <w:color w:val="000000" w:themeColor="text1"/>
          <w:sz w:val="24"/>
          <w:szCs w:val="24"/>
        </w:rPr>
        <w:t>”</w:t>
      </w:r>
      <w:r>
        <w:rPr>
          <w:rFonts w:ascii="Times New Roman" w:eastAsia="宋体" w:hAnsi="Times New Roman" w:cs="Times New Roman" w:hint="default"/>
          <w:color w:val="000000" w:themeColor="text1"/>
          <w:sz w:val="24"/>
          <w:szCs w:val="24"/>
          <w:lang w:val="zh-TW" w:eastAsia="zh-TW"/>
        </w:rPr>
        <w:t>字样；口头披露，披露方应在披露后的</w:t>
      </w:r>
      <w:r>
        <w:rPr>
          <w:rFonts w:ascii="Times New Roman" w:hAnsi="Times New Roman" w:cs="Times New Roman" w:hint="default"/>
          <w:color w:val="000000" w:themeColor="text1"/>
          <w:sz w:val="24"/>
          <w:szCs w:val="24"/>
        </w:rPr>
        <w:t>14</w:t>
      </w:r>
      <w:r>
        <w:rPr>
          <w:rFonts w:ascii="Times New Roman" w:eastAsia="宋体" w:hAnsi="Times New Roman" w:cs="Times New Roman" w:hint="default"/>
          <w:color w:val="000000" w:themeColor="text1"/>
          <w:sz w:val="24"/>
          <w:szCs w:val="24"/>
          <w:lang w:val="zh-TW" w:eastAsia="zh-TW"/>
        </w:rPr>
        <w:t>天内向接受方递送一份书面通知，说明该信息的保密或专有性质。</w:t>
      </w:r>
    </w:p>
    <w:p w14:paraId="2662388A"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hAnsi="Times New Roman" w:cs="Times New Roman" w:hint="default"/>
          <w:color w:val="000000" w:themeColor="text1"/>
          <w:sz w:val="24"/>
          <w:szCs w:val="24"/>
        </w:rPr>
        <w:t>2</w:t>
      </w:r>
      <w:r>
        <w:rPr>
          <w:rFonts w:ascii="Times New Roman" w:eastAsia="宋体" w:hAnsi="Times New Roman" w:cs="Times New Roman" w:hint="default"/>
          <w:color w:val="000000" w:themeColor="text1"/>
          <w:sz w:val="24"/>
          <w:szCs w:val="24"/>
          <w:lang w:val="zh-TW" w:eastAsia="zh-TW"/>
        </w:rPr>
        <w:t>、除本协议另有许可外，在没有披露方预先书面同意的情况下，接受方承诺其对保密信息的使用仅限于与披露方进行的就该项目进行讨论的目的。接受方还承诺：（</w:t>
      </w:r>
      <w:r>
        <w:rPr>
          <w:rFonts w:ascii="Times New Roman"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）严格控制将保密信息披露给自己的有权要求合理使用保密信息的雇员和代理人；（</w:t>
      </w:r>
      <w:r>
        <w:rPr>
          <w:rFonts w:ascii="Times New Roman" w:hAnsi="Times New Roman" w:cs="Times New Roman" w:hint="default"/>
          <w:color w:val="000000" w:themeColor="text1"/>
          <w:sz w:val="24"/>
          <w:szCs w:val="24"/>
        </w:rPr>
        <w:t>2</w:t>
      </w:r>
      <w:r>
        <w:rPr>
          <w:rFonts w:ascii="Times New Roman" w:eastAsia="宋体" w:hAnsi="Times New Roman" w:cs="Times New Roman" w:hint="default"/>
          <w:color w:val="000000" w:themeColor="text1"/>
          <w:sz w:val="24"/>
          <w:szCs w:val="24"/>
          <w:lang w:val="zh-TW" w:eastAsia="zh-TW"/>
        </w:rPr>
        <w:t>）告知已获悉保密信息的雇员和代理人本协议的存在并遵守本协议的规定。</w:t>
      </w:r>
    </w:p>
    <w:p w14:paraId="211FD0B0"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hAnsi="Times New Roman" w:cs="Times New Roman" w:hint="default"/>
          <w:color w:val="000000" w:themeColor="text1"/>
          <w:sz w:val="24"/>
          <w:szCs w:val="24"/>
        </w:rPr>
        <w:t>3</w:t>
      </w:r>
      <w:r>
        <w:rPr>
          <w:rFonts w:ascii="Times New Roman" w:eastAsia="宋体" w:hAnsi="Times New Roman" w:cs="Times New Roman" w:hint="default"/>
          <w:color w:val="000000" w:themeColor="text1"/>
          <w:sz w:val="24"/>
          <w:szCs w:val="24"/>
          <w:lang w:val="zh-TW" w:eastAsia="zh-TW"/>
        </w:rPr>
        <w:t>、对接受方使用或披露保密信息的限制不适用于下列信息：</w:t>
      </w:r>
    </w:p>
    <w:p w14:paraId="5C95BF83"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）在不违反本协议情况下已被公众所知悉的；</w:t>
      </w:r>
    </w:p>
    <w:p w14:paraId="77E0DAAE"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2</w:t>
      </w:r>
      <w:r>
        <w:rPr>
          <w:rFonts w:ascii="Times New Roman" w:eastAsia="宋体" w:hAnsi="Times New Roman" w:cs="Times New Roman" w:hint="default"/>
          <w:color w:val="000000" w:themeColor="text1"/>
          <w:sz w:val="24"/>
          <w:szCs w:val="24"/>
          <w:lang w:val="zh-TW" w:eastAsia="zh-TW"/>
        </w:rPr>
        <w:t>）在保密情况下没有从披露方获取信息的第三方披露给接受方的；</w:t>
      </w:r>
    </w:p>
    <w:p w14:paraId="08323A1A"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3</w:t>
      </w:r>
      <w:r>
        <w:rPr>
          <w:rFonts w:ascii="Times New Roman" w:eastAsia="宋体" w:hAnsi="Times New Roman" w:cs="Times New Roman" w:hint="default"/>
          <w:color w:val="000000" w:themeColor="text1"/>
          <w:sz w:val="24"/>
          <w:szCs w:val="24"/>
          <w:lang w:val="zh-TW" w:eastAsia="zh-TW"/>
        </w:rPr>
        <w:t>）没有使用另一方信息的雇员或外聘顾问独立研发的；</w:t>
      </w:r>
      <w:r>
        <w:rPr>
          <w:rFonts w:ascii="Times New Roman" w:eastAsia="宋体" w:hAnsi="Times New Roman" w:cs="Times New Roman" w:hint="default"/>
          <w:color w:val="000000" w:themeColor="text1"/>
          <w:sz w:val="24"/>
          <w:szCs w:val="24"/>
          <w:lang w:val="zh-TW" w:eastAsia="zh-TW"/>
        </w:rPr>
        <w:t xml:space="preserve"> </w:t>
      </w:r>
    </w:p>
    <w:p w14:paraId="09EBB8B6"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w:t>
      </w:r>
      <w:r>
        <w:rPr>
          <w:rFonts w:ascii="Times New Roman" w:hAnsi="Times New Roman" w:cs="Times New Roman" w:hint="default"/>
          <w:color w:val="000000" w:themeColor="text1"/>
          <w:sz w:val="24"/>
          <w:szCs w:val="24"/>
        </w:rPr>
        <w:t>4</w:t>
      </w:r>
      <w:r>
        <w:rPr>
          <w:rFonts w:ascii="Times New Roman" w:eastAsia="宋体" w:hAnsi="Times New Roman" w:cs="Times New Roman" w:hint="default"/>
          <w:color w:val="000000" w:themeColor="text1"/>
          <w:sz w:val="24"/>
          <w:szCs w:val="24"/>
          <w:lang w:val="zh-TW" w:eastAsia="zh-TW"/>
        </w:rPr>
        <w:t>）或被国家、地方政府、地方法律法规、政令或有管辖权的法院依职权要求披露的信息、数据、资料。</w:t>
      </w:r>
    </w:p>
    <w:p w14:paraId="3319D99D"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hAnsi="Times New Roman" w:cs="Times New Roman" w:hint="default"/>
          <w:color w:val="000000" w:themeColor="text1"/>
          <w:sz w:val="24"/>
          <w:szCs w:val="24"/>
        </w:rPr>
        <w:t>4</w:t>
      </w:r>
      <w:r>
        <w:rPr>
          <w:rFonts w:ascii="Times New Roman" w:eastAsia="宋体" w:hAnsi="Times New Roman" w:cs="Times New Roman" w:hint="default"/>
          <w:color w:val="000000" w:themeColor="text1"/>
          <w:sz w:val="24"/>
          <w:szCs w:val="24"/>
          <w:lang w:val="zh-TW" w:eastAsia="zh-TW"/>
        </w:rPr>
        <w:t>、接受方的保密义务在本协议期间及本协议终止后继续有效，直到丧失保密必要性之日止。</w:t>
      </w:r>
    </w:p>
    <w:p w14:paraId="01BE180F"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hAnsi="Times New Roman" w:cs="Times New Roman" w:hint="default"/>
          <w:color w:val="000000" w:themeColor="text1"/>
          <w:sz w:val="24"/>
          <w:szCs w:val="24"/>
        </w:rPr>
        <w:t>5</w:t>
      </w:r>
      <w:r>
        <w:rPr>
          <w:rFonts w:ascii="Times New Roman" w:eastAsia="宋体" w:hAnsi="Times New Roman" w:cs="Times New Roman" w:hint="default"/>
          <w:color w:val="000000" w:themeColor="text1"/>
          <w:sz w:val="24"/>
          <w:szCs w:val="24"/>
          <w:lang w:val="zh-TW" w:eastAsia="zh-TW"/>
        </w:rPr>
        <w:t>、经披露方要求，接受方同意立即向披露方归还从披露方获得的全部保密信息及其复印件。但是，甲方向乙方提供该项目的全部资料后，乙方可在合同期内持有资料，如在合同期内乙方决定终止该项目的研究，乙方应将收到的</w:t>
      </w:r>
      <w:r>
        <w:rPr>
          <w:rFonts w:ascii="Times New Roman" w:eastAsia="宋体" w:hAnsi="Times New Roman" w:cs="Times New Roman"/>
          <w:color w:val="000000" w:themeColor="text1"/>
          <w:sz w:val="24"/>
          <w:szCs w:val="24"/>
          <w:lang w:val="zh-TW"/>
        </w:rPr>
        <w:t>除必须归档以外的</w:t>
      </w:r>
      <w:r>
        <w:rPr>
          <w:rFonts w:ascii="Times New Roman" w:eastAsia="宋体" w:hAnsi="Times New Roman" w:cs="Times New Roman" w:hint="default"/>
          <w:color w:val="000000" w:themeColor="text1"/>
          <w:sz w:val="24"/>
          <w:szCs w:val="24"/>
          <w:lang w:val="zh-TW" w:eastAsia="zh-TW"/>
        </w:rPr>
        <w:t>资料退还甲方，并将其他相关资料包括但不限于翻译的各种文本资料销毁。</w:t>
      </w:r>
    </w:p>
    <w:p w14:paraId="74AD9784"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rPr>
          <w:rFonts w:ascii="Times New Roman" w:hAnsi="Times New Roman" w:cs="Times New Roman" w:hint="default"/>
          <w:color w:val="000000" w:themeColor="text1"/>
          <w:sz w:val="24"/>
          <w:szCs w:val="24"/>
        </w:rPr>
        <w:t>6</w:t>
      </w:r>
      <w:r>
        <w:rPr>
          <w:rFonts w:ascii="Times New Roman" w:eastAsia="宋体" w:hAnsi="Times New Roman" w:cs="Times New Roman" w:hint="default"/>
          <w:color w:val="000000" w:themeColor="text1"/>
          <w:sz w:val="24"/>
          <w:szCs w:val="24"/>
          <w:lang w:val="zh-TW" w:eastAsia="zh-TW"/>
        </w:rPr>
        <w:t>、本协议项下的任何规定不得解释为对披露方的任何专利、发明及知识产权向接受方做出授权。</w:t>
      </w:r>
    </w:p>
    <w:p w14:paraId="429A9944" w14:textId="77777777" w:rsidR="0057420F" w:rsidRDefault="0057420F">
      <w:pPr>
        <w:pStyle w:val="Af1"/>
        <w:tabs>
          <w:tab w:val="left" w:pos="6990"/>
        </w:tabs>
        <w:rPr>
          <w:rFonts w:ascii="Times New Roman" w:hAnsi="Times New Roman" w:cs="Times New Roman" w:hint="default"/>
          <w:color w:val="000000" w:themeColor="text1"/>
          <w:sz w:val="28"/>
          <w:szCs w:val="28"/>
        </w:rPr>
      </w:pPr>
    </w:p>
    <w:p w14:paraId="3FF6AF47" w14:textId="77777777" w:rsidR="0057420F" w:rsidRDefault="004B6417">
      <w:pPr>
        <w:pStyle w:val="Af1"/>
        <w:tabs>
          <w:tab w:val="left" w:pos="6990"/>
        </w:tabs>
        <w:spacing w:line="300" w:lineRule="auto"/>
        <w:ind w:left="482" w:hanging="482"/>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b/>
          <w:bCs/>
          <w:color w:val="000000" w:themeColor="text1"/>
          <w:sz w:val="24"/>
          <w:szCs w:val="24"/>
          <w:lang w:val="zh-TW" w:eastAsia="zh-TW"/>
        </w:rPr>
        <w:t>八、验收的标准和方式</w:t>
      </w:r>
    </w:p>
    <w:p w14:paraId="75AF0E02" w14:textId="77777777" w:rsidR="0057420F" w:rsidRDefault="004B6417">
      <w:pPr>
        <w:pStyle w:val="Af1"/>
        <w:tabs>
          <w:tab w:val="left" w:pos="6990"/>
        </w:tabs>
        <w:spacing w:line="360" w:lineRule="auto"/>
        <w:ind w:firstLine="480"/>
        <w:rPr>
          <w:ins w:id="199" w:author="liqin xie" w:date="2025-05-18T12:48:00Z"/>
          <w:rFonts w:ascii="Times New Roman" w:eastAsia="宋体" w:hAnsi="Times New Roman" w:cs="Times New Roman" w:hint="default"/>
          <w:color w:val="000000" w:themeColor="text1"/>
          <w:sz w:val="24"/>
          <w:szCs w:val="24"/>
          <w:lang w:val="zh-TW"/>
        </w:rPr>
      </w:pPr>
      <w:r>
        <w:rPr>
          <w:rFonts w:ascii="Times New Roman" w:eastAsia="宋体" w:hAnsi="Times New Roman" w:cs="Times New Roman" w:hint="default"/>
          <w:color w:val="000000" w:themeColor="text1"/>
          <w:sz w:val="24"/>
          <w:szCs w:val="24"/>
          <w:lang w:val="zh-TW" w:eastAsia="zh-TW"/>
        </w:rPr>
        <w:t>研究开发所完成的技术成果，按符合</w:t>
      </w:r>
      <w:r>
        <w:rPr>
          <w:rFonts w:ascii="Times New Roman" w:eastAsia="宋体" w:hAnsi="Times New Roman" w:cs="Times New Roman"/>
          <w:color w:val="000000" w:themeColor="text1"/>
          <w:sz w:val="24"/>
          <w:szCs w:val="24"/>
          <w:lang w:val="zh-TW"/>
        </w:rPr>
        <w:t>FDA</w:t>
      </w:r>
      <w:r>
        <w:rPr>
          <w:rFonts w:ascii="Times New Roman" w:eastAsia="宋体" w:hAnsi="Times New Roman" w:cs="Times New Roman" w:hint="default"/>
          <w:color w:val="000000" w:themeColor="text1"/>
          <w:sz w:val="24"/>
          <w:szCs w:val="24"/>
          <w:lang w:val="zh-TW" w:eastAsia="zh-TW"/>
        </w:rPr>
        <w:t>的技术标准，采用新药申报资料方式验收。</w:t>
      </w:r>
    </w:p>
    <w:p w14:paraId="19A3CAC9"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lang w:val="zh-TW"/>
        </w:rPr>
      </w:pPr>
      <w:ins w:id="200" w:author="liqin xie" w:date="2025-05-18T12:48:00Z">
        <w:r>
          <w:rPr>
            <w:rFonts w:ascii="微软雅黑" w:eastAsia="微软雅黑" w:hAnsi="微软雅黑" w:cs="微软雅黑"/>
            <w:color w:val="000000" w:themeColor="text1"/>
            <w:sz w:val="24"/>
            <w:szCs w:val="24"/>
          </w:rPr>
          <w:t>甲方有权</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自行或委托第三方</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对乙方的实验操作</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数据记录</w:t>
        </w:r>
        <w:r>
          <w:rPr>
            <w:rFonts w:ascii="Malgun Gothic Semilight" w:eastAsia="Malgun Gothic Semilight" w:hAnsi="Malgun Gothic Semilight" w:cs="Malgun Gothic Semilight"/>
            <w:color w:val="000000" w:themeColor="text1"/>
            <w:sz w:val="24"/>
            <w:szCs w:val="24"/>
          </w:rPr>
          <w:t>、</w:t>
        </w:r>
        <w:r>
          <w:rPr>
            <w:rFonts w:ascii="Times New Roman" w:hAnsi="Times New Roman" w:cs="Times New Roman"/>
            <w:color w:val="000000" w:themeColor="text1"/>
            <w:sz w:val="24"/>
            <w:szCs w:val="24"/>
          </w:rPr>
          <w:t>GLP</w:t>
        </w:r>
        <w:r>
          <w:rPr>
            <w:rFonts w:ascii="微软雅黑" w:eastAsia="微软雅黑" w:hAnsi="微软雅黑" w:cs="微软雅黑"/>
            <w:color w:val="000000" w:themeColor="text1"/>
            <w:sz w:val="24"/>
            <w:szCs w:val="24"/>
          </w:rPr>
          <w:t>符合性等进行现场审计</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提前合理通知</w:t>
        </w:r>
        <w:r>
          <w:rPr>
            <w:rFonts w:ascii="Malgun Gothic Semilight" w:eastAsia="Malgun Gothic Semilight" w:hAnsi="Malgun Gothic Semilight" w:cs="Malgun Gothic Semilight"/>
            <w:color w:val="000000" w:themeColor="text1"/>
            <w:sz w:val="24"/>
            <w:szCs w:val="24"/>
          </w:rPr>
          <w:t>）</w:t>
        </w:r>
        <w:r>
          <w:rPr>
            <w:rFonts w:ascii="Times New Roman" w:hAnsi="Times New Roman" w:cs="Times New Roman"/>
            <w:color w:val="000000" w:themeColor="text1"/>
            <w:sz w:val="24"/>
            <w:szCs w:val="24"/>
          </w:rPr>
          <w:t>。</w:t>
        </w:r>
      </w:ins>
    </w:p>
    <w:p w14:paraId="57B94D0C"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lang w:val="zh-TW" w:eastAsia="zh-TW"/>
        </w:rPr>
        <w:t>甲方应在自收到乙方提交报告资料</w:t>
      </w:r>
      <w:r>
        <w:rPr>
          <w:rFonts w:ascii="Times New Roman" w:hAnsi="Times New Roman" w:cs="Times New Roman" w:hint="default"/>
          <w:color w:val="000000" w:themeColor="text1"/>
          <w:sz w:val="24"/>
          <w:szCs w:val="24"/>
        </w:rPr>
        <w:t>(</w:t>
      </w:r>
      <w:r>
        <w:rPr>
          <w:rFonts w:ascii="Times New Roman" w:eastAsia="宋体" w:hAnsi="Times New Roman" w:cs="Times New Roman" w:hint="default"/>
          <w:color w:val="000000" w:themeColor="text1"/>
          <w:sz w:val="24"/>
          <w:szCs w:val="24"/>
          <w:lang w:val="zh-TW" w:eastAsia="zh-TW"/>
        </w:rPr>
        <w:t>电子版，没有签字盖章</w:t>
      </w:r>
      <w:r>
        <w:rPr>
          <w:rFonts w:ascii="Times New Roman" w:hAnsi="Times New Roman" w:cs="Times New Roman" w:hint="default"/>
          <w:color w:val="000000" w:themeColor="text1"/>
          <w:sz w:val="24"/>
          <w:szCs w:val="24"/>
        </w:rPr>
        <w:t>)</w:t>
      </w:r>
      <w:r>
        <w:rPr>
          <w:rFonts w:ascii="Times New Roman" w:eastAsia="宋体" w:hAnsi="Times New Roman" w:cs="Times New Roman" w:hint="default"/>
          <w:color w:val="000000" w:themeColor="text1"/>
          <w:sz w:val="24"/>
          <w:szCs w:val="24"/>
          <w:lang w:val="zh-TW" w:eastAsia="zh-TW"/>
        </w:rPr>
        <w:t>之日起</w:t>
      </w:r>
      <w:r>
        <w:rPr>
          <w:rFonts w:ascii="Times New Roman"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个月内进行验收，超过</w:t>
      </w:r>
      <w:r>
        <w:rPr>
          <w:rFonts w:ascii="Times New Roman"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lang w:val="zh-TW" w:eastAsia="zh-TW"/>
        </w:rPr>
        <w:t>个月未进行验收则自动视为合格。甲方在验收过程中发现问题，可邮件或书面反馈乙方，乙方应在收到反馈后</w:t>
      </w:r>
      <w:r>
        <w:rPr>
          <w:rFonts w:ascii="Times New Roman" w:hAnsi="Times New Roman" w:cs="Times New Roman" w:hint="default"/>
          <w:color w:val="000000" w:themeColor="text1"/>
          <w:sz w:val="24"/>
          <w:szCs w:val="24"/>
        </w:rPr>
        <w:t>15</w:t>
      </w:r>
      <w:r>
        <w:rPr>
          <w:rFonts w:ascii="Times New Roman" w:eastAsia="宋体" w:hAnsi="Times New Roman" w:cs="Times New Roman" w:hint="default"/>
          <w:color w:val="000000" w:themeColor="text1"/>
          <w:sz w:val="24"/>
          <w:szCs w:val="24"/>
          <w:lang w:val="zh-TW" w:eastAsia="zh-TW"/>
        </w:rPr>
        <w:t>日内做出回应或更正，否则，甲方验收期相应顺延。</w:t>
      </w:r>
    </w:p>
    <w:p w14:paraId="7ACDBBF8" w14:textId="77777777" w:rsidR="0057420F" w:rsidRDefault="0057420F">
      <w:pPr>
        <w:pStyle w:val="Af1"/>
        <w:tabs>
          <w:tab w:val="left" w:pos="6990"/>
        </w:tabs>
        <w:spacing w:line="360" w:lineRule="auto"/>
        <w:rPr>
          <w:rFonts w:ascii="Times New Roman" w:hAnsi="Times New Roman" w:cs="Times New Roman" w:hint="default"/>
          <w:color w:val="000000" w:themeColor="text1"/>
          <w:sz w:val="26"/>
          <w:szCs w:val="26"/>
        </w:rPr>
      </w:pPr>
    </w:p>
    <w:p w14:paraId="41B1078A" w14:textId="77777777" w:rsidR="0057420F" w:rsidRDefault="004B6417">
      <w:pPr>
        <w:pStyle w:val="Af1"/>
        <w:numPr>
          <w:ilvl w:val="0"/>
          <w:numId w:val="3"/>
        </w:numPr>
        <w:tabs>
          <w:tab w:val="left" w:pos="6990"/>
        </w:tabs>
        <w:spacing w:line="360" w:lineRule="auto"/>
        <w:ind w:left="482" w:hanging="482"/>
        <w:rPr>
          <w:rFonts w:ascii="Times New Roman" w:eastAsia="宋体" w:hAnsi="Times New Roman" w:cs="Times New Roman" w:hint="default"/>
          <w:b/>
          <w:bCs/>
          <w:color w:val="000000" w:themeColor="text1"/>
          <w:sz w:val="24"/>
          <w:szCs w:val="24"/>
          <w:lang w:val="zh-TW" w:eastAsia="zh-TW"/>
        </w:rPr>
      </w:pPr>
      <w:r>
        <w:rPr>
          <w:rFonts w:ascii="Times New Roman" w:eastAsia="宋体" w:hAnsi="Times New Roman" w:cs="Times New Roman" w:hint="default"/>
          <w:b/>
          <w:bCs/>
          <w:color w:val="000000" w:themeColor="text1"/>
          <w:sz w:val="24"/>
          <w:szCs w:val="24"/>
          <w:lang w:val="zh-TW" w:eastAsia="zh-TW"/>
        </w:rPr>
        <w:t>违约</w:t>
      </w:r>
      <w:r>
        <w:rPr>
          <w:rFonts w:ascii="Times New Roman" w:eastAsia="宋体" w:hAnsi="Times New Roman" w:cs="Times New Roman"/>
          <w:b/>
          <w:bCs/>
          <w:color w:val="000000" w:themeColor="text1"/>
          <w:sz w:val="24"/>
          <w:szCs w:val="24"/>
        </w:rPr>
        <w:t>责任</w:t>
      </w:r>
    </w:p>
    <w:p w14:paraId="3F7B0915" w14:textId="77777777" w:rsidR="0057420F" w:rsidRDefault="004B6417">
      <w:pPr>
        <w:pStyle w:val="Af1"/>
        <w:tabs>
          <w:tab w:val="left" w:pos="6990"/>
        </w:tabs>
        <w:spacing w:line="360" w:lineRule="auto"/>
        <w:ind w:firstLineChars="200" w:firstLine="480"/>
        <w:rPr>
          <w:rFonts w:ascii="Times New Roman" w:eastAsia="宋体" w:hAnsi="Times New Roman" w:cs="Times New Roman" w:hint="default"/>
          <w:color w:val="000000" w:themeColor="text1"/>
          <w:sz w:val="24"/>
          <w:szCs w:val="24"/>
        </w:rPr>
      </w:pPr>
      <w:r>
        <w:rPr>
          <w:rFonts w:ascii="Times New Roman" w:eastAsia="宋体" w:hAnsi="Times New Roman" w:cs="Times New Roman" w:hint="default"/>
          <w:color w:val="000000" w:themeColor="text1"/>
          <w:sz w:val="24"/>
          <w:szCs w:val="24"/>
        </w:rPr>
        <w:t>1</w:t>
      </w:r>
      <w:r>
        <w:rPr>
          <w:rFonts w:ascii="Times New Roman" w:eastAsia="宋体" w:hAnsi="Times New Roman" w:cs="Times New Roman" w:hint="default"/>
          <w:color w:val="000000" w:themeColor="text1"/>
          <w:sz w:val="24"/>
          <w:szCs w:val="24"/>
        </w:rPr>
        <w:t>、因甲方原因</w:t>
      </w:r>
      <w:r>
        <w:rPr>
          <w:rFonts w:ascii="Times New Roman" w:eastAsia="宋体" w:hAnsi="Times New Roman" w:cs="Times New Roman" w:hint="default"/>
          <w:color w:val="000000" w:themeColor="text1"/>
          <w:sz w:val="24"/>
          <w:szCs w:val="24"/>
          <w:lang w:val="zh-TW" w:eastAsia="zh-TW"/>
        </w:rPr>
        <w:t>导致资料未通过新药审评，</w:t>
      </w:r>
      <w:r>
        <w:rPr>
          <w:rFonts w:ascii="Times New Roman" w:eastAsia="宋体" w:hAnsi="Times New Roman" w:cs="Times New Roman" w:hint="default"/>
          <w:color w:val="000000" w:themeColor="text1"/>
          <w:sz w:val="24"/>
          <w:szCs w:val="24"/>
        </w:rPr>
        <w:t>视同</w:t>
      </w:r>
      <w:r>
        <w:rPr>
          <w:rFonts w:ascii="Times New Roman" w:eastAsia="宋体" w:hAnsi="Times New Roman" w:cs="Times New Roman"/>
          <w:color w:val="000000" w:themeColor="text1"/>
          <w:sz w:val="24"/>
          <w:szCs w:val="24"/>
        </w:rPr>
        <w:t>乙</w:t>
      </w:r>
      <w:r>
        <w:rPr>
          <w:rFonts w:ascii="Times New Roman" w:eastAsia="宋体" w:hAnsi="Times New Roman" w:cs="Times New Roman" w:hint="default"/>
          <w:color w:val="000000" w:themeColor="text1"/>
          <w:sz w:val="24"/>
          <w:szCs w:val="24"/>
        </w:rPr>
        <w:t>方已经完成全部合同义务，甲方须按照合同约定支付乙方全部报酬。</w:t>
      </w:r>
      <w:r>
        <w:rPr>
          <w:rFonts w:ascii="Times New Roman" w:eastAsia="宋体" w:hAnsi="Times New Roman" w:cs="Times New Roman"/>
          <w:color w:val="000000" w:themeColor="text1"/>
          <w:sz w:val="24"/>
          <w:szCs w:val="24"/>
        </w:rPr>
        <w:t>由于甲方原因导致试验暂停或者试验终止，</w:t>
      </w:r>
      <w:r>
        <w:rPr>
          <w:rFonts w:ascii="Times New Roman" w:eastAsia="宋体" w:hAnsi="Times New Roman" w:cs="Times New Roman"/>
          <w:b/>
          <w:bCs/>
          <w:color w:val="000000" w:themeColor="text1"/>
          <w:sz w:val="24"/>
          <w:szCs w:val="24"/>
        </w:rPr>
        <w:t>甲乙双方应签署补充协议，甲方应按补充协议约定向乙方结算实际已完成试验的费用，且乙方应将累计已完成的试验过程中所获取的数据资料（包括电子资料和纸质资料）及时</w:t>
      </w:r>
      <w:r>
        <w:rPr>
          <w:rFonts w:ascii="Times New Roman" w:eastAsia="宋体" w:hAnsi="Times New Roman" w:cs="Times New Roman" w:hint="default"/>
          <w:b/>
          <w:bCs/>
          <w:color w:val="000000" w:themeColor="text1"/>
          <w:sz w:val="24"/>
          <w:szCs w:val="24"/>
        </w:rPr>
        <w:t>汇报</w:t>
      </w:r>
      <w:r>
        <w:rPr>
          <w:rFonts w:ascii="Times New Roman" w:eastAsia="宋体" w:hAnsi="Times New Roman" w:cs="Times New Roman"/>
          <w:b/>
          <w:bCs/>
          <w:color w:val="000000" w:themeColor="text1"/>
          <w:sz w:val="24"/>
          <w:szCs w:val="24"/>
        </w:rPr>
        <w:t>给甲方</w:t>
      </w:r>
      <w:r>
        <w:rPr>
          <w:rFonts w:ascii="Times New Roman" w:eastAsia="宋体" w:hAnsi="Times New Roman" w:cs="Times New Roman"/>
          <w:color w:val="000000" w:themeColor="text1"/>
          <w:sz w:val="24"/>
          <w:szCs w:val="24"/>
        </w:rPr>
        <w:t>。</w:t>
      </w:r>
    </w:p>
    <w:p w14:paraId="6E183D33" w14:textId="77777777" w:rsidR="0057420F" w:rsidRDefault="004B6417">
      <w:pPr>
        <w:pStyle w:val="a3"/>
        <w:spacing w:line="360" w:lineRule="auto"/>
        <w:ind w:firstLine="480"/>
        <w:jc w:val="both"/>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t>、因乙方原因</w:t>
      </w:r>
      <w:r>
        <w:rPr>
          <w:rFonts w:ascii="Times New Roman" w:eastAsia="宋体" w:hAnsi="Times New Roman" w:cs="Times New Roman"/>
          <w:color w:val="000000" w:themeColor="text1"/>
          <w:sz w:val="24"/>
          <w:szCs w:val="24"/>
          <w:lang w:val="zh-TW" w:eastAsia="zh-TW"/>
        </w:rPr>
        <w:t>导致资料未通过新药审评，</w:t>
      </w:r>
      <w:r>
        <w:rPr>
          <w:rFonts w:ascii="Times New Roman" w:eastAsia="宋体" w:hAnsi="Times New Roman" w:cs="Times New Roman"/>
          <w:color w:val="000000" w:themeColor="text1"/>
          <w:sz w:val="24"/>
          <w:szCs w:val="24"/>
        </w:rPr>
        <w:t>由乙方承担相应的责任，未通过审评的项目无偿补充完成</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b/>
          <w:bCs/>
          <w:color w:val="000000" w:themeColor="text1"/>
          <w:sz w:val="24"/>
          <w:szCs w:val="24"/>
        </w:rPr>
        <w:t>如无法补充完成的，</w:t>
      </w:r>
      <w:r>
        <w:rPr>
          <w:rFonts w:ascii="Times New Roman" w:eastAsia="宋体" w:hAnsi="Times New Roman" w:cs="Times New Roman"/>
          <w:b/>
          <w:bCs/>
          <w:color w:val="000000" w:themeColor="text1"/>
          <w:sz w:val="24"/>
          <w:szCs w:val="24"/>
        </w:rPr>
        <w:t>甲乙双方应签署补充协议，</w:t>
      </w:r>
      <w:r>
        <w:rPr>
          <w:rFonts w:ascii="Times New Roman" w:eastAsia="宋体" w:hAnsi="Times New Roman" w:cs="Times New Roman" w:hint="eastAsia"/>
          <w:b/>
          <w:bCs/>
          <w:color w:val="000000" w:themeColor="text1"/>
          <w:sz w:val="24"/>
          <w:szCs w:val="24"/>
        </w:rPr>
        <w:t>乙</w:t>
      </w:r>
      <w:r>
        <w:rPr>
          <w:rFonts w:ascii="Times New Roman" w:eastAsia="宋体" w:hAnsi="Times New Roman" w:cs="Times New Roman"/>
          <w:b/>
          <w:bCs/>
          <w:color w:val="000000" w:themeColor="text1"/>
          <w:sz w:val="24"/>
          <w:szCs w:val="24"/>
        </w:rPr>
        <w:t>方应按补充协议约定全额退还给甲方相对应的未通过审评项目的研究经费</w:t>
      </w:r>
      <w:r>
        <w:rPr>
          <w:rFonts w:ascii="Times New Roman" w:eastAsia="宋体" w:hAnsi="Times New Roman" w:cs="Times New Roman"/>
          <w:color w:val="000000" w:themeColor="text1"/>
          <w:sz w:val="24"/>
          <w:szCs w:val="24"/>
        </w:rPr>
        <w:t>。</w:t>
      </w:r>
    </w:p>
    <w:p w14:paraId="32F0ADD0" w14:textId="77777777" w:rsidR="0057420F" w:rsidRDefault="004B6417">
      <w:pPr>
        <w:pStyle w:val="a3"/>
        <w:spacing w:line="360" w:lineRule="auto"/>
        <w:ind w:firstLine="480"/>
        <w:jc w:val="both"/>
        <w:rPr>
          <w:rFonts w:ascii="Times New Roman" w:eastAsia="宋体" w:hAnsi="Times New Roman" w:cs="Times New Roman"/>
          <w:color w:val="000000" w:themeColor="text1"/>
          <w:sz w:val="24"/>
          <w:szCs w:val="24"/>
          <w:highlight w:val="yellow"/>
          <w:lang w:val="zh-TW"/>
        </w:rPr>
      </w:pPr>
      <w:r>
        <w:rPr>
          <w:rFonts w:ascii="Times New Roman" w:eastAsia="宋体" w:hAnsi="Times New Roman" w:cs="Times New Roman"/>
          <w:color w:val="000000" w:themeColor="text1"/>
          <w:sz w:val="24"/>
          <w:szCs w:val="24"/>
        </w:rPr>
        <w:t>3</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lang w:val="zh-TW" w:eastAsia="zh-TW"/>
        </w:rPr>
        <w:t>因在现有水平和条件下难以克服的</w:t>
      </w:r>
      <w:r>
        <w:rPr>
          <w:rFonts w:ascii="Times New Roman" w:eastAsia="宋体" w:hAnsi="Times New Roman" w:cs="Times New Roman"/>
          <w:color w:val="000000" w:themeColor="text1"/>
          <w:sz w:val="24"/>
          <w:szCs w:val="24"/>
          <w:lang w:val="zh-TW" w:eastAsia="zh-TW"/>
        </w:rPr>
        <w:t>技术</w:t>
      </w:r>
      <w:r>
        <w:rPr>
          <w:rFonts w:ascii="Times New Roman" w:eastAsia="宋体" w:hAnsi="Times New Roman" w:cs="Times New Roman" w:hint="eastAsia"/>
          <w:color w:val="000000" w:themeColor="text1"/>
          <w:sz w:val="24"/>
          <w:szCs w:val="24"/>
          <w:lang w:val="zh-TW" w:eastAsia="zh-TW"/>
        </w:rPr>
        <w:t>困难，</w:t>
      </w:r>
      <w:r>
        <w:rPr>
          <w:rFonts w:ascii="Times New Roman" w:eastAsia="宋体" w:hAnsi="Times New Roman" w:cs="Times New Roman"/>
          <w:color w:val="000000" w:themeColor="text1"/>
          <w:sz w:val="24"/>
          <w:szCs w:val="24"/>
          <w:lang w:val="zh-TW" w:eastAsia="zh-TW"/>
        </w:rPr>
        <w:t>甲乙双方首先应保持良好的沟通</w:t>
      </w:r>
      <w:r>
        <w:rPr>
          <w:rFonts w:ascii="Times New Roman" w:eastAsia="宋体" w:hAnsi="Times New Roman" w:cs="Times New Roman" w:hint="eastAsia"/>
          <w:color w:val="000000" w:themeColor="text1"/>
          <w:sz w:val="24"/>
          <w:szCs w:val="24"/>
          <w:lang w:val="zh-TW"/>
        </w:rPr>
        <w:t>，</w:t>
      </w:r>
      <w:r>
        <w:rPr>
          <w:rFonts w:ascii="Times New Roman" w:eastAsia="宋体" w:hAnsi="Times New Roman" w:cs="Times New Roman"/>
          <w:color w:val="000000" w:themeColor="text1"/>
          <w:sz w:val="24"/>
          <w:szCs w:val="24"/>
          <w:lang w:val="zh-TW" w:eastAsia="zh-TW"/>
        </w:rPr>
        <w:t>及时反馈技术困难的具体情况以及可能导致的结果和风险</w:t>
      </w:r>
      <w:r>
        <w:rPr>
          <w:rFonts w:ascii="Times New Roman" w:eastAsia="宋体" w:hAnsi="Times New Roman" w:cs="Times New Roman" w:hint="eastAsia"/>
          <w:color w:val="000000" w:themeColor="text1"/>
          <w:sz w:val="24"/>
          <w:szCs w:val="24"/>
          <w:lang w:val="zh-TW"/>
        </w:rPr>
        <w:t>。未开展的研究内容，甲方无需支付研究开发经费。</w:t>
      </w:r>
      <w:r>
        <w:rPr>
          <w:rFonts w:hAnsi="宋体"/>
          <w:color w:val="000000" w:themeColor="text1"/>
          <w:spacing w:val="-2"/>
          <w:kern w:val="0"/>
          <w:sz w:val="24"/>
          <w:szCs w:val="24"/>
        </w:rPr>
        <w:t>在履行本合同的过程中，确因在现有水平和条件下难以克服的技术困难，导致</w:t>
      </w:r>
      <w:r>
        <w:rPr>
          <w:rFonts w:hAnsi="宋体" w:hint="eastAsia"/>
          <w:color w:val="000000" w:themeColor="text1"/>
          <w:spacing w:val="-2"/>
          <w:kern w:val="0"/>
          <w:sz w:val="24"/>
          <w:szCs w:val="24"/>
        </w:rPr>
        <w:t>已开展</w:t>
      </w:r>
      <w:r>
        <w:rPr>
          <w:rFonts w:hAnsi="宋体"/>
          <w:color w:val="000000" w:themeColor="text1"/>
          <w:spacing w:val="-2"/>
          <w:kern w:val="0"/>
          <w:sz w:val="24"/>
          <w:szCs w:val="24"/>
        </w:rPr>
        <w:t>研究</w:t>
      </w:r>
      <w:r>
        <w:rPr>
          <w:rFonts w:hAnsi="宋体" w:hint="eastAsia"/>
          <w:color w:val="000000" w:themeColor="text1"/>
          <w:spacing w:val="-2"/>
          <w:kern w:val="0"/>
          <w:sz w:val="24"/>
          <w:szCs w:val="24"/>
        </w:rPr>
        <w:t>工作</w:t>
      </w:r>
      <w:r>
        <w:rPr>
          <w:rFonts w:hAnsi="宋体"/>
          <w:color w:val="000000" w:themeColor="text1"/>
          <w:spacing w:val="-2"/>
          <w:kern w:val="0"/>
          <w:sz w:val="24"/>
          <w:szCs w:val="24"/>
        </w:rPr>
        <w:t>部分或全部失败所造成的损失，风险责任由甲乙</w:t>
      </w:r>
      <w:r>
        <w:rPr>
          <w:rFonts w:hAnsi="宋体" w:hint="eastAsia"/>
          <w:color w:val="000000" w:themeColor="text1"/>
          <w:spacing w:val="-2"/>
          <w:kern w:val="0"/>
          <w:sz w:val="24"/>
          <w:szCs w:val="24"/>
        </w:rPr>
        <w:t>双</w:t>
      </w:r>
      <w:r>
        <w:rPr>
          <w:rFonts w:hAnsi="宋体"/>
          <w:color w:val="000000" w:themeColor="text1"/>
          <w:spacing w:val="-2"/>
          <w:kern w:val="0"/>
          <w:sz w:val="24"/>
          <w:szCs w:val="24"/>
        </w:rPr>
        <w:t>方另行商定后决定。</w:t>
      </w:r>
    </w:p>
    <w:p w14:paraId="5648C7C6" w14:textId="77777777" w:rsidR="0057420F" w:rsidRDefault="004B6417">
      <w:pPr>
        <w:pStyle w:val="a3"/>
        <w:spacing w:line="360" w:lineRule="auto"/>
        <w:ind w:firstLine="480"/>
        <w:jc w:val="both"/>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4</w:t>
      </w:r>
      <w:r>
        <w:rPr>
          <w:rFonts w:ascii="Times New Roman" w:eastAsia="宋体" w:hAnsi="Times New Roman" w:cs="Times New Roman"/>
          <w:color w:val="000000" w:themeColor="text1"/>
          <w:sz w:val="24"/>
          <w:szCs w:val="24"/>
        </w:rPr>
        <w:t>、如果</w:t>
      </w:r>
      <w:r>
        <w:rPr>
          <w:rFonts w:ascii="Times New Roman" w:eastAsia="宋体" w:hAnsi="Times New Roman" w:cs="Times New Roman" w:hint="eastAsia"/>
          <w:color w:val="000000" w:themeColor="text1"/>
          <w:sz w:val="24"/>
          <w:szCs w:val="24"/>
        </w:rPr>
        <w:t>发生下列</w:t>
      </w:r>
      <w:r>
        <w:rPr>
          <w:rFonts w:ascii="Times New Roman" w:eastAsia="宋体" w:hAnsi="Times New Roman" w:cs="Times New Roman"/>
          <w:color w:val="000000" w:themeColor="text1"/>
          <w:sz w:val="24"/>
          <w:szCs w:val="24"/>
        </w:rPr>
        <w:t>超出本合同方合理控制范围的事件，包括但不限于天灾、火灾、爆炸、天气、疾病、战争、起义、内乱、暴动或政府行动</w:t>
      </w:r>
      <w:r>
        <w:rPr>
          <w:rFonts w:ascii="Times New Roman" w:eastAsia="宋体" w:hAnsi="Times New Roman" w:cs="Times New Roman" w:hint="eastAsia"/>
          <w:color w:val="000000" w:themeColor="text1"/>
          <w:sz w:val="24"/>
          <w:szCs w:val="24"/>
        </w:rPr>
        <w:t>等，导致任何一方延迟履行或者无法履行本合同项下的义务，则上述延迟履行或无法履行的合同一方不承担延迟履行或者无法履行的责任，但应在上述事件发生后尽快通知对方，由双</w:t>
      </w:r>
      <w:r>
        <w:rPr>
          <w:rFonts w:ascii="Times New Roman" w:eastAsia="宋体" w:hAnsi="Times New Roman" w:cs="Times New Roman"/>
          <w:color w:val="000000" w:themeColor="text1"/>
          <w:sz w:val="24"/>
          <w:szCs w:val="24"/>
        </w:rPr>
        <w:t>方另行商定后解决。</w:t>
      </w:r>
    </w:p>
    <w:p w14:paraId="4124CE25" w14:textId="77777777" w:rsidR="0057420F" w:rsidRDefault="0057420F">
      <w:pPr>
        <w:pStyle w:val="a3"/>
        <w:spacing w:line="360" w:lineRule="auto"/>
        <w:ind w:firstLine="480"/>
        <w:rPr>
          <w:rFonts w:ascii="Times New Roman" w:eastAsia="宋体" w:hAnsi="Times New Roman" w:cs="Times New Roman"/>
          <w:color w:val="000000" w:themeColor="text1"/>
          <w:sz w:val="24"/>
          <w:szCs w:val="24"/>
        </w:rPr>
      </w:pPr>
    </w:p>
    <w:p w14:paraId="3C054BC4" w14:textId="77777777" w:rsidR="0057420F" w:rsidRDefault="004B6417">
      <w:pPr>
        <w:pStyle w:val="Af1"/>
        <w:tabs>
          <w:tab w:val="left" w:pos="6990"/>
        </w:tabs>
        <w:spacing w:line="300" w:lineRule="auto"/>
        <w:rPr>
          <w:rFonts w:ascii="Times New Roman" w:hAnsi="Times New Roman" w:cs="Times New Roman" w:hint="default"/>
          <w:color w:val="000000" w:themeColor="text1"/>
          <w:sz w:val="24"/>
          <w:szCs w:val="24"/>
          <w:highlight w:val="green"/>
          <w:lang w:val="zh-TW" w:eastAsia="zh-TW"/>
        </w:rPr>
      </w:pPr>
      <w:r>
        <w:rPr>
          <w:rFonts w:ascii="Times New Roman" w:eastAsia="宋体" w:hAnsi="Times New Roman" w:cs="Times New Roman" w:hint="default"/>
          <w:b/>
          <w:bCs/>
          <w:color w:val="000000" w:themeColor="text1"/>
          <w:sz w:val="24"/>
          <w:szCs w:val="24"/>
          <w:lang w:val="zh-TW" w:eastAsia="zh-TW"/>
        </w:rPr>
        <w:t>十、</w:t>
      </w:r>
      <w:r>
        <w:rPr>
          <w:rFonts w:ascii="Times New Roman" w:eastAsia="宋体" w:hAnsi="Times New Roman" w:cs="Times New Roman"/>
          <w:b/>
          <w:bCs/>
          <w:color w:val="000000" w:themeColor="text1"/>
          <w:sz w:val="24"/>
          <w:szCs w:val="24"/>
        </w:rPr>
        <w:t>争议</w:t>
      </w:r>
      <w:r>
        <w:rPr>
          <w:rFonts w:ascii="Times New Roman" w:eastAsia="宋体" w:hAnsi="Times New Roman" w:cs="Times New Roman" w:hint="default"/>
          <w:b/>
          <w:bCs/>
          <w:color w:val="000000" w:themeColor="text1"/>
          <w:sz w:val="24"/>
          <w:szCs w:val="24"/>
          <w:lang w:val="zh-TW" w:eastAsia="zh-TW"/>
        </w:rPr>
        <w:t>解决方式</w:t>
      </w:r>
    </w:p>
    <w:p w14:paraId="32386E61" w14:textId="77777777" w:rsidR="0057420F" w:rsidRDefault="0057420F">
      <w:pPr>
        <w:pStyle w:val="a3"/>
        <w:spacing w:line="360" w:lineRule="auto"/>
        <w:ind w:firstLineChars="200" w:firstLine="480"/>
        <w:rPr>
          <w:rFonts w:ascii="Times New Roman" w:eastAsia="宋体" w:hAnsi="Times New Roman" w:cs="Times New Roman"/>
          <w:color w:val="000000" w:themeColor="text1"/>
          <w:sz w:val="24"/>
          <w:szCs w:val="24"/>
          <w:lang w:val="zh-TW" w:eastAsia="zh-TW"/>
        </w:rPr>
      </w:pPr>
    </w:p>
    <w:p w14:paraId="39EF405A" w14:textId="77777777" w:rsidR="0057420F" w:rsidRDefault="004B6417">
      <w:pPr>
        <w:pStyle w:val="a3"/>
        <w:spacing w:line="360" w:lineRule="auto"/>
        <w:ind w:firstLineChars="200" w:firstLine="480"/>
        <w:rPr>
          <w:rFonts w:ascii="Times New Roman" w:hAnsi="Times New Roman" w:cs="Times New Roman"/>
          <w:color w:val="000000" w:themeColor="text1"/>
        </w:rPr>
      </w:pPr>
      <w:r>
        <w:rPr>
          <w:rFonts w:ascii="Times New Roman" w:eastAsia="宋体" w:hAnsi="Times New Roman" w:cs="Times New Roman"/>
          <w:color w:val="000000" w:themeColor="text1"/>
          <w:sz w:val="24"/>
          <w:szCs w:val="24"/>
          <w:lang w:val="zh-TW" w:eastAsia="zh-TW"/>
        </w:rPr>
        <w:t>执行本合同发生争议，由当事人双方协商和解，也可请求调解。双方当事人和解或调解不当，</w:t>
      </w:r>
      <w:r>
        <w:rPr>
          <w:rFonts w:ascii="Times New Roman" w:eastAsia="宋体" w:hAnsi="Times New Roman" w:cs="Times New Roman"/>
          <w:color w:val="000000" w:themeColor="text1"/>
          <w:sz w:val="24"/>
          <w:szCs w:val="24"/>
        </w:rPr>
        <w:t>双方可向甲方所在地人民法院提起诉讼。</w:t>
      </w:r>
    </w:p>
    <w:p w14:paraId="2A84909E" w14:textId="77777777" w:rsidR="0057420F" w:rsidRDefault="0057420F">
      <w:pPr>
        <w:pStyle w:val="Af1"/>
        <w:tabs>
          <w:tab w:val="left" w:pos="6990"/>
        </w:tabs>
        <w:spacing w:line="360" w:lineRule="auto"/>
        <w:ind w:firstLine="480"/>
        <w:rPr>
          <w:rFonts w:ascii="Times New Roman" w:hAnsi="Times New Roman" w:cs="Times New Roman" w:hint="default"/>
          <w:color w:val="000000" w:themeColor="text1"/>
          <w:sz w:val="24"/>
          <w:szCs w:val="24"/>
        </w:rPr>
      </w:pPr>
    </w:p>
    <w:p w14:paraId="3AACC1A9" w14:textId="77777777" w:rsidR="0057420F" w:rsidRDefault="004B6417">
      <w:pPr>
        <w:pStyle w:val="Af1"/>
        <w:tabs>
          <w:tab w:val="left" w:pos="6990"/>
        </w:tabs>
        <w:spacing w:line="300" w:lineRule="auto"/>
        <w:rPr>
          <w:rFonts w:ascii="Times New Roman" w:eastAsia="宋体" w:hAnsi="Times New Roman" w:cs="Times New Roman" w:hint="default"/>
          <w:b/>
          <w:bCs/>
          <w:color w:val="000000" w:themeColor="text1"/>
          <w:sz w:val="24"/>
          <w:szCs w:val="24"/>
          <w:lang w:val="zh-TW" w:eastAsia="zh-TW"/>
        </w:rPr>
      </w:pPr>
      <w:r>
        <w:rPr>
          <w:rFonts w:ascii="Times New Roman" w:eastAsia="宋体" w:hAnsi="Times New Roman" w:cs="Times New Roman" w:hint="default"/>
          <w:b/>
          <w:bCs/>
          <w:color w:val="000000" w:themeColor="text1"/>
          <w:sz w:val="24"/>
          <w:szCs w:val="24"/>
          <w:lang w:val="zh-TW" w:eastAsia="zh-TW"/>
        </w:rPr>
        <w:t>十一、通知</w:t>
      </w:r>
    </w:p>
    <w:p w14:paraId="108E3615" w14:textId="77777777" w:rsidR="0057420F" w:rsidRDefault="004B6417">
      <w:pPr>
        <w:pStyle w:val="ab"/>
        <w:rPr>
          <w:rFonts w:eastAsia="宋体"/>
          <w:b w:val="0"/>
          <w:bCs w:val="0"/>
          <w:lang w:eastAsia="zh-CN"/>
        </w:rPr>
      </w:pPr>
      <w:r>
        <w:rPr>
          <w:rFonts w:eastAsia="宋体" w:hint="eastAsia"/>
          <w:b w:val="0"/>
          <w:bCs w:val="0"/>
          <w:lang w:eastAsia="zh-CN"/>
        </w:rPr>
        <w:t>为更好的履行本合同，双方提供如下联系方式：</w:t>
      </w:r>
    </w:p>
    <w:p w14:paraId="3ABD7442" w14:textId="77777777" w:rsidR="0057420F" w:rsidRDefault="004B6417">
      <w:pPr>
        <w:pStyle w:val="ab"/>
        <w:rPr>
          <w:lang w:eastAsia="zh-CN"/>
        </w:rPr>
      </w:pPr>
      <w:r>
        <w:rPr>
          <w:rFonts w:hint="eastAsia"/>
          <w:lang w:eastAsia="zh-CN"/>
        </w:rPr>
        <w:t>甲方联系人：</w:t>
      </w:r>
    </w:p>
    <w:p w14:paraId="1121DD66" w14:textId="77777777" w:rsidR="0057420F" w:rsidRDefault="004B6417">
      <w:pPr>
        <w:pStyle w:val="ab"/>
        <w:rPr>
          <w:b w:val="0"/>
          <w:bCs w:val="0"/>
          <w:lang w:eastAsia="zh-CN"/>
        </w:rPr>
      </w:pPr>
      <w:r>
        <w:rPr>
          <w:rFonts w:hint="eastAsia"/>
          <w:b w:val="0"/>
          <w:bCs w:val="0"/>
          <w:lang w:eastAsia="zh-CN"/>
        </w:rPr>
        <w:t>姓名：【】</w:t>
      </w:r>
    </w:p>
    <w:p w14:paraId="5B37483A" w14:textId="77777777" w:rsidR="0057420F" w:rsidRDefault="004B6417">
      <w:pPr>
        <w:pStyle w:val="ab"/>
        <w:rPr>
          <w:rFonts w:cs="Calibri"/>
          <w:b w:val="0"/>
          <w:bCs w:val="0"/>
          <w:lang w:eastAsia="zh-CN"/>
        </w:rPr>
      </w:pPr>
      <w:r>
        <w:rPr>
          <w:rFonts w:hint="eastAsia"/>
          <w:b w:val="0"/>
          <w:bCs w:val="0"/>
          <w:lang w:eastAsia="zh-CN"/>
        </w:rPr>
        <w:lastRenderedPageBreak/>
        <w:t>联系地址：</w:t>
      </w:r>
      <w:r>
        <w:rPr>
          <w:rFonts w:cs="Calibri" w:hint="eastAsia"/>
          <w:b w:val="0"/>
          <w:bCs w:val="0"/>
          <w:lang w:eastAsia="zh-CN"/>
        </w:rPr>
        <w:t>【】</w:t>
      </w:r>
    </w:p>
    <w:p w14:paraId="72DABF6B" w14:textId="77777777" w:rsidR="0057420F" w:rsidRDefault="004B6417">
      <w:pPr>
        <w:pStyle w:val="ab"/>
        <w:rPr>
          <w:rFonts w:cs="Calibri"/>
          <w:b w:val="0"/>
          <w:bCs w:val="0"/>
          <w:lang w:eastAsia="zh-CN"/>
        </w:rPr>
      </w:pPr>
      <w:r>
        <w:rPr>
          <w:rFonts w:cs="Calibri" w:hint="eastAsia"/>
          <w:b w:val="0"/>
          <w:bCs w:val="0"/>
          <w:lang w:eastAsia="zh-CN"/>
        </w:rPr>
        <w:t>联系电话：【】</w:t>
      </w:r>
    </w:p>
    <w:p w14:paraId="4CEE70B8" w14:textId="77777777" w:rsidR="0057420F" w:rsidRDefault="004B6417">
      <w:pPr>
        <w:pStyle w:val="ab"/>
        <w:rPr>
          <w:rFonts w:cs="Calibri"/>
          <w:b w:val="0"/>
          <w:bCs w:val="0"/>
          <w:lang w:eastAsia="zh-CN"/>
        </w:rPr>
      </w:pPr>
      <w:r>
        <w:rPr>
          <w:rFonts w:cs="Calibri" w:hint="eastAsia"/>
          <w:b w:val="0"/>
          <w:bCs w:val="0"/>
          <w:lang w:eastAsia="zh-CN"/>
        </w:rPr>
        <w:t>电子邮箱：【】</w:t>
      </w:r>
    </w:p>
    <w:p w14:paraId="72671EA1" w14:textId="77777777" w:rsidR="0057420F" w:rsidRDefault="004B6417">
      <w:pPr>
        <w:pStyle w:val="ab"/>
        <w:rPr>
          <w:lang w:eastAsia="zh-CN"/>
        </w:rPr>
      </w:pPr>
      <w:r>
        <w:rPr>
          <w:rFonts w:hint="eastAsia"/>
          <w:lang w:eastAsia="zh-CN"/>
        </w:rPr>
        <w:t>乙方联系人：</w:t>
      </w:r>
    </w:p>
    <w:p w14:paraId="790EF3E1" w14:textId="77777777" w:rsidR="0057420F" w:rsidRDefault="004B6417">
      <w:pPr>
        <w:pStyle w:val="ab"/>
        <w:rPr>
          <w:b w:val="0"/>
          <w:bCs w:val="0"/>
          <w:lang w:eastAsia="zh-CN"/>
        </w:rPr>
      </w:pPr>
      <w:r>
        <w:rPr>
          <w:rFonts w:hint="eastAsia"/>
          <w:b w:val="0"/>
          <w:bCs w:val="0"/>
          <w:lang w:eastAsia="zh-CN"/>
        </w:rPr>
        <w:t>姓名：【赵剑】</w:t>
      </w:r>
    </w:p>
    <w:p w14:paraId="4DAF066F" w14:textId="77777777" w:rsidR="0057420F" w:rsidRDefault="004B6417">
      <w:pPr>
        <w:pStyle w:val="ab"/>
        <w:rPr>
          <w:b w:val="0"/>
          <w:bCs w:val="0"/>
          <w:lang w:eastAsia="zh-CN"/>
        </w:rPr>
      </w:pPr>
      <w:r>
        <w:rPr>
          <w:rFonts w:hint="eastAsia"/>
          <w:b w:val="0"/>
          <w:bCs w:val="0"/>
          <w:lang w:eastAsia="zh-CN"/>
        </w:rPr>
        <w:t>联系地址：【江苏省昆山市高新区元丰路</w:t>
      </w:r>
      <w:r>
        <w:rPr>
          <w:rFonts w:hint="eastAsia"/>
          <w:b w:val="0"/>
          <w:bCs w:val="0"/>
          <w:lang w:eastAsia="zh-CN"/>
        </w:rPr>
        <w:t>166</w:t>
      </w:r>
      <w:r>
        <w:rPr>
          <w:rFonts w:hint="eastAsia"/>
          <w:b w:val="0"/>
          <w:bCs w:val="0"/>
          <w:lang w:eastAsia="zh-CN"/>
        </w:rPr>
        <w:t>号】</w:t>
      </w:r>
    </w:p>
    <w:p w14:paraId="4E96A85D" w14:textId="77777777" w:rsidR="0057420F" w:rsidRDefault="004B6417">
      <w:pPr>
        <w:pStyle w:val="ab"/>
        <w:rPr>
          <w:b w:val="0"/>
          <w:bCs w:val="0"/>
          <w:lang w:eastAsia="zh-CN"/>
        </w:rPr>
      </w:pPr>
      <w:r>
        <w:rPr>
          <w:rFonts w:hint="eastAsia"/>
          <w:b w:val="0"/>
          <w:bCs w:val="0"/>
          <w:lang w:eastAsia="zh-CN"/>
        </w:rPr>
        <w:t>联系电话：【</w:t>
      </w:r>
      <w:r>
        <w:rPr>
          <w:b w:val="0"/>
          <w:bCs w:val="0"/>
          <w:lang w:eastAsia="zh-CN"/>
        </w:rPr>
        <w:t>18782984259</w:t>
      </w:r>
      <w:r>
        <w:rPr>
          <w:rFonts w:hint="eastAsia"/>
          <w:b w:val="0"/>
          <w:bCs w:val="0"/>
          <w:lang w:eastAsia="zh-CN"/>
        </w:rPr>
        <w:t>】</w:t>
      </w:r>
    </w:p>
    <w:p w14:paraId="04C5E20A" w14:textId="77777777" w:rsidR="0057420F" w:rsidRDefault="004B6417">
      <w:pPr>
        <w:pStyle w:val="ab"/>
        <w:rPr>
          <w:b w:val="0"/>
          <w:bCs w:val="0"/>
          <w:lang w:eastAsia="zh-CN"/>
        </w:rPr>
      </w:pPr>
      <w:r>
        <w:rPr>
          <w:rFonts w:hint="eastAsia"/>
          <w:b w:val="0"/>
          <w:bCs w:val="0"/>
          <w:lang w:eastAsia="zh-CN"/>
        </w:rPr>
        <w:t>电子邮箱：【</w:t>
      </w:r>
      <w:r>
        <w:rPr>
          <w:b w:val="0"/>
          <w:bCs w:val="0"/>
          <w:lang w:eastAsia="zh-CN"/>
        </w:rPr>
        <w:t>kzhaojian@cti-cert.com</w:t>
      </w:r>
      <w:r>
        <w:rPr>
          <w:rFonts w:hint="eastAsia"/>
          <w:b w:val="0"/>
          <w:bCs w:val="0"/>
          <w:lang w:eastAsia="zh-CN"/>
        </w:rPr>
        <w:t>】</w:t>
      </w:r>
    </w:p>
    <w:p w14:paraId="367D3C7A" w14:textId="77777777" w:rsidR="0057420F" w:rsidRDefault="0057420F">
      <w:pPr>
        <w:pStyle w:val="a3"/>
        <w:spacing w:line="360" w:lineRule="auto"/>
        <w:ind w:firstLine="480"/>
        <w:jc w:val="both"/>
        <w:rPr>
          <w:rFonts w:ascii="Times New Roman" w:eastAsia="宋体" w:hAnsi="Times New Roman" w:cs="Times New Roman"/>
          <w:color w:val="000000" w:themeColor="text1"/>
          <w:sz w:val="24"/>
          <w:szCs w:val="24"/>
        </w:rPr>
      </w:pPr>
    </w:p>
    <w:p w14:paraId="7D85D98D" w14:textId="77777777" w:rsidR="0057420F" w:rsidRDefault="004B6417">
      <w:pPr>
        <w:pStyle w:val="a3"/>
        <w:spacing w:line="360" w:lineRule="auto"/>
        <w:ind w:firstLine="480"/>
        <w:jc w:val="both"/>
        <w:rPr>
          <w:rFonts w:ascii="Arial" w:hAnsi="Arial" w:cs="Arial"/>
          <w:b/>
          <w:bCs/>
          <w:color w:val="000000" w:themeColor="text1"/>
          <w:sz w:val="24"/>
          <w:szCs w:val="24"/>
        </w:rPr>
      </w:pPr>
      <w:r>
        <w:rPr>
          <w:rFonts w:ascii="Times New Roman" w:eastAsia="宋体" w:hAnsi="Times New Roman" w:cs="Times New Roman" w:hint="eastAsia"/>
          <w:color w:val="000000" w:themeColor="text1"/>
          <w:sz w:val="24"/>
          <w:szCs w:val="24"/>
        </w:rPr>
        <w:t>通过</w:t>
      </w:r>
      <w:r>
        <w:rPr>
          <w:rFonts w:ascii="Arial" w:hAnsi="Arial" w:cs="Arial" w:hint="eastAsia"/>
          <w:color w:val="000000" w:themeColor="text1"/>
          <w:sz w:val="24"/>
          <w:szCs w:val="24"/>
        </w:rPr>
        <w:t>电子邮箱及其它电子方式送达时，发出之日即视为有效送达。通过快递等方式送达时，对方签收之日视为有效送达；对方拒收或退回的，视为签收。本条款联系方式同时作为有效司法送达地址。一方变更联系方式，应以书面形式通知另一方；否则，该等联系方式仍视为有效，由未通知方承担由此而引起的相关责任。本条款为独立条款，不受合同整体或其他条款的效力影响，始终有效。</w:t>
      </w:r>
    </w:p>
    <w:p w14:paraId="12F7F022" w14:textId="77777777" w:rsidR="0057420F" w:rsidRDefault="0057420F">
      <w:pPr>
        <w:pStyle w:val="ab"/>
        <w:rPr>
          <w:b w:val="0"/>
          <w:bCs w:val="0"/>
          <w:lang w:eastAsia="zh-CN"/>
        </w:rPr>
      </w:pPr>
    </w:p>
    <w:p w14:paraId="4CC41035" w14:textId="77777777" w:rsidR="0057420F" w:rsidRDefault="004B6417">
      <w:pPr>
        <w:pStyle w:val="Af1"/>
        <w:tabs>
          <w:tab w:val="left" w:pos="6990"/>
        </w:tabs>
        <w:spacing w:line="360" w:lineRule="auto"/>
        <w:rPr>
          <w:rFonts w:ascii="Times New Roman" w:hAnsi="Times New Roman" w:cs="Times New Roman" w:hint="default"/>
          <w:color w:val="000000" w:themeColor="text1"/>
          <w:sz w:val="24"/>
          <w:szCs w:val="24"/>
        </w:rPr>
      </w:pPr>
      <w:r>
        <w:rPr>
          <w:rFonts w:ascii="Times New Roman" w:eastAsia="宋体" w:hAnsi="Times New Roman" w:cs="Times New Roman"/>
          <w:b/>
          <w:bCs/>
          <w:color w:val="000000" w:themeColor="text1"/>
          <w:sz w:val="24"/>
          <w:szCs w:val="24"/>
          <w:lang w:val="zh-TW"/>
        </w:rPr>
        <w:t>十二、</w:t>
      </w:r>
      <w:r>
        <w:rPr>
          <w:rFonts w:ascii="Times New Roman" w:eastAsia="宋体" w:hAnsi="Times New Roman" w:cs="Times New Roman" w:hint="default"/>
          <w:b/>
          <w:bCs/>
          <w:color w:val="000000" w:themeColor="text1"/>
          <w:sz w:val="24"/>
          <w:szCs w:val="24"/>
          <w:lang w:val="zh-TW" w:eastAsia="zh-TW"/>
        </w:rPr>
        <w:t>其它</w:t>
      </w:r>
    </w:p>
    <w:p w14:paraId="18AEA283" w14:textId="77777777" w:rsidR="0057420F" w:rsidRDefault="004B6417">
      <w:pPr>
        <w:pStyle w:val="Af1"/>
        <w:tabs>
          <w:tab w:val="left" w:pos="6990"/>
        </w:tabs>
        <w:spacing w:line="360" w:lineRule="auto"/>
        <w:ind w:left="1" w:firstLine="478"/>
        <w:rPr>
          <w:rFonts w:ascii="Times New Roman"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t>（一）乙方在征得甲方书面同意后，方可公开发表有关研究内容的文章，知识产权归甲方所有。</w:t>
      </w:r>
    </w:p>
    <w:p w14:paraId="7E9D4C95" w14:textId="77777777" w:rsidR="0057420F" w:rsidRDefault="004B6417">
      <w:pPr>
        <w:pStyle w:val="Af1"/>
        <w:tabs>
          <w:tab w:val="left" w:pos="6990"/>
        </w:tabs>
        <w:spacing w:line="360" w:lineRule="auto"/>
        <w:ind w:left="1" w:firstLine="478"/>
        <w:rPr>
          <w:rFonts w:ascii="Times New Roman" w:eastAsia="宋体" w:hAnsi="Times New Roman" w:cs="Times New Roman" w:hint="default"/>
          <w:b/>
          <w:bCs/>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t>（二）所有的试验原始资料由乙方归档免费保存三年，备有关部门检查。档案保存期超过三年，收取每年</w:t>
      </w:r>
      <w:r>
        <w:rPr>
          <w:rFonts w:ascii="Times New Roman" w:hAnsi="Times New Roman" w:cs="Times New Roman" w:hint="default"/>
          <w:color w:val="000000" w:themeColor="text1"/>
          <w:sz w:val="24"/>
          <w:szCs w:val="24"/>
        </w:rPr>
        <w:t>500</w:t>
      </w:r>
      <w:r>
        <w:rPr>
          <w:rFonts w:ascii="Times New Roman" w:eastAsia="宋体" w:hAnsi="Times New Roman" w:cs="Times New Roman" w:hint="default"/>
          <w:color w:val="000000" w:themeColor="text1"/>
          <w:sz w:val="24"/>
          <w:szCs w:val="24"/>
          <w:lang w:val="zh-TW" w:eastAsia="zh-TW"/>
        </w:rPr>
        <w:t>元保管费。</w:t>
      </w:r>
      <w:r>
        <w:rPr>
          <w:rFonts w:ascii="Times New Roman" w:eastAsia="宋体" w:hAnsi="Times New Roman" w:cs="Times New Roman"/>
          <w:b/>
          <w:bCs/>
          <w:color w:val="000000" w:themeColor="text1"/>
          <w:sz w:val="24"/>
          <w:szCs w:val="24"/>
          <w:lang w:val="zh-TW"/>
        </w:rPr>
        <w:t>PK/TK/ADA</w:t>
      </w:r>
      <w:r>
        <w:rPr>
          <w:rFonts w:ascii="Times New Roman" w:eastAsia="宋体" w:hAnsi="Times New Roman" w:cs="Times New Roman"/>
          <w:b/>
          <w:bCs/>
          <w:color w:val="000000" w:themeColor="text1"/>
          <w:sz w:val="24"/>
          <w:szCs w:val="24"/>
          <w:lang w:val="zh-TW"/>
        </w:rPr>
        <w:t>（如有）、临床病理</w:t>
      </w:r>
      <w:r>
        <w:rPr>
          <w:rFonts w:ascii="Times New Roman" w:eastAsia="宋体" w:hAnsi="Times New Roman" w:cs="Times New Roman"/>
          <w:b/>
          <w:bCs/>
          <w:color w:val="000000" w:themeColor="text1"/>
          <w:sz w:val="24"/>
          <w:szCs w:val="24"/>
          <w:lang w:val="zh-TW" w:eastAsia="zh-TW"/>
        </w:rPr>
        <w:t>检测样</w:t>
      </w:r>
      <w:r>
        <w:rPr>
          <w:rFonts w:ascii="Times New Roman" w:eastAsia="宋体" w:hAnsi="Times New Roman" w:cs="Times New Roman"/>
          <w:b/>
          <w:bCs/>
          <w:color w:val="000000" w:themeColor="text1"/>
          <w:sz w:val="24"/>
          <w:szCs w:val="24"/>
          <w:lang w:val="zh-TW"/>
        </w:rPr>
        <w:t>本在项目检测</w:t>
      </w:r>
      <w:r>
        <w:rPr>
          <w:rFonts w:ascii="Times New Roman" w:eastAsia="宋体" w:hAnsi="Times New Roman" w:cs="Times New Roman"/>
          <w:b/>
          <w:bCs/>
          <w:color w:val="000000" w:themeColor="text1"/>
          <w:sz w:val="24"/>
          <w:szCs w:val="24"/>
          <w:lang w:val="zh-TW" w:eastAsia="zh-TW"/>
        </w:rPr>
        <w:t>结束后</w:t>
      </w:r>
      <w:r>
        <w:rPr>
          <w:rFonts w:ascii="Times New Roman" w:eastAsia="宋体" w:hAnsi="Times New Roman" w:cs="Times New Roman"/>
          <w:b/>
          <w:bCs/>
          <w:color w:val="000000" w:themeColor="text1"/>
          <w:sz w:val="24"/>
          <w:szCs w:val="24"/>
          <w:lang w:val="zh-TW" w:eastAsia="zh-TW"/>
        </w:rPr>
        <w:t>6</w:t>
      </w:r>
      <w:r>
        <w:rPr>
          <w:rFonts w:ascii="Times New Roman" w:eastAsia="宋体" w:hAnsi="Times New Roman" w:cs="Times New Roman"/>
          <w:b/>
          <w:bCs/>
          <w:color w:val="000000" w:themeColor="text1"/>
          <w:sz w:val="24"/>
          <w:szCs w:val="24"/>
          <w:lang w:val="zh-TW" w:eastAsia="zh-TW"/>
        </w:rPr>
        <w:t>个月，</w:t>
      </w:r>
      <w:r>
        <w:rPr>
          <w:rFonts w:ascii="Times New Roman" w:eastAsia="宋体" w:hAnsi="Times New Roman" w:cs="Times New Roman"/>
          <w:b/>
          <w:bCs/>
          <w:color w:val="000000" w:themeColor="text1"/>
          <w:sz w:val="24"/>
          <w:szCs w:val="24"/>
          <w:lang w:val="zh-TW"/>
        </w:rPr>
        <w:t>乙方将</w:t>
      </w:r>
      <w:r>
        <w:rPr>
          <w:rFonts w:ascii="Times New Roman" w:eastAsia="宋体" w:hAnsi="Times New Roman" w:cs="Times New Roman"/>
          <w:b/>
          <w:bCs/>
          <w:color w:val="000000" w:themeColor="text1"/>
          <w:sz w:val="24"/>
          <w:szCs w:val="24"/>
          <w:lang w:val="zh-TW" w:eastAsia="zh-TW"/>
        </w:rPr>
        <w:t>多余以及备份样</w:t>
      </w:r>
      <w:r>
        <w:rPr>
          <w:rFonts w:ascii="Times New Roman" w:eastAsia="宋体" w:hAnsi="Times New Roman" w:cs="Times New Roman"/>
          <w:b/>
          <w:bCs/>
          <w:color w:val="000000" w:themeColor="text1"/>
          <w:sz w:val="24"/>
          <w:szCs w:val="24"/>
          <w:lang w:val="zh-TW"/>
        </w:rPr>
        <w:t>本</w:t>
      </w:r>
      <w:r>
        <w:rPr>
          <w:rFonts w:ascii="Times New Roman" w:eastAsia="宋体" w:hAnsi="Times New Roman" w:cs="Times New Roman"/>
          <w:b/>
          <w:bCs/>
          <w:color w:val="000000" w:themeColor="text1"/>
          <w:sz w:val="24"/>
          <w:szCs w:val="24"/>
          <w:lang w:val="zh-TW" w:eastAsia="zh-TW"/>
        </w:rPr>
        <w:t>返还</w:t>
      </w:r>
      <w:r>
        <w:rPr>
          <w:rFonts w:ascii="Times New Roman" w:eastAsia="宋体" w:hAnsi="Times New Roman" w:cs="Times New Roman"/>
          <w:b/>
          <w:bCs/>
          <w:color w:val="000000" w:themeColor="text1"/>
          <w:sz w:val="24"/>
          <w:szCs w:val="24"/>
          <w:lang w:val="zh-TW"/>
        </w:rPr>
        <w:t>甲方</w:t>
      </w:r>
      <w:r>
        <w:rPr>
          <w:rFonts w:ascii="Times New Roman" w:eastAsia="宋体" w:hAnsi="Times New Roman" w:cs="Times New Roman"/>
          <w:b/>
          <w:bCs/>
          <w:color w:val="000000" w:themeColor="text1"/>
          <w:sz w:val="24"/>
          <w:szCs w:val="24"/>
          <w:lang w:val="zh-TW" w:eastAsia="zh-TW"/>
        </w:rPr>
        <w:t>或者</w:t>
      </w:r>
      <w:r>
        <w:rPr>
          <w:rFonts w:ascii="Times New Roman" w:eastAsia="宋体" w:hAnsi="Times New Roman" w:cs="Times New Roman"/>
          <w:b/>
          <w:bCs/>
          <w:color w:val="000000" w:themeColor="text1"/>
          <w:sz w:val="24"/>
          <w:szCs w:val="24"/>
          <w:lang w:val="zh-TW"/>
        </w:rPr>
        <w:t>按甲方要求</w:t>
      </w:r>
      <w:r>
        <w:rPr>
          <w:rFonts w:ascii="Times New Roman" w:eastAsia="宋体" w:hAnsi="Times New Roman" w:cs="Times New Roman"/>
          <w:b/>
          <w:bCs/>
          <w:color w:val="000000" w:themeColor="text1"/>
          <w:sz w:val="24"/>
          <w:szCs w:val="24"/>
          <w:lang w:val="zh-TW" w:eastAsia="zh-TW"/>
        </w:rPr>
        <w:t>销毁处理，如果需要我方保存，则收取保存费</w:t>
      </w:r>
      <w:r>
        <w:rPr>
          <w:rFonts w:ascii="Times New Roman" w:eastAsia="宋体" w:hAnsi="Times New Roman" w:cs="Times New Roman"/>
          <w:b/>
          <w:bCs/>
          <w:color w:val="000000" w:themeColor="text1"/>
          <w:sz w:val="24"/>
          <w:szCs w:val="24"/>
          <w:lang w:val="zh-TW" w:eastAsia="zh-TW"/>
        </w:rPr>
        <w:t>2</w:t>
      </w:r>
      <w:r>
        <w:rPr>
          <w:rFonts w:ascii="Times New Roman" w:eastAsia="宋体" w:hAnsi="Times New Roman" w:cs="Times New Roman"/>
          <w:b/>
          <w:bCs/>
          <w:color w:val="000000" w:themeColor="text1"/>
          <w:sz w:val="24"/>
          <w:szCs w:val="24"/>
          <w:lang w:val="zh-TW" w:eastAsia="zh-TW"/>
        </w:rPr>
        <w:t>元</w:t>
      </w:r>
      <w:r>
        <w:rPr>
          <w:rFonts w:ascii="Times New Roman" w:eastAsia="宋体" w:hAnsi="Times New Roman" w:cs="Times New Roman"/>
          <w:b/>
          <w:bCs/>
          <w:color w:val="000000" w:themeColor="text1"/>
          <w:sz w:val="24"/>
          <w:szCs w:val="24"/>
          <w:lang w:val="zh-TW" w:eastAsia="zh-TW"/>
        </w:rPr>
        <w:t>/</w:t>
      </w:r>
      <w:r>
        <w:rPr>
          <w:rFonts w:ascii="Times New Roman" w:eastAsia="宋体" w:hAnsi="Times New Roman" w:cs="Times New Roman"/>
          <w:b/>
          <w:bCs/>
          <w:color w:val="000000" w:themeColor="text1"/>
          <w:sz w:val="24"/>
          <w:szCs w:val="24"/>
          <w:lang w:val="zh-TW" w:eastAsia="zh-TW"/>
        </w:rPr>
        <w:t>样本</w:t>
      </w:r>
      <w:r>
        <w:rPr>
          <w:rFonts w:ascii="Times New Roman" w:eastAsia="宋体" w:hAnsi="Times New Roman" w:cs="Times New Roman"/>
          <w:b/>
          <w:bCs/>
          <w:color w:val="000000" w:themeColor="text1"/>
          <w:sz w:val="24"/>
          <w:szCs w:val="24"/>
          <w:lang w:val="zh-TW" w:eastAsia="zh-TW"/>
        </w:rPr>
        <w:t>/</w:t>
      </w:r>
      <w:r>
        <w:rPr>
          <w:rFonts w:ascii="Times New Roman" w:eastAsia="宋体" w:hAnsi="Times New Roman" w:cs="Times New Roman"/>
          <w:b/>
          <w:bCs/>
          <w:color w:val="000000" w:themeColor="text1"/>
          <w:sz w:val="24"/>
          <w:szCs w:val="24"/>
          <w:lang w:val="zh-TW"/>
        </w:rPr>
        <w:t>月。</w:t>
      </w:r>
      <w:r>
        <w:rPr>
          <w:rFonts w:ascii="Times New Roman" w:eastAsia="宋体" w:hAnsi="Times New Roman" w:cs="Times New Roman"/>
          <w:b/>
          <w:bCs/>
          <w:color w:val="000000" w:themeColor="text1"/>
          <w:sz w:val="24"/>
          <w:szCs w:val="24"/>
          <w:lang w:val="zh-TW" w:eastAsia="zh-TW"/>
        </w:rPr>
        <w:t>如需冷链寄送，费用由甲方自行承担。</w:t>
      </w:r>
    </w:p>
    <w:p w14:paraId="1B4C1A62" w14:textId="77777777" w:rsidR="0057420F" w:rsidRDefault="004B6417">
      <w:pPr>
        <w:pStyle w:val="Af1"/>
        <w:tabs>
          <w:tab w:val="left" w:pos="6990"/>
        </w:tabs>
        <w:spacing w:line="360" w:lineRule="auto"/>
        <w:ind w:left="1" w:firstLine="478"/>
        <w:rPr>
          <w:ins w:id="201" w:author="liqin xie" w:date="2025-05-23T15:41:00Z"/>
          <w:rFonts w:ascii="Times New Roman" w:eastAsia="宋体" w:hAnsi="Times New Roman" w:cs="Times New Roman" w:hint="default"/>
          <w:b/>
          <w:bCs/>
          <w:lang w:eastAsia="zh-TW"/>
        </w:rPr>
      </w:pPr>
      <w:r>
        <w:rPr>
          <w:rFonts w:ascii="Times New Roman" w:eastAsia="宋体" w:hAnsi="Times New Roman" w:cs="Times New Roman" w:hint="default"/>
          <w:color w:val="000000" w:themeColor="text1"/>
          <w:sz w:val="24"/>
          <w:szCs w:val="24"/>
          <w:lang w:val="zh-TW" w:eastAsia="zh-TW"/>
        </w:rPr>
        <w:t>（三）</w:t>
      </w:r>
      <w:ins w:id="202" w:author="liqin xie" w:date="2025-05-23T15:41:00Z">
        <w:r>
          <w:rPr>
            <w:rFonts w:ascii="Times New Roman" w:eastAsia="宋体" w:hAnsi="Times New Roman" w:cs="Times New Roman"/>
            <w:b/>
            <w:bCs/>
            <w:lang w:eastAsia="zh-TW"/>
          </w:rPr>
          <w:t>双方确认附件</w:t>
        </w:r>
        <w:r>
          <w:rPr>
            <w:rFonts w:ascii="Times New Roman" w:eastAsia="宋体" w:hAnsi="Times New Roman" w:cs="Times New Roman"/>
            <w:b/>
            <w:bCs/>
            <w:lang w:eastAsia="zh-TW"/>
          </w:rPr>
          <w:t>1</w:t>
        </w:r>
        <w:r>
          <w:rPr>
            <w:rFonts w:ascii="Times New Roman" w:eastAsia="宋体" w:hAnsi="Times New Roman" w:cs="Times New Roman"/>
            <w:b/>
            <w:bCs/>
            <w:lang w:eastAsia="zh-TW"/>
          </w:rPr>
          <w:t>（非临床）、附件</w:t>
        </w:r>
        <w:r>
          <w:rPr>
            <w:rFonts w:ascii="Times New Roman" w:eastAsia="宋体" w:hAnsi="Times New Roman" w:cs="Times New Roman"/>
            <w:b/>
            <w:bCs/>
            <w:lang w:eastAsia="zh-TW"/>
          </w:rPr>
          <w:t>2</w:t>
        </w:r>
        <w:r>
          <w:rPr>
            <w:rFonts w:ascii="Times New Roman" w:eastAsia="宋体" w:hAnsi="Times New Roman" w:cs="Times New Roman"/>
            <w:b/>
            <w:bCs/>
            <w:lang w:eastAsia="zh-TW"/>
          </w:rPr>
          <w:t>（</w:t>
        </w:r>
        <w:r>
          <w:rPr>
            <w:rFonts w:ascii="Times New Roman" w:eastAsia="宋体" w:hAnsi="Times New Roman" w:cs="Times New Roman"/>
            <w:b/>
            <w:bCs/>
            <w:lang w:eastAsia="zh-TW"/>
          </w:rPr>
          <w:t>CMC</w:t>
        </w:r>
        <w:r>
          <w:rPr>
            <w:rFonts w:ascii="Times New Roman" w:eastAsia="宋体" w:hAnsi="Times New Roman" w:cs="Times New Roman"/>
            <w:b/>
            <w:bCs/>
            <w:lang w:eastAsia="zh-TW"/>
          </w:rPr>
          <w:t>）、附件</w:t>
        </w:r>
        <w:r>
          <w:rPr>
            <w:rFonts w:ascii="Times New Roman" w:eastAsia="宋体" w:hAnsi="Times New Roman" w:cs="Times New Roman"/>
            <w:b/>
            <w:bCs/>
            <w:lang w:eastAsia="zh-TW"/>
          </w:rPr>
          <w:t>3</w:t>
        </w:r>
        <w:r>
          <w:rPr>
            <w:rFonts w:ascii="Times New Roman" w:eastAsia="宋体" w:hAnsi="Times New Roman" w:cs="Times New Roman"/>
            <w:b/>
            <w:bCs/>
            <w:lang w:eastAsia="zh-TW"/>
          </w:rPr>
          <w:t>（申报）为合同组成部分，具同等法律效力</w:t>
        </w:r>
      </w:ins>
    </w:p>
    <w:p w14:paraId="738FFDE4" w14:textId="77777777" w:rsidR="0057420F" w:rsidRDefault="004B6417">
      <w:pPr>
        <w:pStyle w:val="Af1"/>
        <w:tabs>
          <w:tab w:val="left" w:pos="6990"/>
        </w:tabs>
        <w:spacing w:line="360" w:lineRule="auto"/>
        <w:ind w:left="1" w:firstLine="478"/>
        <w:rPr>
          <w:rFonts w:ascii="Times New Roman" w:hAnsi="Times New Roman" w:cs="Times New Roman" w:hint="default"/>
          <w:color w:val="000000" w:themeColor="text1"/>
          <w:sz w:val="24"/>
          <w:szCs w:val="24"/>
          <w:lang w:val="zh-TW" w:eastAsia="zh-TW"/>
        </w:rPr>
      </w:pPr>
      <w:del w:id="203" w:author="liqin xie" w:date="2025-05-23T15:41:00Z">
        <w:r>
          <w:rPr>
            <w:rFonts w:ascii="Times New Roman" w:eastAsia="宋体" w:hAnsi="Times New Roman" w:cs="Times New Roman" w:hint="default"/>
            <w:color w:val="000000" w:themeColor="text1"/>
            <w:sz w:val="24"/>
            <w:szCs w:val="24"/>
            <w:lang w:val="zh-TW" w:eastAsia="zh-TW"/>
          </w:rPr>
          <w:delText>未尽事宜，双方友好协商解决</w:delText>
        </w:r>
      </w:del>
      <w:r>
        <w:rPr>
          <w:rFonts w:ascii="Times New Roman" w:eastAsia="宋体" w:hAnsi="Times New Roman" w:cs="Times New Roman" w:hint="default"/>
          <w:color w:val="000000" w:themeColor="text1"/>
          <w:sz w:val="24"/>
          <w:szCs w:val="24"/>
          <w:lang w:val="zh-TW" w:eastAsia="zh-TW"/>
        </w:rPr>
        <w:t>。</w:t>
      </w:r>
    </w:p>
    <w:p w14:paraId="760C0724" w14:textId="77777777" w:rsidR="0057420F" w:rsidRDefault="004B6417">
      <w:pPr>
        <w:pStyle w:val="Af1"/>
        <w:tabs>
          <w:tab w:val="left" w:pos="6990"/>
        </w:tabs>
        <w:spacing w:line="360" w:lineRule="auto"/>
        <w:ind w:left="1" w:firstLine="478"/>
        <w:rPr>
          <w:rFonts w:ascii="Times New Roman" w:eastAsia="宋体" w:hAnsi="Times New Roman" w:cs="Times New Roman" w:hint="default"/>
          <w:color w:val="000000" w:themeColor="text1"/>
          <w:sz w:val="24"/>
          <w:szCs w:val="24"/>
          <w:lang w:val="zh-TW" w:eastAsia="zh-TW"/>
        </w:rPr>
      </w:pPr>
      <w:r>
        <w:rPr>
          <w:rFonts w:ascii="Times New Roman" w:eastAsia="宋体" w:hAnsi="Times New Roman" w:cs="Times New Roman" w:hint="default"/>
          <w:color w:val="000000" w:themeColor="text1"/>
          <w:sz w:val="24"/>
          <w:szCs w:val="24"/>
          <w:lang w:val="zh-TW" w:eastAsia="zh-TW"/>
        </w:rPr>
        <w:t>（四）本合同一式肆份，甲乙方各执</w:t>
      </w:r>
      <w:r>
        <w:rPr>
          <w:rFonts w:ascii="Times New Roman" w:eastAsia="宋体" w:hAnsi="Times New Roman" w:cs="Times New Roman"/>
          <w:color w:val="000000" w:themeColor="text1"/>
          <w:sz w:val="24"/>
          <w:szCs w:val="24"/>
          <w:lang w:val="zh-TW"/>
        </w:rPr>
        <w:t>贰</w:t>
      </w:r>
      <w:r>
        <w:rPr>
          <w:rFonts w:ascii="Times New Roman" w:eastAsia="宋体" w:hAnsi="Times New Roman" w:cs="Times New Roman" w:hint="default"/>
          <w:color w:val="000000" w:themeColor="text1"/>
          <w:sz w:val="24"/>
          <w:szCs w:val="24"/>
          <w:lang w:val="zh-TW" w:eastAsia="zh-TW"/>
        </w:rPr>
        <w:t>份</w:t>
      </w:r>
      <w:r>
        <w:rPr>
          <w:rFonts w:ascii="Times New Roman" w:eastAsia="宋体" w:hAnsi="Times New Roman" w:cs="Times New Roman"/>
          <w:color w:val="000000" w:themeColor="text1"/>
          <w:sz w:val="24"/>
          <w:szCs w:val="24"/>
          <w:lang w:val="zh-TW"/>
        </w:rPr>
        <w:t>，自签</w:t>
      </w:r>
      <w:r>
        <w:rPr>
          <w:rFonts w:ascii="Times New Roman" w:eastAsia="宋体" w:hAnsi="Times New Roman" w:cs="Times New Roman"/>
          <w:color w:val="000000" w:themeColor="text1"/>
          <w:sz w:val="24"/>
          <w:szCs w:val="24"/>
        </w:rPr>
        <w:t>署</w:t>
      </w:r>
      <w:r>
        <w:rPr>
          <w:rFonts w:ascii="Times New Roman" w:eastAsia="宋体" w:hAnsi="Times New Roman" w:cs="Times New Roman"/>
          <w:color w:val="000000" w:themeColor="text1"/>
          <w:sz w:val="24"/>
          <w:szCs w:val="24"/>
          <w:lang w:val="zh-TW"/>
        </w:rPr>
        <w:t>之日起生效</w:t>
      </w:r>
      <w:r>
        <w:rPr>
          <w:rFonts w:ascii="Times New Roman" w:eastAsia="宋体" w:hAnsi="Times New Roman" w:cs="Times New Roman" w:hint="default"/>
          <w:color w:val="000000" w:themeColor="text1"/>
          <w:sz w:val="24"/>
          <w:szCs w:val="24"/>
          <w:lang w:val="zh-TW" w:eastAsia="zh-TW"/>
        </w:rPr>
        <w:t>。合同附件作为</w:t>
      </w:r>
      <w:r>
        <w:rPr>
          <w:rFonts w:ascii="Times New Roman" w:eastAsia="Times New Roman" w:hAnsi="Times New Roman" w:cs="Times New Roman" w:hint="default"/>
          <w:b/>
          <w:bCs/>
          <w:noProof/>
          <w:color w:val="000000" w:themeColor="text1"/>
          <w:sz w:val="26"/>
          <w:szCs w:val="26"/>
        </w:rPr>
        <mc:AlternateContent>
          <mc:Choice Requires="wps">
            <w:drawing>
              <wp:anchor distT="0" distB="0" distL="114300" distR="114300" simplePos="0" relativeHeight="251662336" behindDoc="0" locked="0" layoutInCell="1" allowOverlap="1">
                <wp:simplePos x="0" y="0"/>
                <wp:positionH relativeFrom="column">
                  <wp:posOffset>-432435</wp:posOffset>
                </wp:positionH>
                <wp:positionV relativeFrom="line">
                  <wp:posOffset>307975</wp:posOffset>
                </wp:positionV>
                <wp:extent cx="6025515" cy="0"/>
                <wp:effectExtent l="0" t="0" r="32385" b="19050"/>
                <wp:wrapNone/>
                <wp:docPr id="1073741831" name="officeArt object"/>
                <wp:cNvGraphicFramePr/>
                <a:graphic xmlns:a="http://schemas.openxmlformats.org/drawingml/2006/main">
                  <a:graphicData uri="http://schemas.microsoft.com/office/word/2010/wordprocessingShape">
                    <wps:wsp>
                      <wps:cNvCnPr/>
                      <wps:spPr>
                        <a:xfrm>
                          <a:off x="0" y="0"/>
                          <a:ext cx="602551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34.05pt;margin-top:24.25pt;height:0pt;width:474.45pt;mso-position-vertical-relative:line;z-index:251662336;mso-width-relative:page;mso-height-relative:page;" filled="f" stroked="t" coordsize="21600,21600" o:gfxdata="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ILN/dLVAAAACQEAAA8AAAAAAAAAAQAgAAAAIgAAAGRycy9kb3du&#10;cmV2LnhtbFBLAQIUABQAAAAIAIdO4kB0PtC/yQEAAKUDAAAOAAAAAAAAAAEAIAAAACQBAABkcnMv&#10;ZTJvRG9jLnhtbFBLBQYAAAAABgAGAFkBAABfBQAAAAA=&#10;">
                <v:fill on="f" focussize="0,0"/>
                <v:stroke weight="0.8pt" color="#000000" joinstyle="round"/>
                <v:imagedata o:title=""/>
                <o:lock v:ext="edit" aspectratio="f"/>
              </v:line>
            </w:pict>
          </mc:Fallback>
        </mc:AlternateContent>
      </w:r>
      <w:r>
        <w:rPr>
          <w:rFonts w:ascii="Times New Roman" w:eastAsia="宋体" w:hAnsi="Times New Roman" w:cs="Times New Roman" w:hint="default"/>
          <w:color w:val="000000" w:themeColor="text1"/>
          <w:sz w:val="24"/>
          <w:szCs w:val="24"/>
          <w:lang w:val="zh-TW" w:eastAsia="zh-TW"/>
        </w:rPr>
        <w:t>本合同固有一部分，具有同等效力。</w:t>
      </w:r>
    </w:p>
    <w:p w14:paraId="467ADEE6" w14:textId="77777777" w:rsidR="0057420F" w:rsidRDefault="004B6417">
      <w:pPr>
        <w:rPr>
          <w:rFonts w:eastAsia="宋体"/>
          <w:color w:val="000000" w:themeColor="text1"/>
          <w:kern w:val="2"/>
          <w:u w:color="000000"/>
          <w:lang w:val="zh-TW" w:eastAsia="zh-TW"/>
        </w:rPr>
      </w:pPr>
      <w:r>
        <w:rPr>
          <w:rFonts w:eastAsia="宋体"/>
          <w:color w:val="000000" w:themeColor="text1"/>
          <w:lang w:val="zh-TW" w:eastAsia="zh-TW"/>
        </w:rPr>
        <w:br w:type="page"/>
      </w:r>
    </w:p>
    <w:p w14:paraId="72C5E9E7" w14:textId="77777777" w:rsidR="0057420F" w:rsidRDefault="0057420F">
      <w:pPr>
        <w:pStyle w:val="Af1"/>
        <w:tabs>
          <w:tab w:val="left" w:pos="6990"/>
        </w:tabs>
        <w:spacing w:line="360" w:lineRule="auto"/>
        <w:ind w:left="1" w:firstLine="478"/>
        <w:rPr>
          <w:rFonts w:ascii="Times New Roman" w:hAnsi="Times New Roman" w:cs="Times New Roman" w:hint="default"/>
          <w:color w:val="000000" w:themeColor="text1"/>
          <w:sz w:val="26"/>
          <w:szCs w:val="26"/>
        </w:rPr>
      </w:pPr>
    </w:p>
    <w:p w14:paraId="2DAB46A5" w14:textId="77777777" w:rsidR="0057420F" w:rsidRDefault="0057420F">
      <w:pPr>
        <w:pStyle w:val="Af1"/>
        <w:tabs>
          <w:tab w:val="left" w:pos="6990"/>
        </w:tabs>
        <w:rPr>
          <w:rFonts w:ascii="Times New Roman" w:hAnsi="Times New Roman" w:cs="Times New Roman" w:hint="default"/>
          <w:color w:val="000000" w:themeColor="text1"/>
          <w:sz w:val="26"/>
          <w:szCs w:val="26"/>
        </w:rPr>
      </w:pPr>
    </w:p>
    <w:p w14:paraId="1EC1E802" w14:textId="77777777" w:rsidR="0057420F" w:rsidRDefault="004B6417">
      <w:pPr>
        <w:jc w:val="center"/>
        <w:rPr>
          <w:rFonts w:ascii="Arial" w:hAnsi="Arial"/>
          <w:color w:val="000000" w:themeColor="text1"/>
          <w:szCs w:val="21"/>
          <w:lang w:eastAsia="zh-CN"/>
        </w:rPr>
      </w:pPr>
      <w:r>
        <w:rPr>
          <w:rFonts w:eastAsia="Times New Roman"/>
          <w:b/>
          <w:bCs/>
          <w:noProof/>
          <w:color w:val="000000" w:themeColor="text1"/>
          <w:sz w:val="22"/>
          <w:szCs w:val="22"/>
          <w:lang w:eastAsia="zh-CN"/>
        </w:rPr>
        <mc:AlternateContent>
          <mc:Choice Requires="wps">
            <w:drawing>
              <wp:anchor distT="57150" distB="57150" distL="57150" distR="57150" simplePos="0" relativeHeight="251667456" behindDoc="0" locked="0" layoutInCell="1" allowOverlap="1">
                <wp:simplePos x="0" y="0"/>
                <wp:positionH relativeFrom="column">
                  <wp:posOffset>2446655</wp:posOffset>
                </wp:positionH>
                <wp:positionV relativeFrom="line">
                  <wp:posOffset>582295</wp:posOffset>
                </wp:positionV>
                <wp:extent cx="3420110" cy="4544695"/>
                <wp:effectExtent l="0" t="0" r="0" b="0"/>
                <wp:wrapSquare wrapText="bothSides"/>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110" cy="4544695"/>
                        </a:xfrm>
                        <a:prstGeom prst="rect">
                          <a:avLst/>
                        </a:prstGeom>
                        <a:noFill/>
                        <a:ln>
                          <a:noFill/>
                        </a:ln>
                      </wps:spPr>
                      <wps:txbx>
                        <w:txbxContent>
                          <w:p w14:paraId="5CC052D3" w14:textId="77777777" w:rsidR="0057420F" w:rsidRDefault="004B6417">
                            <w:pPr>
                              <w:pStyle w:val="Af1"/>
                              <w:spacing w:line="380" w:lineRule="exact"/>
                              <w:rPr>
                                <w:rFonts w:ascii="Times New Roman" w:eastAsia="宋体" w:hAnsi="Times New Roman" w:cs="Times New Roman" w:hint="default"/>
                                <w:color w:val="000000" w:themeColor="text1"/>
                                <w:sz w:val="22"/>
                                <w:szCs w:val="22"/>
                                <w:lang w:val="zh-TW"/>
                              </w:rPr>
                            </w:pPr>
                            <w:r>
                              <w:rPr>
                                <w:rFonts w:ascii="Times New Roman" w:eastAsia="宋体" w:hAnsi="Times New Roman" w:cs="Times New Roman" w:hint="default"/>
                                <w:color w:val="000000" w:themeColor="text1"/>
                                <w:sz w:val="22"/>
                                <w:szCs w:val="22"/>
                                <w:highlight w:val="yellow"/>
                                <w:lang w:val="zh-TW"/>
                              </w:rPr>
                              <w:t>甲方</w:t>
                            </w:r>
                            <w:r>
                              <w:rPr>
                                <w:rFonts w:ascii="Times New Roman" w:eastAsia="宋体" w:hAnsi="Times New Roman" w:cs="Times New Roman"/>
                                <w:color w:val="000000" w:themeColor="text1"/>
                                <w:sz w:val="22"/>
                                <w:szCs w:val="22"/>
                                <w:highlight w:val="yellow"/>
                              </w:rPr>
                              <w:t>2</w:t>
                            </w:r>
                            <w:r>
                              <w:rPr>
                                <w:rFonts w:ascii="Times New Roman" w:eastAsia="宋体" w:hAnsi="Times New Roman" w:cs="Times New Roman" w:hint="default"/>
                                <w:color w:val="000000" w:themeColor="text1"/>
                                <w:sz w:val="22"/>
                                <w:szCs w:val="22"/>
                                <w:highlight w:val="yellow"/>
                                <w:lang w:val="zh-TW"/>
                              </w:rPr>
                              <w:t>：</w:t>
                            </w:r>
                            <w:r>
                              <w:rPr>
                                <w:rFonts w:ascii="Times New Roman" w:eastAsia="宋体" w:hAnsi="Times New Roman" w:cs="Times New Roman"/>
                                <w:color w:val="000000" w:themeColor="text1"/>
                                <w:sz w:val="22"/>
                                <w:szCs w:val="22"/>
                              </w:rPr>
                              <w:t>黑龙江维康血管病医院有限公司</w:t>
                            </w:r>
                          </w:p>
                          <w:p w14:paraId="000029F2" w14:textId="77777777" w:rsidR="0057420F" w:rsidRDefault="004B6417">
                            <w:pPr>
                              <w:pStyle w:val="Af1"/>
                              <w:tabs>
                                <w:tab w:val="left" w:pos="6990"/>
                              </w:tabs>
                              <w:spacing w:line="360" w:lineRule="auto"/>
                              <w:ind w:firstLineChars="200" w:firstLine="440"/>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（盖章）</w:t>
                            </w:r>
                          </w:p>
                          <w:p w14:paraId="5943CF72" w14:textId="77777777" w:rsidR="0057420F" w:rsidRDefault="0057420F">
                            <w:pPr>
                              <w:pStyle w:val="Af1"/>
                              <w:tabs>
                                <w:tab w:val="left" w:pos="6990"/>
                              </w:tabs>
                              <w:spacing w:line="360" w:lineRule="auto"/>
                              <w:rPr>
                                <w:rFonts w:ascii="Times New Roman" w:eastAsia="宋体" w:hAnsi="Times New Roman" w:cs="Times New Roman" w:hint="default"/>
                                <w:color w:val="000000" w:themeColor="text1"/>
                                <w:sz w:val="22"/>
                                <w:szCs w:val="22"/>
                                <w:highlight w:val="yellow"/>
                                <w:lang w:val="zh-TW"/>
                              </w:rPr>
                            </w:pPr>
                          </w:p>
                          <w:p w14:paraId="140CC164" w14:textId="77777777" w:rsidR="0057420F" w:rsidRDefault="004B6417">
                            <w:pPr>
                              <w:pStyle w:val="Af1"/>
                              <w:tabs>
                                <w:tab w:val="left" w:pos="6990"/>
                              </w:tabs>
                              <w:spacing w:line="360" w:lineRule="auto"/>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甲方代表：</w:t>
                            </w:r>
                          </w:p>
                          <w:p w14:paraId="5EA4B069" w14:textId="77777777" w:rsidR="0057420F" w:rsidRDefault="004B6417">
                            <w:pPr>
                              <w:pStyle w:val="Af1"/>
                              <w:tabs>
                                <w:tab w:val="left" w:pos="6990"/>
                              </w:tabs>
                              <w:spacing w:line="360" w:lineRule="auto"/>
                              <w:ind w:firstLine="1419"/>
                              <w:rPr>
                                <w:rFonts w:ascii="Times New Roman" w:eastAsia="宋体" w:hAnsi="Times New Roman" w:cs="Times New Roman" w:hint="default"/>
                                <w:color w:val="000000" w:themeColor="text1"/>
                                <w:sz w:val="22"/>
                                <w:szCs w:val="22"/>
                                <w:highlight w:val="yellow"/>
                                <w:lang w:val="zh-TW"/>
                              </w:rPr>
                            </w:pPr>
                            <w:r>
                              <w:rPr>
                                <w:rFonts w:ascii="Times New Roman" w:hAnsi="Times New Roman" w:cs="Times New Roman" w:hint="default"/>
                                <w:sz w:val="22"/>
                                <w:szCs w:val="22"/>
                                <w:highlight w:val="yellow"/>
                              </w:rPr>
                              <w:t>20</w:t>
                            </w:r>
                            <w:r>
                              <w:rPr>
                                <w:rFonts w:ascii="Times New Roman" w:hAnsi="Times New Roman" w:cs="Times New Roman"/>
                                <w:sz w:val="22"/>
                                <w:szCs w:val="22"/>
                                <w:highlight w:val="yellow"/>
                              </w:rPr>
                              <w:t>25</w:t>
                            </w:r>
                            <w:r>
                              <w:rPr>
                                <w:rFonts w:ascii="Times New Roman" w:eastAsia="宋体" w:hAnsi="Times New Roman" w:cs="Times New Roman" w:hint="default"/>
                                <w:color w:val="000000" w:themeColor="text1"/>
                                <w:sz w:val="22"/>
                                <w:szCs w:val="22"/>
                                <w:highlight w:val="yellow"/>
                                <w:lang w:val="zh-TW"/>
                              </w:rPr>
                              <w:t>年</w:t>
                            </w:r>
                            <w:r>
                              <w:rPr>
                                <w:rFonts w:ascii="Times New Roman" w:eastAsia="宋体" w:hAnsi="Times New Roman" w:cs="Times New Roman"/>
                                <w:color w:val="000000" w:themeColor="text1"/>
                                <w:sz w:val="22"/>
                                <w:szCs w:val="22"/>
                                <w:highlight w:val="yellow"/>
                                <w:lang w:val="zh-TW"/>
                              </w:rPr>
                              <w:t>0</w:t>
                            </w:r>
                            <w:r>
                              <w:rPr>
                                <w:rFonts w:ascii="Times New Roman" w:eastAsia="宋体" w:hAnsi="Times New Roman" w:cs="Times New Roman"/>
                                <w:color w:val="000000" w:themeColor="text1"/>
                                <w:sz w:val="22"/>
                                <w:szCs w:val="22"/>
                                <w:highlight w:val="yellow"/>
                              </w:rPr>
                              <w:t>5</w:t>
                            </w:r>
                            <w:r>
                              <w:rPr>
                                <w:rFonts w:ascii="Times New Roman" w:eastAsia="宋体" w:hAnsi="Times New Roman" w:cs="Times New Roman" w:hint="default"/>
                                <w:color w:val="000000" w:themeColor="text1"/>
                                <w:sz w:val="22"/>
                                <w:szCs w:val="22"/>
                                <w:highlight w:val="yellow"/>
                                <w:lang w:val="zh-TW"/>
                              </w:rPr>
                              <w:t>月</w:t>
                            </w:r>
                            <w:r>
                              <w:rPr>
                                <w:rFonts w:ascii="Times New Roman" w:eastAsia="宋体" w:hAnsi="Times New Roman" w:cs="Times New Roman"/>
                                <w:color w:val="000000" w:themeColor="text1"/>
                                <w:sz w:val="22"/>
                                <w:szCs w:val="22"/>
                                <w:highlight w:val="yellow"/>
                              </w:rPr>
                              <w:t>15</w:t>
                            </w:r>
                            <w:r>
                              <w:rPr>
                                <w:rFonts w:ascii="Times New Roman" w:eastAsia="宋体" w:hAnsi="Times New Roman" w:cs="Times New Roman" w:hint="default"/>
                                <w:color w:val="000000" w:themeColor="text1"/>
                                <w:sz w:val="22"/>
                                <w:szCs w:val="22"/>
                                <w:highlight w:val="yellow"/>
                                <w:lang w:val="zh-TW"/>
                              </w:rPr>
                              <w:t>日</w:t>
                            </w:r>
                          </w:p>
                          <w:p w14:paraId="73D959A5" w14:textId="77777777" w:rsidR="0057420F" w:rsidRDefault="004B6417">
                            <w:pPr>
                              <w:pStyle w:val="Af1"/>
                              <w:tabs>
                                <w:tab w:val="left" w:pos="6990"/>
                              </w:tabs>
                              <w:spacing w:line="360" w:lineRule="auto"/>
                              <w:ind w:left="6820" w:hanging="6820"/>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付款单位：</w:t>
                            </w:r>
                            <w:r>
                              <w:rPr>
                                <w:rFonts w:ascii="Times New Roman" w:eastAsia="宋体" w:hAnsi="Times New Roman" w:cs="Times New Roman"/>
                                <w:color w:val="000000" w:themeColor="text1"/>
                                <w:sz w:val="22"/>
                                <w:szCs w:val="22"/>
                                <w:highlight w:val="yellow"/>
                                <w:lang w:val="zh-TW"/>
                              </w:rPr>
                              <w:t xml:space="preserve"> </w:t>
                            </w:r>
                          </w:p>
                          <w:p w14:paraId="71B6829A" w14:textId="77777777" w:rsidR="0057420F" w:rsidRDefault="004B6417">
                            <w:pPr>
                              <w:pStyle w:val="Af1"/>
                              <w:spacing w:line="380" w:lineRule="exact"/>
                              <w:rPr>
                                <w:rFonts w:ascii="Times New Roman" w:eastAsia="宋体" w:hAnsi="Times New Roman" w:cs="Times New Roman" w:hint="default"/>
                                <w:color w:val="000000" w:themeColor="text1"/>
                                <w:sz w:val="22"/>
                                <w:szCs w:val="22"/>
                              </w:rPr>
                            </w:pPr>
                            <w:r>
                              <w:rPr>
                                <w:rFonts w:ascii="Times New Roman" w:eastAsia="宋体" w:hAnsi="Times New Roman" w:cs="Times New Roman"/>
                                <w:color w:val="000000" w:themeColor="text1"/>
                                <w:sz w:val="22"/>
                                <w:szCs w:val="22"/>
                              </w:rPr>
                              <w:t>黑龙江维康血管病医院有限公司</w:t>
                            </w:r>
                          </w:p>
                          <w:p w14:paraId="12ACF938" w14:textId="77777777" w:rsidR="0057420F" w:rsidRDefault="004B6417">
                            <w:pPr>
                              <w:pStyle w:val="Af1"/>
                              <w:spacing w:line="380" w:lineRule="exact"/>
                              <w:rPr>
                                <w:rFonts w:ascii="Times New Roman" w:eastAsia="宋体" w:hAnsi="Times New Roman" w:cs="Times New Roman" w:hint="default"/>
                                <w:color w:val="000000" w:themeColor="text1"/>
                                <w:sz w:val="22"/>
                                <w:szCs w:val="22"/>
                                <w:lang w:val="zh-TW"/>
                              </w:rPr>
                            </w:pPr>
                            <w:proofErr w:type="gramStart"/>
                            <w:r>
                              <w:rPr>
                                <w:rFonts w:ascii="Times New Roman" w:eastAsia="宋体" w:hAnsi="Times New Roman" w:cs="Times New Roman" w:hint="default"/>
                                <w:color w:val="000000" w:themeColor="text1"/>
                                <w:sz w:val="22"/>
                                <w:szCs w:val="22"/>
                                <w:lang w:val="zh-TW"/>
                              </w:rPr>
                              <w:t>帐号</w:t>
                            </w:r>
                            <w:proofErr w:type="gramEnd"/>
                            <w:r>
                              <w:rPr>
                                <w:rFonts w:ascii="Times New Roman" w:eastAsia="宋体" w:hAnsi="Times New Roman" w:cs="Times New Roman" w:hint="default"/>
                                <w:color w:val="000000" w:themeColor="text1"/>
                                <w:sz w:val="22"/>
                                <w:szCs w:val="22"/>
                                <w:lang w:val="zh-TW"/>
                              </w:rPr>
                              <w:t>：</w:t>
                            </w:r>
                            <w:r>
                              <w:rPr>
                                <w:rFonts w:ascii="Times New Roman" w:eastAsia="宋体" w:hAnsi="Times New Roman" w:cs="Times New Roman"/>
                                <w:color w:val="000000" w:themeColor="text1"/>
                                <w:sz w:val="22"/>
                                <w:szCs w:val="22"/>
                              </w:rPr>
                              <w:t>18010000001270829</w:t>
                            </w:r>
                          </w:p>
                          <w:p w14:paraId="5E519911" w14:textId="77777777" w:rsidR="0057420F" w:rsidRDefault="004B6417">
                            <w:pPr>
                              <w:pStyle w:val="Af1"/>
                              <w:spacing w:line="380" w:lineRule="exact"/>
                              <w:rPr>
                                <w:rFonts w:ascii="Times New Roman" w:eastAsia="宋体" w:hAnsi="Times New Roman" w:cs="Times New Roman" w:hint="default"/>
                                <w:color w:val="000000" w:themeColor="text1"/>
                                <w:sz w:val="22"/>
                                <w:szCs w:val="22"/>
                                <w:lang w:val="zh-TW"/>
                              </w:rPr>
                            </w:pPr>
                            <w:r>
                              <w:rPr>
                                <w:rFonts w:ascii="Times New Roman" w:eastAsia="宋体" w:hAnsi="Times New Roman" w:cs="Times New Roman" w:hint="default"/>
                                <w:color w:val="000000" w:themeColor="text1"/>
                                <w:sz w:val="22"/>
                                <w:szCs w:val="22"/>
                                <w:lang w:val="zh-TW" w:eastAsia="zh-TW"/>
                              </w:rPr>
                              <w:t>开户银行：</w:t>
                            </w:r>
                            <w:r>
                              <w:rPr>
                                <w:rFonts w:ascii="Times New Roman" w:eastAsia="宋体" w:hAnsi="Times New Roman" w:cs="Times New Roman"/>
                                <w:color w:val="000000" w:themeColor="text1"/>
                                <w:sz w:val="22"/>
                                <w:szCs w:val="22"/>
                              </w:rPr>
                              <w:t>哈尔滨银行股份有限公司龙青支行</w:t>
                            </w:r>
                          </w:p>
                          <w:p w14:paraId="5487A784" w14:textId="77777777" w:rsidR="0057420F" w:rsidRDefault="004B6417">
                            <w:pPr>
                              <w:pStyle w:val="Af1"/>
                              <w:spacing w:line="380" w:lineRule="exact"/>
                              <w:rPr>
                                <w:rFonts w:ascii="Times New Roman" w:eastAsia="宋体" w:hAnsi="Times New Roman" w:cs="Times New Roman" w:hint="default"/>
                                <w:color w:val="000000" w:themeColor="text1"/>
                                <w:sz w:val="22"/>
                                <w:szCs w:val="22"/>
                              </w:rPr>
                            </w:pPr>
                            <w:r>
                              <w:rPr>
                                <w:rFonts w:ascii="Times New Roman" w:eastAsia="宋体" w:hAnsi="Times New Roman" w:cs="Times New Roman" w:hint="default"/>
                                <w:color w:val="000000" w:themeColor="text1"/>
                                <w:sz w:val="22"/>
                                <w:szCs w:val="22"/>
                                <w:lang w:val="zh-TW" w:eastAsia="zh-TW"/>
                              </w:rPr>
                              <w:t>纳税人识别号：</w:t>
                            </w:r>
                            <w:r>
                              <w:rPr>
                                <w:rFonts w:ascii="Times New Roman" w:eastAsia="宋体" w:hAnsi="Times New Roman" w:cs="Times New Roman"/>
                                <w:color w:val="000000" w:themeColor="text1"/>
                                <w:sz w:val="22"/>
                                <w:szCs w:val="22"/>
                              </w:rPr>
                              <w:t>91230103MA1B83HT65</w:t>
                            </w:r>
                          </w:p>
                          <w:p w14:paraId="76A65CF7" w14:textId="77777777" w:rsidR="0057420F" w:rsidRDefault="004B6417">
                            <w:pPr>
                              <w:pStyle w:val="Af1"/>
                              <w:tabs>
                                <w:tab w:val="left" w:pos="6990"/>
                              </w:tabs>
                              <w:spacing w:line="360" w:lineRule="auto"/>
                              <w:rPr>
                                <w:rFonts w:ascii="Times New Roman" w:eastAsia="宋体" w:hAnsi="Times New Roman" w:cs="Times New Roman" w:hint="default"/>
                                <w:color w:val="000000" w:themeColor="text1"/>
                                <w:sz w:val="22"/>
                                <w:szCs w:val="22"/>
                                <w:lang w:val="zh-TW"/>
                              </w:rPr>
                            </w:pPr>
                            <w:r>
                              <w:rPr>
                                <w:rFonts w:ascii="Times New Roman" w:eastAsia="宋体" w:hAnsi="Times New Roman" w:cs="Times New Roman" w:hint="default"/>
                                <w:color w:val="000000" w:themeColor="text1"/>
                                <w:sz w:val="22"/>
                                <w:szCs w:val="22"/>
                                <w:highlight w:val="yellow"/>
                                <w:lang w:val="zh-TW" w:eastAsia="zh-TW"/>
                              </w:rPr>
                              <w:t>地址：</w:t>
                            </w:r>
                            <w:r>
                              <w:rPr>
                                <w:rFonts w:ascii="Times New Roman" w:eastAsia="宋体" w:hAnsi="Times New Roman" w:cs="Times New Roman"/>
                                <w:color w:val="000000" w:themeColor="text1"/>
                                <w:sz w:val="22"/>
                                <w:szCs w:val="22"/>
                              </w:rPr>
                              <w:t>黑龙江省</w:t>
                            </w:r>
                            <w:r>
                              <w:rPr>
                                <w:rFonts w:ascii="Times New Roman" w:eastAsia="宋体" w:hAnsi="Times New Roman" w:cs="Times New Roman"/>
                                <w:color w:val="000000" w:themeColor="text1"/>
                                <w:sz w:val="22"/>
                                <w:szCs w:val="22"/>
                                <w:lang w:val="zh-TW"/>
                              </w:rPr>
                              <w:t>哈尔滨市南岗区花园街</w:t>
                            </w:r>
                            <w:r>
                              <w:rPr>
                                <w:rFonts w:ascii="Times New Roman" w:eastAsia="宋体" w:hAnsi="Times New Roman" w:cs="Times New Roman"/>
                                <w:color w:val="000000" w:themeColor="text1"/>
                                <w:sz w:val="22"/>
                                <w:szCs w:val="22"/>
                                <w:lang w:val="zh-TW"/>
                              </w:rPr>
                              <w:t>310</w:t>
                            </w:r>
                            <w:r>
                              <w:rPr>
                                <w:rFonts w:ascii="Times New Roman" w:eastAsia="宋体" w:hAnsi="Times New Roman" w:cs="Times New Roman"/>
                                <w:color w:val="000000" w:themeColor="text1"/>
                                <w:sz w:val="22"/>
                                <w:szCs w:val="22"/>
                                <w:lang w:val="zh-TW"/>
                              </w:rPr>
                              <w:t>号一层、五层</w:t>
                            </w:r>
                          </w:p>
                          <w:p w14:paraId="7835E513" w14:textId="77777777" w:rsidR="0057420F" w:rsidRDefault="004B6417">
                            <w:pPr>
                              <w:pStyle w:val="Af1"/>
                              <w:tabs>
                                <w:tab w:val="left" w:pos="6990"/>
                              </w:tabs>
                              <w:spacing w:line="360" w:lineRule="auto"/>
                              <w:rPr>
                                <w:rFonts w:ascii="Times New Roman" w:hAnsi="Times New Roman" w:cs="Times New Roman" w:hint="default"/>
                                <w:color w:val="000000" w:themeColor="text1"/>
                                <w:sz w:val="22"/>
                                <w:szCs w:val="22"/>
                                <w:highlight w:val="yellow"/>
                              </w:rPr>
                            </w:pPr>
                            <w:r>
                              <w:rPr>
                                <w:rFonts w:ascii="Times New Roman" w:eastAsia="宋体" w:hAnsi="Times New Roman" w:cs="Times New Roman" w:hint="default"/>
                                <w:color w:val="000000" w:themeColor="text1"/>
                                <w:sz w:val="22"/>
                                <w:szCs w:val="22"/>
                                <w:highlight w:val="yellow"/>
                                <w:lang w:val="zh-TW" w:eastAsia="zh-TW"/>
                              </w:rPr>
                              <w:t>电话</w:t>
                            </w:r>
                            <w:r>
                              <w:rPr>
                                <w:rFonts w:ascii="Times New Roman" w:eastAsia="宋体" w:hAnsi="Times New Roman" w:cs="Times New Roman" w:hint="default"/>
                                <w:color w:val="000000" w:themeColor="text1"/>
                                <w:highlight w:val="yellow"/>
                                <w:lang w:val="zh-TW" w:eastAsia="zh-TW"/>
                              </w:rPr>
                              <w:t>：</w:t>
                            </w:r>
                          </w:p>
                          <w:p w14:paraId="27248E7E" w14:textId="77777777" w:rsidR="0057420F" w:rsidRDefault="004B6417">
                            <w:pPr>
                              <w:pStyle w:val="Af1"/>
                              <w:tabs>
                                <w:tab w:val="left" w:pos="6990"/>
                              </w:tabs>
                              <w:spacing w:line="360" w:lineRule="auto"/>
                              <w:rPr>
                                <w:rFonts w:ascii="Times New Roman" w:hAnsi="Times New Roman" w:cs="Times New Roman" w:hint="default"/>
                              </w:rPr>
                            </w:pPr>
                            <w:r>
                              <w:rPr>
                                <w:rFonts w:ascii="Times New Roman" w:eastAsia="宋体" w:hAnsi="Times New Roman" w:cs="Times New Roman" w:hint="default"/>
                                <w:color w:val="000000" w:themeColor="text1"/>
                                <w:highlight w:val="yellow"/>
                                <w:lang w:val="zh-TW" w:eastAsia="zh-TW"/>
                              </w:rPr>
                              <w:t>传真：</w:t>
                            </w:r>
                          </w:p>
                        </w:txbxContent>
                      </wps:txbx>
                      <wps:bodyPr rot="0" vert="horz" wrap="square" lIns="45720" tIns="45720" rIns="45720" bIns="45720" anchor="t" anchorCtr="0" upright="1">
                        <a:noAutofit/>
                      </wps:bodyPr>
                    </wps:wsp>
                  </a:graphicData>
                </a:graphic>
              </wp:anchor>
            </w:drawing>
          </mc:Choice>
          <mc:Fallback xmlns:wpsCustomData="http://www.wps.cn/officeDocument/2013/wpsCustomData">
            <w:pict>
              <v:rect id="Rectangle 3" o:spid="_x0000_s1026" o:spt="1" style="position:absolute;left:0pt;margin-left:192.65pt;margin-top:45.85pt;height:357.85pt;width:269.3pt;mso-position-vertical-relative:line;mso-wrap-distance-bottom:4.5pt;mso-wrap-distance-left:4.5pt;mso-wrap-distance-right:4.5pt;mso-wrap-distance-top:4.5pt;z-index:251667456;mso-width-relative:page;mso-height-relative:page;" filled="f" stroked="f" coordsize="21600,21600" o:gfxdata="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exg922gAAAAoBAAAPAAAAAAAAAAEAIAAAACIAAABkcnMvZG93&#10;bnJldi54bWxQSwECFAAUAAAACACHTuJA1V6P2f4BAAAMBAAADgAAAAAAAAABACAAAAApAQAAZHJz&#10;L2Uyb0RvYy54bWxQSwUGAAAAAAYABgBZAQAAmQUAAAAA&#10;">
                <v:fill on="f" focussize="0,0"/>
                <v:stroke on="f"/>
                <v:imagedata o:title=""/>
                <o:lock v:ext="edit" aspectratio="f"/>
                <v:textbox inset="1.27mm,1.27mm,1.27mm,1.27mm">
                  <w:txbxContent>
                    <w:p w14:paraId="5CC052D3">
                      <w:pPr>
                        <w:pStyle w:val="15"/>
                        <w:spacing w:line="380" w:lineRule="exact"/>
                        <w:rPr>
                          <w:rFonts w:hint="default" w:ascii="Times New Roman" w:hAnsi="Times New Roman" w:eastAsia="宋体" w:cs="Times New Roman"/>
                          <w:color w:val="000000" w:themeColor="text1"/>
                          <w:sz w:val="22"/>
                          <w:szCs w:val="22"/>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甲方</w:t>
                      </w:r>
                      <w:r>
                        <w:rPr>
                          <w:rFonts w:ascii="Times New Roman" w:hAnsi="Times New Roman" w:eastAsia="宋体" w:cs="Times New Roman"/>
                          <w:color w:val="000000" w:themeColor="text1"/>
                          <w:sz w:val="22"/>
                          <w:szCs w:val="22"/>
                          <w:highlight w:val="yellow"/>
                          <w14:textFill>
                            <w14:solidFill>
                              <w14:schemeClr w14:val="tx1"/>
                            </w14:solidFill>
                          </w14:textFill>
                        </w:rPr>
                        <w:t>2</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w:t>
                      </w:r>
                      <w:r>
                        <w:rPr>
                          <w:rFonts w:ascii="Times New Roman" w:hAnsi="Times New Roman" w:eastAsia="宋体" w:cs="Times New Roman"/>
                          <w:color w:val="000000" w:themeColor="text1"/>
                          <w:sz w:val="22"/>
                          <w:szCs w:val="22"/>
                          <w14:textFill>
                            <w14:solidFill>
                              <w14:schemeClr w14:val="tx1"/>
                            </w14:solidFill>
                          </w14:textFill>
                        </w:rPr>
                        <w:t>黑龙江维康血管病医院有限公司</w:t>
                      </w:r>
                    </w:p>
                    <w:p w14:paraId="000029F2">
                      <w:pPr>
                        <w:pStyle w:val="15"/>
                        <w:tabs>
                          <w:tab w:val="left" w:pos="6990"/>
                        </w:tabs>
                        <w:spacing w:line="360" w:lineRule="auto"/>
                        <w:ind w:firstLine="440" w:firstLineChars="200"/>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（盖章）</w:t>
                      </w:r>
                    </w:p>
                    <w:p w14:paraId="5943CF72">
                      <w:pPr>
                        <w:pStyle w:val="15"/>
                        <w:tabs>
                          <w:tab w:val="left" w:pos="6990"/>
                        </w:tabs>
                        <w:spacing w:line="360" w:lineRule="auto"/>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p>
                    <w:p w14:paraId="140CC164">
                      <w:pPr>
                        <w:pStyle w:val="15"/>
                        <w:tabs>
                          <w:tab w:val="left" w:pos="6990"/>
                        </w:tabs>
                        <w:spacing w:line="360" w:lineRule="auto"/>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甲方代表：</w:t>
                      </w:r>
                    </w:p>
                    <w:p w14:paraId="5EA4B069">
                      <w:pPr>
                        <w:pStyle w:val="15"/>
                        <w:tabs>
                          <w:tab w:val="left" w:pos="6990"/>
                        </w:tabs>
                        <w:spacing w:line="360" w:lineRule="auto"/>
                        <w:ind w:firstLine="1419"/>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cs="Times New Roman"/>
                          <w:sz w:val="22"/>
                          <w:szCs w:val="22"/>
                          <w:highlight w:val="yellow"/>
                        </w:rPr>
                        <w:t>20</w:t>
                      </w:r>
                      <w:r>
                        <w:rPr>
                          <w:rFonts w:ascii="Times New Roman" w:hAnsi="Times New Roman" w:cs="Times New Roman"/>
                          <w:sz w:val="22"/>
                          <w:szCs w:val="22"/>
                          <w:highlight w:val="yellow"/>
                        </w:rPr>
                        <w:t>25</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年</w:t>
                      </w:r>
                      <w:r>
                        <w:rPr>
                          <w:rFonts w:ascii="Times New Roman" w:hAnsi="Times New Roman" w:eastAsia="宋体" w:cs="Times New Roman"/>
                          <w:color w:val="000000" w:themeColor="text1"/>
                          <w:sz w:val="22"/>
                          <w:szCs w:val="22"/>
                          <w:highlight w:val="yellow"/>
                          <w:lang w:val="zh-TW"/>
                          <w14:textFill>
                            <w14:solidFill>
                              <w14:schemeClr w14:val="tx1"/>
                            </w14:solidFill>
                          </w14:textFill>
                        </w:rPr>
                        <w:t>0</w:t>
                      </w:r>
                      <w:r>
                        <w:rPr>
                          <w:rFonts w:ascii="Times New Roman" w:hAnsi="Times New Roman" w:eastAsia="宋体" w:cs="Times New Roman"/>
                          <w:color w:val="000000" w:themeColor="text1"/>
                          <w:sz w:val="22"/>
                          <w:szCs w:val="22"/>
                          <w:highlight w:val="yellow"/>
                          <w14:textFill>
                            <w14:solidFill>
                              <w14:schemeClr w14:val="tx1"/>
                            </w14:solidFill>
                          </w14:textFill>
                        </w:rPr>
                        <w:t>5</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月</w:t>
                      </w:r>
                      <w:r>
                        <w:rPr>
                          <w:rFonts w:ascii="Times New Roman" w:hAnsi="Times New Roman" w:eastAsia="宋体" w:cs="Times New Roman"/>
                          <w:color w:val="000000" w:themeColor="text1"/>
                          <w:sz w:val="22"/>
                          <w:szCs w:val="22"/>
                          <w:highlight w:val="yellow"/>
                          <w14:textFill>
                            <w14:solidFill>
                              <w14:schemeClr w14:val="tx1"/>
                            </w14:solidFill>
                          </w14:textFill>
                        </w:rPr>
                        <w:t>15</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日</w:t>
                      </w:r>
                    </w:p>
                    <w:p w14:paraId="73D959A5">
                      <w:pPr>
                        <w:pStyle w:val="15"/>
                        <w:tabs>
                          <w:tab w:val="left" w:pos="6990"/>
                        </w:tabs>
                        <w:spacing w:line="360" w:lineRule="auto"/>
                        <w:ind w:left="6820" w:hanging="6820"/>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付款单位：</w:t>
                      </w:r>
                      <w:r>
                        <w:rPr>
                          <w:rFonts w:ascii="Times New Roman" w:hAnsi="Times New Roman" w:eastAsia="宋体" w:cs="Times New Roman"/>
                          <w:color w:val="000000" w:themeColor="text1"/>
                          <w:sz w:val="22"/>
                          <w:szCs w:val="22"/>
                          <w:highlight w:val="yellow"/>
                          <w:lang w:val="zh-TW"/>
                          <w14:textFill>
                            <w14:solidFill>
                              <w14:schemeClr w14:val="tx1"/>
                            </w14:solidFill>
                          </w14:textFill>
                        </w:rPr>
                        <w:t xml:space="preserve"> </w:t>
                      </w:r>
                    </w:p>
                    <w:p w14:paraId="71B6829A">
                      <w:pPr>
                        <w:pStyle w:val="15"/>
                        <w:spacing w:line="380" w:lineRule="exact"/>
                        <w:rPr>
                          <w:rFonts w:hint="default" w:ascii="Times New Roman" w:hAnsi="Times New Roman" w:eastAsia="宋体" w:cs="Times New Roman"/>
                          <w:color w:val="000000" w:themeColor="text1"/>
                          <w:sz w:val="22"/>
                          <w:szCs w:val="22"/>
                          <w14:textFill>
                            <w14:solidFill>
                              <w14:schemeClr w14:val="tx1"/>
                            </w14:solidFill>
                          </w14:textFill>
                        </w:rPr>
                      </w:pPr>
                      <w:r>
                        <w:rPr>
                          <w:rFonts w:ascii="Times New Roman" w:hAnsi="Times New Roman" w:eastAsia="宋体" w:cs="Times New Roman"/>
                          <w:color w:val="000000" w:themeColor="text1"/>
                          <w:sz w:val="22"/>
                          <w:szCs w:val="22"/>
                          <w14:textFill>
                            <w14:solidFill>
                              <w14:schemeClr w14:val="tx1"/>
                            </w14:solidFill>
                          </w14:textFill>
                        </w:rPr>
                        <w:t>黑龙江维康血管病医院有限公司</w:t>
                      </w:r>
                    </w:p>
                    <w:p w14:paraId="12ACF938">
                      <w:pPr>
                        <w:pStyle w:val="15"/>
                        <w:spacing w:line="380" w:lineRule="exact"/>
                        <w:rPr>
                          <w:rFonts w:hint="default" w:ascii="Times New Roman" w:hAnsi="Times New Roman" w:eastAsia="宋体" w:cs="Times New Roman"/>
                          <w:color w:val="000000" w:themeColor="text1"/>
                          <w:sz w:val="22"/>
                          <w:szCs w:val="22"/>
                          <w:lang w:val="zh-TW"/>
                          <w14:textFill>
                            <w14:solidFill>
                              <w14:schemeClr w14:val="tx1"/>
                            </w14:solidFill>
                          </w14:textFill>
                        </w:rPr>
                      </w:pPr>
                      <w:r>
                        <w:rPr>
                          <w:rFonts w:hint="default" w:ascii="Times New Roman" w:hAnsi="Times New Roman" w:eastAsia="宋体" w:cs="Times New Roman"/>
                          <w:color w:val="000000" w:themeColor="text1"/>
                          <w:sz w:val="22"/>
                          <w:szCs w:val="22"/>
                          <w:lang w:val="zh-TW"/>
                          <w14:textFill>
                            <w14:solidFill>
                              <w14:schemeClr w14:val="tx1"/>
                            </w14:solidFill>
                          </w14:textFill>
                        </w:rPr>
                        <w:t>帐号：</w:t>
                      </w:r>
                      <w:r>
                        <w:rPr>
                          <w:rFonts w:ascii="Times New Roman" w:hAnsi="Times New Roman" w:eastAsia="宋体" w:cs="Times New Roman"/>
                          <w:color w:val="000000" w:themeColor="text1"/>
                          <w:sz w:val="22"/>
                          <w:szCs w:val="22"/>
                          <w14:textFill>
                            <w14:solidFill>
                              <w14:schemeClr w14:val="tx1"/>
                            </w14:solidFill>
                          </w14:textFill>
                        </w:rPr>
                        <w:t>18010000001270829</w:t>
                      </w:r>
                    </w:p>
                    <w:p w14:paraId="5E519911">
                      <w:pPr>
                        <w:pStyle w:val="15"/>
                        <w:spacing w:line="380" w:lineRule="exact"/>
                        <w:rPr>
                          <w:rFonts w:hint="default" w:ascii="Times New Roman" w:hAnsi="Times New Roman" w:eastAsia="宋体" w:cs="Times New Roman"/>
                          <w:color w:val="000000" w:themeColor="text1"/>
                          <w:sz w:val="22"/>
                          <w:szCs w:val="22"/>
                          <w:lang w:val="zh-TW"/>
                          <w14:textFill>
                            <w14:solidFill>
                              <w14:schemeClr w14:val="tx1"/>
                            </w14:solidFill>
                          </w14:textFill>
                        </w:rPr>
                      </w:pPr>
                      <w:r>
                        <w:rPr>
                          <w:rFonts w:hint="default" w:ascii="Times New Roman" w:hAnsi="Times New Roman" w:eastAsia="宋体" w:cs="Times New Roman"/>
                          <w:color w:val="000000" w:themeColor="text1"/>
                          <w:sz w:val="22"/>
                          <w:szCs w:val="22"/>
                          <w:lang w:val="zh-TW" w:eastAsia="zh-TW"/>
                          <w14:textFill>
                            <w14:solidFill>
                              <w14:schemeClr w14:val="tx1"/>
                            </w14:solidFill>
                          </w14:textFill>
                        </w:rPr>
                        <w:t>开户银行：</w:t>
                      </w:r>
                      <w:r>
                        <w:rPr>
                          <w:rFonts w:ascii="Times New Roman" w:hAnsi="Times New Roman" w:eastAsia="宋体" w:cs="Times New Roman"/>
                          <w:color w:val="000000" w:themeColor="text1"/>
                          <w:sz w:val="22"/>
                          <w:szCs w:val="22"/>
                          <w14:textFill>
                            <w14:solidFill>
                              <w14:schemeClr w14:val="tx1"/>
                            </w14:solidFill>
                          </w14:textFill>
                        </w:rPr>
                        <w:t>哈尔滨银行股份有限公司龙青支行</w:t>
                      </w:r>
                    </w:p>
                    <w:p w14:paraId="5487A784">
                      <w:pPr>
                        <w:pStyle w:val="15"/>
                        <w:spacing w:line="380" w:lineRule="exact"/>
                        <w:rPr>
                          <w:rFonts w:hint="default" w:ascii="Times New Roman" w:hAnsi="Times New Roman" w:eastAsia="宋体" w:cs="Times New Roman"/>
                          <w:color w:val="000000" w:themeColor="text1"/>
                          <w:sz w:val="22"/>
                          <w:szCs w:val="22"/>
                          <w14:textFill>
                            <w14:solidFill>
                              <w14:schemeClr w14:val="tx1"/>
                            </w14:solidFill>
                          </w14:textFill>
                        </w:rPr>
                      </w:pPr>
                      <w:r>
                        <w:rPr>
                          <w:rFonts w:hint="default" w:ascii="Times New Roman" w:hAnsi="Times New Roman" w:eastAsia="宋体" w:cs="Times New Roman"/>
                          <w:color w:val="000000" w:themeColor="text1"/>
                          <w:sz w:val="22"/>
                          <w:szCs w:val="22"/>
                          <w:lang w:val="zh-TW" w:eastAsia="zh-TW"/>
                          <w14:textFill>
                            <w14:solidFill>
                              <w14:schemeClr w14:val="tx1"/>
                            </w14:solidFill>
                          </w14:textFill>
                        </w:rPr>
                        <w:t>纳税人识别号：</w:t>
                      </w:r>
                      <w:r>
                        <w:rPr>
                          <w:rFonts w:ascii="Times New Roman" w:hAnsi="Times New Roman" w:eastAsia="宋体" w:cs="Times New Roman"/>
                          <w:color w:val="000000" w:themeColor="text1"/>
                          <w:sz w:val="22"/>
                          <w:szCs w:val="22"/>
                          <w14:textFill>
                            <w14:solidFill>
                              <w14:schemeClr w14:val="tx1"/>
                            </w14:solidFill>
                          </w14:textFill>
                        </w:rPr>
                        <w:t>91230103MA1B83HT65</w:t>
                      </w:r>
                    </w:p>
                    <w:p w14:paraId="76A65CF7">
                      <w:pPr>
                        <w:pStyle w:val="15"/>
                        <w:tabs>
                          <w:tab w:val="left" w:pos="6990"/>
                        </w:tabs>
                        <w:spacing w:line="360" w:lineRule="auto"/>
                        <w:rPr>
                          <w:rFonts w:hint="default" w:ascii="Times New Roman" w:hAnsi="Times New Roman" w:eastAsia="宋体" w:cs="Times New Roman"/>
                          <w:color w:val="000000" w:themeColor="text1"/>
                          <w:sz w:val="22"/>
                          <w:szCs w:val="22"/>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eastAsia="zh-TW"/>
                          <w14:textFill>
                            <w14:solidFill>
                              <w14:schemeClr w14:val="tx1"/>
                            </w14:solidFill>
                          </w14:textFill>
                        </w:rPr>
                        <w:t>地址：</w:t>
                      </w:r>
                      <w:r>
                        <w:rPr>
                          <w:rFonts w:ascii="Times New Roman" w:hAnsi="Times New Roman" w:eastAsia="宋体" w:cs="Times New Roman"/>
                          <w:color w:val="000000" w:themeColor="text1"/>
                          <w:sz w:val="22"/>
                          <w:szCs w:val="22"/>
                          <w14:textFill>
                            <w14:solidFill>
                              <w14:schemeClr w14:val="tx1"/>
                            </w14:solidFill>
                          </w14:textFill>
                        </w:rPr>
                        <w:t>黑龙江省</w:t>
                      </w:r>
                      <w:r>
                        <w:rPr>
                          <w:rFonts w:ascii="Times New Roman" w:hAnsi="Times New Roman" w:eastAsia="宋体" w:cs="Times New Roman"/>
                          <w:color w:val="000000" w:themeColor="text1"/>
                          <w:sz w:val="22"/>
                          <w:szCs w:val="22"/>
                          <w:lang w:val="zh-TW"/>
                          <w14:textFill>
                            <w14:solidFill>
                              <w14:schemeClr w14:val="tx1"/>
                            </w14:solidFill>
                          </w14:textFill>
                        </w:rPr>
                        <w:t>哈尔滨市南岗区花园街310号一层、五层</w:t>
                      </w:r>
                    </w:p>
                    <w:p w14:paraId="7835E513">
                      <w:pPr>
                        <w:pStyle w:val="15"/>
                        <w:tabs>
                          <w:tab w:val="left" w:pos="6990"/>
                        </w:tabs>
                        <w:spacing w:line="360" w:lineRule="auto"/>
                        <w:rPr>
                          <w:rFonts w:hint="default" w:ascii="Times New Roman" w:hAnsi="Times New Roman" w:cs="Times New Roman"/>
                          <w:color w:val="000000" w:themeColor="text1"/>
                          <w:sz w:val="22"/>
                          <w:szCs w:val="22"/>
                          <w:highlight w:val="yello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eastAsia="zh-TW"/>
                          <w14:textFill>
                            <w14:solidFill>
                              <w14:schemeClr w14:val="tx1"/>
                            </w14:solidFill>
                          </w14:textFill>
                        </w:rPr>
                        <w:t>电话</w:t>
                      </w:r>
                      <w:r>
                        <w:rPr>
                          <w:rFonts w:hint="default" w:ascii="Times New Roman" w:hAnsi="Times New Roman" w:eastAsia="宋体" w:cs="Times New Roman"/>
                          <w:color w:val="000000" w:themeColor="text1"/>
                          <w:highlight w:val="yellow"/>
                          <w:lang w:val="zh-TW" w:eastAsia="zh-TW"/>
                          <w14:textFill>
                            <w14:solidFill>
                              <w14:schemeClr w14:val="tx1"/>
                            </w14:solidFill>
                          </w14:textFill>
                        </w:rPr>
                        <w:t>：</w:t>
                      </w:r>
                    </w:p>
                    <w:p w14:paraId="27248E7E">
                      <w:pPr>
                        <w:pStyle w:val="15"/>
                        <w:tabs>
                          <w:tab w:val="left" w:pos="6990"/>
                        </w:tabs>
                        <w:spacing w:line="360" w:lineRule="auto"/>
                        <w:rPr>
                          <w:rFonts w:hint="default" w:ascii="Times New Roman" w:hAnsi="Times New Roman" w:cs="Times New Roman"/>
                        </w:rPr>
                      </w:pPr>
                      <w:r>
                        <w:rPr>
                          <w:rFonts w:hint="default" w:ascii="Times New Roman" w:hAnsi="Times New Roman" w:eastAsia="宋体" w:cs="Times New Roman"/>
                          <w:color w:val="000000" w:themeColor="text1"/>
                          <w:highlight w:val="yellow"/>
                          <w:lang w:val="zh-TW" w:eastAsia="zh-TW"/>
                          <w14:textFill>
                            <w14:solidFill>
                              <w14:schemeClr w14:val="tx1"/>
                            </w14:solidFill>
                          </w14:textFill>
                        </w:rPr>
                        <w:t>传真：</w:t>
                      </w:r>
                    </w:p>
                  </w:txbxContent>
                </v:textbox>
                <w10:wrap type="square"/>
              </v:rect>
            </w:pict>
          </mc:Fallback>
        </mc:AlternateContent>
      </w:r>
      <w:r>
        <w:rPr>
          <w:noProof/>
          <w:color w:val="000000" w:themeColor="text1"/>
          <w:lang w:eastAsia="zh-CN"/>
        </w:rPr>
        <mc:AlternateContent>
          <mc:Choice Requires="wps">
            <w:drawing>
              <wp:anchor distT="57150" distB="57150" distL="57150" distR="57150" simplePos="0" relativeHeight="251663360" behindDoc="0" locked="0" layoutInCell="1" allowOverlap="1">
                <wp:simplePos x="0" y="0"/>
                <wp:positionH relativeFrom="column">
                  <wp:posOffset>-854075</wp:posOffset>
                </wp:positionH>
                <wp:positionV relativeFrom="line">
                  <wp:posOffset>4662170</wp:posOffset>
                </wp:positionV>
                <wp:extent cx="3216275" cy="3843020"/>
                <wp:effectExtent l="0" t="0" r="3175" b="5080"/>
                <wp:wrapSquare wrapText="bothSides"/>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6275" cy="3843020"/>
                        </a:xfrm>
                        <a:prstGeom prst="rect">
                          <a:avLst/>
                        </a:prstGeom>
                        <a:noFill/>
                        <a:ln>
                          <a:noFill/>
                        </a:ln>
                      </wps:spPr>
                      <wps:txbx>
                        <w:txbxContent>
                          <w:p w14:paraId="1DB74BCA" w14:textId="77777777" w:rsidR="0057420F" w:rsidRDefault="004B6417">
                            <w:pPr>
                              <w:pStyle w:val="Af1"/>
                              <w:spacing w:line="380" w:lineRule="exact"/>
                              <w:rPr>
                                <w:rFonts w:ascii="Times New Roman" w:hAnsi="Times New Roman" w:cs="Times New Roman" w:hint="default"/>
                                <w:sz w:val="22"/>
                                <w:szCs w:val="22"/>
                              </w:rPr>
                            </w:pPr>
                            <w:r>
                              <w:rPr>
                                <w:rFonts w:ascii="Times New Roman" w:eastAsia="宋体" w:hAnsi="Times New Roman" w:cs="Times New Roman" w:hint="default"/>
                                <w:sz w:val="22"/>
                                <w:szCs w:val="22"/>
                                <w:lang w:val="zh-TW" w:eastAsia="zh-TW"/>
                              </w:rPr>
                              <w:t>乙方：苏州华测生物技术有限公司</w:t>
                            </w:r>
                          </w:p>
                          <w:p w14:paraId="1BE3548F" w14:textId="77777777" w:rsidR="0057420F" w:rsidRDefault="004B6417">
                            <w:pPr>
                              <w:pStyle w:val="Af1"/>
                              <w:spacing w:line="380" w:lineRule="exact"/>
                              <w:ind w:firstLineChars="200" w:firstLine="440"/>
                              <w:rPr>
                                <w:rFonts w:ascii="Times New Roman" w:hAnsi="Times New Roman" w:cs="Times New Roman" w:hint="default"/>
                                <w:sz w:val="22"/>
                                <w:szCs w:val="22"/>
                                <w:lang w:val="zh-TW" w:eastAsia="zh-TW"/>
                              </w:rPr>
                            </w:pPr>
                            <w:r>
                              <w:rPr>
                                <w:rFonts w:ascii="Times New Roman" w:eastAsia="宋体" w:hAnsi="Times New Roman" w:cs="Times New Roman" w:hint="default"/>
                                <w:sz w:val="22"/>
                                <w:szCs w:val="22"/>
                                <w:lang w:val="zh-TW" w:eastAsia="zh-TW"/>
                              </w:rPr>
                              <w:t>（</w:t>
                            </w:r>
                            <w:r>
                              <w:rPr>
                                <w:rFonts w:ascii="Times New Roman" w:eastAsia="宋体" w:hAnsi="Times New Roman" w:cs="Times New Roman" w:hint="default"/>
                                <w:sz w:val="22"/>
                                <w:szCs w:val="22"/>
                                <w:lang w:val="zh-TW" w:eastAsia="zh-TW"/>
                              </w:rPr>
                              <w:t>盖章）</w:t>
                            </w:r>
                          </w:p>
                          <w:p w14:paraId="7B2FB30F" w14:textId="77777777" w:rsidR="0057420F" w:rsidRDefault="0057420F">
                            <w:pPr>
                              <w:pStyle w:val="Af1"/>
                              <w:tabs>
                                <w:tab w:val="left" w:pos="6990"/>
                              </w:tabs>
                              <w:spacing w:line="360" w:lineRule="auto"/>
                              <w:rPr>
                                <w:rFonts w:ascii="Times New Roman" w:hAnsi="Times New Roman" w:cs="Times New Roman" w:hint="default"/>
                              </w:rPr>
                            </w:pPr>
                          </w:p>
                          <w:p w14:paraId="6FF540BB" w14:textId="77777777" w:rsidR="0057420F" w:rsidRDefault="004B6417">
                            <w:pPr>
                              <w:pStyle w:val="Af1"/>
                              <w:tabs>
                                <w:tab w:val="left" w:pos="6990"/>
                              </w:tabs>
                              <w:spacing w:line="360" w:lineRule="auto"/>
                              <w:rPr>
                                <w:rFonts w:ascii="Times New Roman" w:hAnsi="Times New Roman" w:cs="Times New Roman" w:hint="default"/>
                                <w:sz w:val="22"/>
                                <w:szCs w:val="22"/>
                                <w:u w:val="single"/>
                              </w:rPr>
                            </w:pPr>
                            <w:r>
                              <w:rPr>
                                <w:rFonts w:ascii="Times New Roman" w:eastAsia="宋体" w:hAnsi="Times New Roman" w:cs="Times New Roman" w:hint="default"/>
                                <w:sz w:val="22"/>
                                <w:szCs w:val="22"/>
                                <w:lang w:val="zh-TW" w:eastAsia="zh-TW"/>
                              </w:rPr>
                              <w:t>乙方代表：</w:t>
                            </w:r>
                          </w:p>
                          <w:p w14:paraId="2EC1308F" w14:textId="77777777" w:rsidR="0057420F" w:rsidRDefault="004B6417">
                            <w:pPr>
                              <w:pStyle w:val="Af1"/>
                              <w:tabs>
                                <w:tab w:val="left" w:pos="6990"/>
                              </w:tabs>
                              <w:spacing w:line="360" w:lineRule="auto"/>
                              <w:ind w:firstLine="1203"/>
                              <w:rPr>
                                <w:rFonts w:ascii="Times New Roman" w:hAnsi="Times New Roman" w:cs="Times New Roman" w:hint="default"/>
                                <w:sz w:val="22"/>
                                <w:szCs w:val="22"/>
                              </w:rPr>
                            </w:pPr>
                            <w:r>
                              <w:rPr>
                                <w:rFonts w:ascii="Times New Roman" w:hAnsi="Times New Roman" w:cs="Times New Roman" w:hint="default"/>
                                <w:sz w:val="22"/>
                                <w:szCs w:val="22"/>
                              </w:rPr>
                              <w:t xml:space="preserve"> 20</w:t>
                            </w:r>
                            <w:r>
                              <w:rPr>
                                <w:rFonts w:ascii="Times New Roman" w:hAnsi="Times New Roman" w:cs="Times New Roman"/>
                                <w:sz w:val="22"/>
                                <w:szCs w:val="22"/>
                              </w:rPr>
                              <w:t>25</w:t>
                            </w:r>
                            <w:r>
                              <w:rPr>
                                <w:rFonts w:ascii="Times New Roman" w:eastAsia="宋体" w:hAnsi="Times New Roman" w:cs="Times New Roman" w:hint="default"/>
                                <w:sz w:val="22"/>
                                <w:szCs w:val="22"/>
                                <w:lang w:val="zh-TW" w:eastAsia="zh-TW"/>
                              </w:rPr>
                              <w:t>年</w:t>
                            </w:r>
                            <w:r>
                              <w:rPr>
                                <w:rFonts w:ascii="Times New Roman" w:eastAsia="宋体" w:hAnsi="Times New Roman" w:cs="Times New Roman"/>
                                <w:sz w:val="22"/>
                                <w:szCs w:val="22"/>
                                <w:lang w:val="zh-TW"/>
                              </w:rPr>
                              <w:t>03</w:t>
                            </w:r>
                            <w:r>
                              <w:rPr>
                                <w:rFonts w:ascii="Times New Roman" w:eastAsia="宋体" w:hAnsi="Times New Roman" w:cs="Times New Roman" w:hint="default"/>
                                <w:sz w:val="22"/>
                                <w:szCs w:val="22"/>
                                <w:lang w:val="zh-TW" w:eastAsia="zh-TW"/>
                              </w:rPr>
                              <w:t>月</w:t>
                            </w:r>
                            <w:r>
                              <w:rPr>
                                <w:rFonts w:ascii="Times New Roman" w:eastAsia="宋体" w:hAnsi="Times New Roman" w:cs="Times New Roman"/>
                                <w:sz w:val="22"/>
                                <w:szCs w:val="22"/>
                                <w:lang w:val="zh-TW"/>
                              </w:rPr>
                              <w:t>26</w:t>
                            </w:r>
                            <w:r>
                              <w:rPr>
                                <w:rFonts w:ascii="Times New Roman" w:eastAsia="宋体" w:hAnsi="Times New Roman" w:cs="Times New Roman" w:hint="default"/>
                                <w:sz w:val="22"/>
                                <w:szCs w:val="22"/>
                                <w:lang w:val="zh-TW" w:eastAsia="zh-TW"/>
                              </w:rPr>
                              <w:t>日</w:t>
                            </w:r>
                          </w:p>
                          <w:p w14:paraId="4470A3B5" w14:textId="77777777" w:rsidR="0057420F" w:rsidRDefault="004B6417">
                            <w:pPr>
                              <w:pStyle w:val="Af1"/>
                              <w:tabs>
                                <w:tab w:val="left" w:pos="6990"/>
                              </w:tabs>
                              <w:spacing w:line="360" w:lineRule="auto"/>
                              <w:ind w:left="6820" w:hanging="6820"/>
                              <w:rPr>
                                <w:rFonts w:ascii="Times New Roman" w:hAnsi="Times New Roman" w:cs="Times New Roman" w:hint="default"/>
                                <w:lang w:val="zh-TW" w:eastAsia="zh-TW"/>
                              </w:rPr>
                            </w:pPr>
                            <w:r>
                              <w:rPr>
                                <w:rFonts w:ascii="Times New Roman" w:eastAsia="宋体" w:hAnsi="Times New Roman" w:cs="Times New Roman" w:hint="default"/>
                                <w:sz w:val="22"/>
                                <w:szCs w:val="22"/>
                                <w:lang w:val="zh-TW" w:eastAsia="zh-TW"/>
                              </w:rPr>
                              <w:t>收款单位：苏州华测生物技术有限公司</w:t>
                            </w:r>
                          </w:p>
                          <w:p w14:paraId="304534B7" w14:textId="77777777" w:rsidR="0057420F" w:rsidRDefault="004B6417">
                            <w:pPr>
                              <w:pStyle w:val="Af1"/>
                              <w:tabs>
                                <w:tab w:val="left" w:pos="6990"/>
                              </w:tabs>
                              <w:spacing w:line="360" w:lineRule="auto"/>
                              <w:rPr>
                                <w:rFonts w:ascii="Times New Roman" w:hAnsi="Times New Roman" w:cs="Times New Roman" w:hint="default"/>
                                <w:sz w:val="22"/>
                                <w:szCs w:val="22"/>
                              </w:rPr>
                            </w:pPr>
                            <w:r>
                              <w:rPr>
                                <w:rFonts w:ascii="Times New Roman" w:eastAsia="宋体" w:hAnsi="Times New Roman" w:cs="Times New Roman" w:hint="default"/>
                                <w:sz w:val="22"/>
                                <w:szCs w:val="22"/>
                                <w:lang w:val="zh-TW" w:eastAsia="zh-TW"/>
                              </w:rPr>
                              <w:t>帐号：</w:t>
                            </w:r>
                            <w:r>
                              <w:rPr>
                                <w:rFonts w:ascii="Times New Roman" w:hAnsi="Times New Roman" w:cs="Times New Roman" w:hint="default"/>
                                <w:sz w:val="22"/>
                                <w:szCs w:val="22"/>
                              </w:rPr>
                              <w:t>3916 8066 6018 0112 12238</w:t>
                            </w:r>
                          </w:p>
                          <w:p w14:paraId="6A0421C7" w14:textId="77777777" w:rsidR="0057420F" w:rsidRDefault="004B6417">
                            <w:pPr>
                              <w:pStyle w:val="Af1"/>
                              <w:tabs>
                                <w:tab w:val="left" w:pos="4320"/>
                                <w:tab w:val="left" w:pos="4500"/>
                                <w:tab w:val="left" w:pos="6990"/>
                              </w:tabs>
                              <w:spacing w:line="360" w:lineRule="auto"/>
                              <w:ind w:left="1078" w:hanging="1078"/>
                              <w:rPr>
                                <w:rFonts w:ascii="Times New Roman" w:eastAsia="宋体" w:hAnsi="Times New Roman" w:cs="Times New Roman" w:hint="default"/>
                                <w:sz w:val="22"/>
                                <w:szCs w:val="22"/>
                                <w:lang w:val="zh-TW" w:eastAsia="zh-TW"/>
                              </w:rPr>
                            </w:pPr>
                            <w:r>
                              <w:rPr>
                                <w:rFonts w:ascii="Times New Roman" w:eastAsia="宋体" w:hAnsi="Times New Roman" w:cs="Times New Roman" w:hint="default"/>
                                <w:sz w:val="22"/>
                                <w:szCs w:val="22"/>
                                <w:lang w:val="zh-TW" w:eastAsia="zh-TW"/>
                              </w:rPr>
                              <w:t>开户银行：</w:t>
                            </w:r>
                            <w:r>
                              <w:rPr>
                                <w:rFonts w:ascii="Times New Roman" w:eastAsia="宋体" w:hAnsi="Times New Roman" w:cs="Times New Roman"/>
                                <w:sz w:val="22"/>
                                <w:szCs w:val="22"/>
                                <w:lang w:val="zh-TW" w:eastAsia="zh-TW"/>
                              </w:rPr>
                              <w:t>交通银行股份有限公司昆山科技支行</w:t>
                            </w:r>
                          </w:p>
                          <w:p w14:paraId="3B90AC34" w14:textId="77777777" w:rsidR="0057420F" w:rsidRDefault="004B6417">
                            <w:pPr>
                              <w:pStyle w:val="Af1"/>
                              <w:tabs>
                                <w:tab w:val="left" w:pos="4320"/>
                                <w:tab w:val="left" w:pos="4500"/>
                                <w:tab w:val="left" w:pos="6990"/>
                              </w:tabs>
                              <w:spacing w:line="360" w:lineRule="auto"/>
                              <w:ind w:left="1078" w:hanging="1078"/>
                              <w:rPr>
                                <w:rFonts w:ascii="Times New Roman" w:eastAsia="宋体" w:hAnsi="Times New Roman" w:cs="Times New Roman" w:hint="default"/>
                                <w:sz w:val="22"/>
                                <w:szCs w:val="22"/>
                                <w:lang w:val="zh-TW"/>
                              </w:rPr>
                            </w:pPr>
                            <w:r>
                              <w:rPr>
                                <w:rFonts w:ascii="Times New Roman" w:eastAsia="宋体" w:hAnsi="Times New Roman" w:cs="Times New Roman"/>
                                <w:sz w:val="22"/>
                                <w:szCs w:val="22"/>
                                <w:lang w:val="zh-TW"/>
                              </w:rPr>
                              <w:t>纳税人识别号：</w:t>
                            </w:r>
                            <w:r>
                              <w:rPr>
                                <w:rFonts w:ascii="Times New Roman" w:eastAsia="宋体" w:hAnsi="Times New Roman" w:cs="Times New Roman"/>
                                <w:sz w:val="22"/>
                                <w:szCs w:val="22"/>
                                <w:lang w:val="zh-TW"/>
                              </w:rPr>
                              <w:t>91320583570302182J</w:t>
                            </w:r>
                          </w:p>
                          <w:p w14:paraId="382B29B9" w14:textId="77777777" w:rsidR="0057420F" w:rsidRDefault="004B6417">
                            <w:pPr>
                              <w:pStyle w:val="Af1"/>
                              <w:tabs>
                                <w:tab w:val="left" w:pos="6990"/>
                              </w:tabs>
                              <w:spacing w:line="360" w:lineRule="auto"/>
                              <w:rPr>
                                <w:rFonts w:ascii="Times New Roman" w:hAnsi="Times New Roman" w:cs="Times New Roman" w:hint="default"/>
                                <w:sz w:val="22"/>
                                <w:szCs w:val="22"/>
                              </w:rPr>
                            </w:pPr>
                            <w:r>
                              <w:rPr>
                                <w:rFonts w:ascii="Times New Roman" w:eastAsia="宋体" w:hAnsi="Times New Roman" w:cs="Times New Roman" w:hint="default"/>
                                <w:sz w:val="22"/>
                                <w:szCs w:val="22"/>
                                <w:lang w:val="zh-TW" w:eastAsia="zh-TW"/>
                              </w:rPr>
                              <w:t>地址：江苏省昆山市高新区元丰路</w:t>
                            </w:r>
                            <w:r>
                              <w:rPr>
                                <w:rFonts w:ascii="Times New Roman" w:hAnsi="Times New Roman" w:cs="Times New Roman" w:hint="default"/>
                                <w:sz w:val="22"/>
                                <w:szCs w:val="22"/>
                              </w:rPr>
                              <w:t>166</w:t>
                            </w:r>
                            <w:r>
                              <w:rPr>
                                <w:rFonts w:ascii="Times New Roman" w:eastAsia="宋体" w:hAnsi="Times New Roman" w:cs="Times New Roman" w:hint="default"/>
                                <w:sz w:val="22"/>
                                <w:szCs w:val="22"/>
                                <w:lang w:val="zh-TW" w:eastAsia="zh-TW"/>
                              </w:rPr>
                              <w:t>号</w:t>
                            </w:r>
                          </w:p>
                          <w:p w14:paraId="6AEC6816" w14:textId="77777777" w:rsidR="0057420F" w:rsidRDefault="004B6417">
                            <w:pPr>
                              <w:pStyle w:val="Af1"/>
                              <w:tabs>
                                <w:tab w:val="left" w:pos="6990"/>
                              </w:tabs>
                              <w:spacing w:line="360" w:lineRule="auto"/>
                              <w:rPr>
                                <w:rFonts w:ascii="Times New Roman" w:hAnsi="Times New Roman" w:cs="Times New Roman" w:hint="default"/>
                                <w:sz w:val="22"/>
                                <w:szCs w:val="22"/>
                              </w:rPr>
                            </w:pPr>
                            <w:r>
                              <w:rPr>
                                <w:rFonts w:ascii="Times New Roman" w:eastAsia="宋体" w:hAnsi="Times New Roman" w:cs="Times New Roman" w:hint="default"/>
                                <w:sz w:val="22"/>
                                <w:szCs w:val="22"/>
                                <w:lang w:val="zh-TW" w:eastAsia="zh-TW"/>
                              </w:rPr>
                              <w:t>电话：</w:t>
                            </w:r>
                            <w:r>
                              <w:rPr>
                                <w:rFonts w:ascii="Times New Roman" w:hAnsi="Times New Roman" w:cs="Times New Roman" w:hint="default"/>
                                <w:sz w:val="22"/>
                                <w:szCs w:val="22"/>
                              </w:rPr>
                              <w:t>0512-36802388</w:t>
                            </w:r>
                          </w:p>
                          <w:p w14:paraId="0A61F195" w14:textId="77777777" w:rsidR="0057420F" w:rsidRDefault="004B6417">
                            <w:pPr>
                              <w:pStyle w:val="Af1"/>
                              <w:tabs>
                                <w:tab w:val="left" w:pos="6990"/>
                              </w:tabs>
                              <w:spacing w:line="360" w:lineRule="auto"/>
                              <w:rPr>
                                <w:rFonts w:ascii="Times New Roman" w:hAnsi="Times New Roman" w:cs="Times New Roman" w:hint="default"/>
                                <w:sz w:val="22"/>
                                <w:szCs w:val="22"/>
                              </w:rPr>
                            </w:pPr>
                            <w:r>
                              <w:rPr>
                                <w:rFonts w:ascii="Times New Roman" w:eastAsia="宋体" w:hAnsi="Times New Roman" w:cs="Times New Roman" w:hint="default"/>
                                <w:sz w:val="22"/>
                                <w:szCs w:val="22"/>
                                <w:lang w:val="zh-TW" w:eastAsia="zh-TW"/>
                              </w:rPr>
                              <w:t>传真：</w:t>
                            </w:r>
                            <w:r>
                              <w:rPr>
                                <w:rFonts w:ascii="Times New Roman" w:hAnsi="Times New Roman" w:cs="Times New Roman" w:hint="default"/>
                                <w:sz w:val="22"/>
                                <w:szCs w:val="22"/>
                              </w:rPr>
                              <w:t>0512-36802288</w:t>
                            </w:r>
                          </w:p>
                        </w:txbxContent>
                      </wps:txbx>
                      <wps:bodyPr rot="0" vert="horz" wrap="square" lIns="45720" tIns="45720" rIns="45720" bIns="45720" anchor="t" anchorCtr="0" upright="1">
                        <a:noAutofit/>
                      </wps:bodyPr>
                    </wps:wsp>
                  </a:graphicData>
                </a:graphic>
              </wp:anchor>
            </w:drawing>
          </mc:Choice>
          <mc:Fallback xmlns:wpsCustomData="http://www.wps.cn/officeDocument/2013/wpsCustomData">
            <w:pict>
              <v:rect id="Rectangle 4" o:spid="_x0000_s1026" o:spt="1" style="position:absolute;left:0pt;margin-left:-67.25pt;margin-top:367.1pt;height:302.6pt;width:253.25pt;mso-position-vertical-relative:line;mso-wrap-distance-bottom:4.5pt;mso-wrap-distance-left:4.5pt;mso-wrap-distance-right:4.5pt;mso-wrap-distance-top:4.5pt;z-index:251663360;mso-width-relative:page;mso-height-relative:page;" filled="f" stroked="f" coordsize="21600,21600" o:gfxdata="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vMJYHbAAAADQEAAA8AAAAAAAAAAQAgAAAAIgAAAGRycy9k&#10;b3ducmV2LnhtbFBLAQIUABQAAAAIAIdO4kBedpuo/wEAAAwEAAAOAAAAAAAAAAEAIAAAACoBAABk&#10;cnMvZTJvRG9jLnhtbFBLBQYAAAAABgAGAFkBAACbBQAAAAA=&#10;">
                <v:fill on="f" focussize="0,0"/>
                <v:stroke on="f"/>
                <v:imagedata o:title=""/>
                <o:lock v:ext="edit" aspectratio="f"/>
                <v:textbox inset="1.27mm,1.27mm,1.27mm,1.27mm">
                  <w:txbxContent>
                    <w:p w14:paraId="1DB74BCA">
                      <w:pPr>
                        <w:pStyle w:val="15"/>
                        <w:spacing w:line="380" w:lineRule="exact"/>
                        <w:rPr>
                          <w:rFonts w:hint="default" w:ascii="Times New Roman" w:hAnsi="Times New Roman" w:cs="Times New Roman"/>
                          <w:sz w:val="22"/>
                          <w:szCs w:val="22"/>
                        </w:rPr>
                      </w:pPr>
                      <w:r>
                        <w:rPr>
                          <w:rFonts w:hint="default" w:ascii="Times New Roman" w:hAnsi="Times New Roman" w:eastAsia="宋体" w:cs="Times New Roman"/>
                          <w:sz w:val="22"/>
                          <w:szCs w:val="22"/>
                          <w:lang w:val="zh-TW" w:eastAsia="zh-TW"/>
                        </w:rPr>
                        <w:t>乙方：苏州华测生物技术有限公司</w:t>
                      </w:r>
                    </w:p>
                    <w:p w14:paraId="1BE3548F">
                      <w:pPr>
                        <w:pStyle w:val="15"/>
                        <w:spacing w:line="380" w:lineRule="exact"/>
                        <w:ind w:firstLine="440" w:firstLineChars="200"/>
                        <w:rPr>
                          <w:rFonts w:hint="default" w:ascii="Times New Roman" w:hAnsi="Times New Roman" w:cs="Times New Roman"/>
                          <w:sz w:val="22"/>
                          <w:szCs w:val="22"/>
                          <w:lang w:val="zh-TW" w:eastAsia="zh-TW"/>
                        </w:rPr>
                      </w:pPr>
                      <w:r>
                        <w:rPr>
                          <w:rFonts w:hint="default" w:ascii="Times New Roman" w:hAnsi="Times New Roman" w:eastAsia="宋体" w:cs="Times New Roman"/>
                          <w:sz w:val="22"/>
                          <w:szCs w:val="22"/>
                          <w:lang w:val="zh-TW" w:eastAsia="zh-TW"/>
                        </w:rPr>
                        <w:t>（盖章）</w:t>
                      </w:r>
                    </w:p>
                    <w:p w14:paraId="7B2FB30F">
                      <w:pPr>
                        <w:pStyle w:val="15"/>
                        <w:tabs>
                          <w:tab w:val="left" w:pos="6990"/>
                        </w:tabs>
                        <w:spacing w:line="360" w:lineRule="auto"/>
                        <w:rPr>
                          <w:rFonts w:hint="default" w:ascii="Times New Roman" w:hAnsi="Times New Roman" w:cs="Times New Roman"/>
                        </w:rPr>
                      </w:pPr>
                    </w:p>
                    <w:p w14:paraId="6FF540BB">
                      <w:pPr>
                        <w:pStyle w:val="15"/>
                        <w:tabs>
                          <w:tab w:val="left" w:pos="6990"/>
                        </w:tabs>
                        <w:spacing w:line="360" w:lineRule="auto"/>
                        <w:rPr>
                          <w:rFonts w:hint="default" w:ascii="Times New Roman" w:hAnsi="Times New Roman" w:cs="Times New Roman"/>
                          <w:sz w:val="22"/>
                          <w:szCs w:val="22"/>
                          <w:u w:val="single"/>
                        </w:rPr>
                      </w:pPr>
                      <w:r>
                        <w:rPr>
                          <w:rFonts w:hint="default" w:ascii="Times New Roman" w:hAnsi="Times New Roman" w:eastAsia="宋体" w:cs="Times New Roman"/>
                          <w:sz w:val="22"/>
                          <w:szCs w:val="22"/>
                          <w:lang w:val="zh-TW" w:eastAsia="zh-TW"/>
                        </w:rPr>
                        <w:t>乙方代表：</w:t>
                      </w:r>
                    </w:p>
                    <w:p w14:paraId="2EC1308F">
                      <w:pPr>
                        <w:pStyle w:val="15"/>
                        <w:tabs>
                          <w:tab w:val="left" w:pos="6990"/>
                        </w:tabs>
                        <w:spacing w:line="360" w:lineRule="auto"/>
                        <w:ind w:firstLine="1203"/>
                        <w:rPr>
                          <w:rFonts w:hint="default" w:ascii="Times New Roman" w:hAnsi="Times New Roman" w:cs="Times New Roman"/>
                          <w:sz w:val="22"/>
                          <w:szCs w:val="22"/>
                        </w:rPr>
                      </w:pPr>
                      <w:r>
                        <w:rPr>
                          <w:rFonts w:hint="default" w:ascii="Times New Roman" w:hAnsi="Times New Roman" w:cs="Times New Roman"/>
                          <w:sz w:val="22"/>
                          <w:szCs w:val="22"/>
                        </w:rPr>
                        <w:t xml:space="preserve"> 20</w:t>
                      </w:r>
                      <w:r>
                        <w:rPr>
                          <w:rFonts w:ascii="Times New Roman" w:hAnsi="Times New Roman" w:cs="Times New Roman"/>
                          <w:sz w:val="22"/>
                          <w:szCs w:val="22"/>
                        </w:rPr>
                        <w:t>25</w:t>
                      </w:r>
                      <w:r>
                        <w:rPr>
                          <w:rFonts w:hint="default" w:ascii="Times New Roman" w:hAnsi="Times New Roman" w:eastAsia="宋体" w:cs="Times New Roman"/>
                          <w:sz w:val="22"/>
                          <w:szCs w:val="22"/>
                          <w:lang w:val="zh-TW" w:eastAsia="zh-TW"/>
                        </w:rPr>
                        <w:t>年</w:t>
                      </w:r>
                      <w:r>
                        <w:rPr>
                          <w:rFonts w:ascii="Times New Roman" w:hAnsi="Times New Roman" w:eastAsia="宋体" w:cs="Times New Roman"/>
                          <w:sz w:val="22"/>
                          <w:szCs w:val="22"/>
                          <w:lang w:val="zh-TW"/>
                        </w:rPr>
                        <w:t>03</w:t>
                      </w:r>
                      <w:r>
                        <w:rPr>
                          <w:rFonts w:hint="default" w:ascii="Times New Roman" w:hAnsi="Times New Roman" w:eastAsia="宋体" w:cs="Times New Roman"/>
                          <w:sz w:val="22"/>
                          <w:szCs w:val="22"/>
                          <w:lang w:val="zh-TW" w:eastAsia="zh-TW"/>
                        </w:rPr>
                        <w:t>月</w:t>
                      </w:r>
                      <w:r>
                        <w:rPr>
                          <w:rFonts w:ascii="Times New Roman" w:hAnsi="Times New Roman" w:eastAsia="宋体" w:cs="Times New Roman"/>
                          <w:sz w:val="22"/>
                          <w:szCs w:val="22"/>
                          <w:lang w:val="zh-TW"/>
                        </w:rPr>
                        <w:t>26</w:t>
                      </w:r>
                      <w:r>
                        <w:rPr>
                          <w:rFonts w:hint="default" w:ascii="Times New Roman" w:hAnsi="Times New Roman" w:eastAsia="宋体" w:cs="Times New Roman"/>
                          <w:sz w:val="22"/>
                          <w:szCs w:val="22"/>
                          <w:lang w:val="zh-TW" w:eastAsia="zh-TW"/>
                        </w:rPr>
                        <w:t>日</w:t>
                      </w:r>
                    </w:p>
                    <w:p w14:paraId="4470A3B5">
                      <w:pPr>
                        <w:pStyle w:val="15"/>
                        <w:tabs>
                          <w:tab w:val="left" w:pos="6990"/>
                        </w:tabs>
                        <w:spacing w:line="360" w:lineRule="auto"/>
                        <w:ind w:left="6820" w:hanging="6820"/>
                        <w:rPr>
                          <w:rFonts w:hint="default" w:ascii="Times New Roman" w:hAnsi="Times New Roman" w:cs="Times New Roman"/>
                          <w:lang w:val="zh-TW" w:eastAsia="zh-TW"/>
                        </w:rPr>
                      </w:pPr>
                      <w:r>
                        <w:rPr>
                          <w:rFonts w:hint="default" w:ascii="Times New Roman" w:hAnsi="Times New Roman" w:eastAsia="宋体" w:cs="Times New Roman"/>
                          <w:sz w:val="22"/>
                          <w:szCs w:val="22"/>
                          <w:lang w:val="zh-TW" w:eastAsia="zh-TW"/>
                        </w:rPr>
                        <w:t>收款单位：苏州华测生物技术有限公司</w:t>
                      </w:r>
                    </w:p>
                    <w:p w14:paraId="304534B7">
                      <w:pPr>
                        <w:pStyle w:val="15"/>
                        <w:tabs>
                          <w:tab w:val="left" w:pos="6990"/>
                        </w:tabs>
                        <w:spacing w:line="360" w:lineRule="auto"/>
                        <w:rPr>
                          <w:rFonts w:hint="default" w:ascii="Times New Roman" w:hAnsi="Times New Roman" w:cs="Times New Roman"/>
                          <w:sz w:val="22"/>
                          <w:szCs w:val="22"/>
                        </w:rPr>
                      </w:pPr>
                      <w:r>
                        <w:rPr>
                          <w:rFonts w:hint="default" w:ascii="Times New Roman" w:hAnsi="Times New Roman" w:eastAsia="宋体" w:cs="Times New Roman"/>
                          <w:sz w:val="22"/>
                          <w:szCs w:val="22"/>
                          <w:lang w:val="zh-TW" w:eastAsia="zh-TW"/>
                        </w:rPr>
                        <w:t>帐号：</w:t>
                      </w:r>
                      <w:r>
                        <w:rPr>
                          <w:rFonts w:hint="default" w:ascii="Times New Roman" w:hAnsi="Times New Roman" w:cs="Times New Roman"/>
                          <w:sz w:val="22"/>
                          <w:szCs w:val="22"/>
                        </w:rPr>
                        <w:t>3916 8066 6018 0112 12238</w:t>
                      </w:r>
                    </w:p>
                    <w:p w14:paraId="6A0421C7">
                      <w:pPr>
                        <w:pStyle w:val="15"/>
                        <w:tabs>
                          <w:tab w:val="left" w:pos="4320"/>
                          <w:tab w:val="left" w:pos="4500"/>
                          <w:tab w:val="left" w:pos="6990"/>
                        </w:tabs>
                        <w:spacing w:line="360" w:lineRule="auto"/>
                        <w:ind w:left="1078" w:hanging="1078"/>
                        <w:rPr>
                          <w:rFonts w:hint="default" w:ascii="Times New Roman" w:hAnsi="Times New Roman" w:eastAsia="宋体" w:cs="Times New Roman"/>
                          <w:sz w:val="22"/>
                          <w:szCs w:val="22"/>
                          <w:lang w:val="zh-TW" w:eastAsia="zh-TW"/>
                        </w:rPr>
                      </w:pPr>
                      <w:r>
                        <w:rPr>
                          <w:rFonts w:hint="default" w:ascii="Times New Roman" w:hAnsi="Times New Roman" w:eastAsia="宋体" w:cs="Times New Roman"/>
                          <w:sz w:val="22"/>
                          <w:szCs w:val="22"/>
                          <w:lang w:val="zh-TW" w:eastAsia="zh-TW"/>
                        </w:rPr>
                        <w:t>开户银行：</w:t>
                      </w:r>
                      <w:r>
                        <w:rPr>
                          <w:rFonts w:ascii="Times New Roman" w:hAnsi="Times New Roman" w:eastAsia="宋体" w:cs="Times New Roman"/>
                          <w:sz w:val="22"/>
                          <w:szCs w:val="22"/>
                          <w:lang w:val="zh-TW" w:eastAsia="zh-TW"/>
                        </w:rPr>
                        <w:t>交通银行股份有限公司昆山科技支行</w:t>
                      </w:r>
                    </w:p>
                    <w:p w14:paraId="3B90AC34">
                      <w:pPr>
                        <w:pStyle w:val="15"/>
                        <w:tabs>
                          <w:tab w:val="left" w:pos="4320"/>
                          <w:tab w:val="left" w:pos="4500"/>
                          <w:tab w:val="left" w:pos="6990"/>
                        </w:tabs>
                        <w:spacing w:line="360" w:lineRule="auto"/>
                        <w:ind w:left="1078" w:hanging="1078"/>
                        <w:rPr>
                          <w:rFonts w:hint="default" w:ascii="Times New Roman" w:hAnsi="Times New Roman" w:eastAsia="宋体" w:cs="Times New Roman"/>
                          <w:sz w:val="22"/>
                          <w:szCs w:val="22"/>
                          <w:lang w:val="zh-TW"/>
                        </w:rPr>
                      </w:pPr>
                      <w:r>
                        <w:rPr>
                          <w:rFonts w:ascii="Times New Roman" w:hAnsi="Times New Roman" w:eastAsia="宋体" w:cs="Times New Roman"/>
                          <w:sz w:val="22"/>
                          <w:szCs w:val="22"/>
                          <w:lang w:val="zh-TW"/>
                        </w:rPr>
                        <w:t>纳税人识别号：91320583570302182J</w:t>
                      </w:r>
                    </w:p>
                    <w:p w14:paraId="382B29B9">
                      <w:pPr>
                        <w:pStyle w:val="15"/>
                        <w:tabs>
                          <w:tab w:val="left" w:pos="6990"/>
                        </w:tabs>
                        <w:spacing w:line="360" w:lineRule="auto"/>
                        <w:rPr>
                          <w:rFonts w:hint="default" w:ascii="Times New Roman" w:hAnsi="Times New Roman" w:cs="Times New Roman"/>
                          <w:sz w:val="22"/>
                          <w:szCs w:val="22"/>
                        </w:rPr>
                      </w:pPr>
                      <w:r>
                        <w:rPr>
                          <w:rFonts w:hint="default" w:ascii="Times New Roman" w:hAnsi="Times New Roman" w:eastAsia="宋体" w:cs="Times New Roman"/>
                          <w:sz w:val="22"/>
                          <w:szCs w:val="22"/>
                          <w:lang w:val="zh-TW" w:eastAsia="zh-TW"/>
                        </w:rPr>
                        <w:t>地址：江苏省昆山市高新区元丰路</w:t>
                      </w:r>
                      <w:r>
                        <w:rPr>
                          <w:rFonts w:hint="default" w:ascii="Times New Roman" w:hAnsi="Times New Roman" w:cs="Times New Roman"/>
                          <w:sz w:val="22"/>
                          <w:szCs w:val="22"/>
                        </w:rPr>
                        <w:t>166</w:t>
                      </w:r>
                      <w:r>
                        <w:rPr>
                          <w:rFonts w:hint="default" w:ascii="Times New Roman" w:hAnsi="Times New Roman" w:eastAsia="宋体" w:cs="Times New Roman"/>
                          <w:sz w:val="22"/>
                          <w:szCs w:val="22"/>
                          <w:lang w:val="zh-TW" w:eastAsia="zh-TW"/>
                        </w:rPr>
                        <w:t>号</w:t>
                      </w:r>
                    </w:p>
                    <w:p w14:paraId="6AEC6816">
                      <w:pPr>
                        <w:pStyle w:val="15"/>
                        <w:tabs>
                          <w:tab w:val="left" w:pos="6990"/>
                        </w:tabs>
                        <w:spacing w:line="360" w:lineRule="auto"/>
                        <w:rPr>
                          <w:rFonts w:hint="default" w:ascii="Times New Roman" w:hAnsi="Times New Roman" w:cs="Times New Roman"/>
                          <w:sz w:val="22"/>
                          <w:szCs w:val="22"/>
                        </w:rPr>
                      </w:pPr>
                      <w:r>
                        <w:rPr>
                          <w:rFonts w:hint="default" w:ascii="Times New Roman" w:hAnsi="Times New Roman" w:eastAsia="宋体" w:cs="Times New Roman"/>
                          <w:sz w:val="22"/>
                          <w:szCs w:val="22"/>
                          <w:lang w:val="zh-TW" w:eastAsia="zh-TW"/>
                        </w:rPr>
                        <w:t>电话：</w:t>
                      </w:r>
                      <w:r>
                        <w:rPr>
                          <w:rFonts w:hint="default" w:ascii="Times New Roman" w:hAnsi="Times New Roman" w:cs="Times New Roman"/>
                          <w:sz w:val="22"/>
                          <w:szCs w:val="22"/>
                        </w:rPr>
                        <w:t>0512-36802388</w:t>
                      </w:r>
                    </w:p>
                    <w:p w14:paraId="0A61F195">
                      <w:pPr>
                        <w:pStyle w:val="15"/>
                        <w:tabs>
                          <w:tab w:val="left" w:pos="6990"/>
                        </w:tabs>
                        <w:spacing w:line="360" w:lineRule="auto"/>
                        <w:rPr>
                          <w:rFonts w:hint="default" w:ascii="Times New Roman" w:hAnsi="Times New Roman" w:cs="Times New Roman"/>
                          <w:sz w:val="22"/>
                          <w:szCs w:val="22"/>
                        </w:rPr>
                      </w:pPr>
                      <w:r>
                        <w:rPr>
                          <w:rFonts w:hint="default" w:ascii="Times New Roman" w:hAnsi="Times New Roman" w:eastAsia="宋体" w:cs="Times New Roman"/>
                          <w:sz w:val="22"/>
                          <w:szCs w:val="22"/>
                          <w:lang w:val="zh-TW" w:eastAsia="zh-TW"/>
                        </w:rPr>
                        <w:t>传真：</w:t>
                      </w:r>
                      <w:r>
                        <w:rPr>
                          <w:rFonts w:hint="default" w:ascii="Times New Roman" w:hAnsi="Times New Roman" w:cs="Times New Roman"/>
                          <w:sz w:val="22"/>
                          <w:szCs w:val="22"/>
                        </w:rPr>
                        <w:t>0512-36802288</w:t>
                      </w:r>
                    </w:p>
                  </w:txbxContent>
                </v:textbox>
                <w10:wrap type="square"/>
              </v:rect>
            </w:pict>
          </mc:Fallback>
        </mc:AlternateContent>
      </w:r>
      <w:r>
        <w:rPr>
          <w:rFonts w:eastAsia="Times New Roman"/>
          <w:b/>
          <w:bCs/>
          <w:noProof/>
          <w:color w:val="000000" w:themeColor="text1"/>
          <w:sz w:val="22"/>
          <w:szCs w:val="22"/>
          <w:lang w:eastAsia="zh-CN"/>
        </w:rPr>
        <mc:AlternateContent>
          <mc:Choice Requires="wps">
            <w:drawing>
              <wp:anchor distT="57150" distB="57150" distL="57150" distR="57150" simplePos="0" relativeHeight="251664384" behindDoc="0" locked="0" layoutInCell="1" allowOverlap="1">
                <wp:simplePos x="0" y="0"/>
                <wp:positionH relativeFrom="column">
                  <wp:posOffset>-665480</wp:posOffset>
                </wp:positionH>
                <wp:positionV relativeFrom="line">
                  <wp:posOffset>563880</wp:posOffset>
                </wp:positionV>
                <wp:extent cx="3420110" cy="3790950"/>
                <wp:effectExtent l="0" t="0" r="8890" b="0"/>
                <wp:wrapSquare wrapText="bothSides"/>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110" cy="3790950"/>
                        </a:xfrm>
                        <a:prstGeom prst="rect">
                          <a:avLst/>
                        </a:prstGeom>
                        <a:noFill/>
                        <a:ln>
                          <a:noFill/>
                        </a:ln>
                      </wps:spPr>
                      <wps:txbx>
                        <w:txbxContent>
                          <w:p w14:paraId="7D066CFB" w14:textId="77777777" w:rsidR="0057420F" w:rsidRDefault="004B6417">
                            <w:pPr>
                              <w:pStyle w:val="Af1"/>
                              <w:spacing w:line="380" w:lineRule="exact"/>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甲方</w:t>
                            </w:r>
                            <w:r>
                              <w:rPr>
                                <w:rFonts w:ascii="Times New Roman" w:eastAsia="宋体" w:hAnsi="Times New Roman" w:cs="Times New Roman"/>
                                <w:color w:val="000000" w:themeColor="text1"/>
                                <w:sz w:val="22"/>
                                <w:szCs w:val="22"/>
                                <w:highlight w:val="yellow"/>
                              </w:rPr>
                              <w:t>1</w:t>
                            </w:r>
                            <w:r>
                              <w:rPr>
                                <w:rFonts w:ascii="Times New Roman" w:eastAsia="宋体" w:hAnsi="Times New Roman" w:cs="Times New Roman" w:hint="default"/>
                                <w:color w:val="000000" w:themeColor="text1"/>
                                <w:sz w:val="22"/>
                                <w:szCs w:val="22"/>
                                <w:highlight w:val="yellow"/>
                                <w:lang w:val="zh-TW"/>
                              </w:rPr>
                              <w:t>：</w:t>
                            </w:r>
                            <w:r>
                              <w:rPr>
                                <w:rFonts w:ascii="Times New Roman" w:eastAsia="宋体" w:hAnsi="Times New Roman" w:cs="Times New Roman"/>
                                <w:color w:val="000000" w:themeColor="text1"/>
                                <w:sz w:val="22"/>
                                <w:szCs w:val="22"/>
                                <w:lang w:val="zh-TW"/>
                              </w:rPr>
                              <w:t>Curanex Pharmaceuticals Inc</w:t>
                            </w:r>
                          </w:p>
                          <w:p w14:paraId="7A8FE1A0" w14:textId="77777777" w:rsidR="0057420F" w:rsidRDefault="004B6417">
                            <w:pPr>
                              <w:pStyle w:val="Af1"/>
                              <w:tabs>
                                <w:tab w:val="left" w:pos="6990"/>
                              </w:tabs>
                              <w:spacing w:line="360" w:lineRule="auto"/>
                              <w:ind w:firstLineChars="200" w:firstLine="440"/>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（盖章）</w:t>
                            </w:r>
                          </w:p>
                          <w:p w14:paraId="7CCFAE7B" w14:textId="77777777" w:rsidR="0057420F" w:rsidRDefault="0057420F">
                            <w:pPr>
                              <w:pStyle w:val="Af1"/>
                              <w:tabs>
                                <w:tab w:val="left" w:pos="6990"/>
                              </w:tabs>
                              <w:spacing w:line="360" w:lineRule="auto"/>
                              <w:rPr>
                                <w:rFonts w:ascii="Times New Roman" w:eastAsia="宋体" w:hAnsi="Times New Roman" w:cs="Times New Roman" w:hint="default"/>
                                <w:color w:val="000000" w:themeColor="text1"/>
                                <w:sz w:val="22"/>
                                <w:szCs w:val="22"/>
                                <w:highlight w:val="yellow"/>
                                <w:lang w:val="zh-TW"/>
                              </w:rPr>
                            </w:pPr>
                          </w:p>
                          <w:p w14:paraId="4665B286" w14:textId="77777777" w:rsidR="0057420F" w:rsidRDefault="004B6417">
                            <w:pPr>
                              <w:pStyle w:val="Af1"/>
                              <w:tabs>
                                <w:tab w:val="left" w:pos="6990"/>
                              </w:tabs>
                              <w:spacing w:line="360" w:lineRule="auto"/>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甲方代表：</w:t>
                            </w:r>
                          </w:p>
                          <w:p w14:paraId="467E92AD" w14:textId="77777777" w:rsidR="0057420F" w:rsidRDefault="004B6417">
                            <w:pPr>
                              <w:pStyle w:val="Af1"/>
                              <w:tabs>
                                <w:tab w:val="left" w:pos="6990"/>
                              </w:tabs>
                              <w:spacing w:line="360" w:lineRule="auto"/>
                              <w:ind w:firstLine="1419"/>
                              <w:rPr>
                                <w:rFonts w:ascii="Times New Roman" w:eastAsia="宋体" w:hAnsi="Times New Roman" w:cs="Times New Roman" w:hint="default"/>
                                <w:color w:val="000000" w:themeColor="text1"/>
                                <w:sz w:val="22"/>
                                <w:szCs w:val="22"/>
                                <w:highlight w:val="yellow"/>
                                <w:lang w:val="zh-TW"/>
                              </w:rPr>
                            </w:pPr>
                            <w:r>
                              <w:rPr>
                                <w:rFonts w:ascii="Times New Roman" w:hAnsi="Times New Roman" w:cs="Times New Roman" w:hint="default"/>
                                <w:sz w:val="22"/>
                                <w:szCs w:val="22"/>
                                <w:highlight w:val="yellow"/>
                              </w:rPr>
                              <w:t>20</w:t>
                            </w:r>
                            <w:r>
                              <w:rPr>
                                <w:rFonts w:ascii="Times New Roman" w:hAnsi="Times New Roman" w:cs="Times New Roman"/>
                                <w:sz w:val="22"/>
                                <w:szCs w:val="22"/>
                                <w:highlight w:val="yellow"/>
                              </w:rPr>
                              <w:t>25</w:t>
                            </w:r>
                            <w:r>
                              <w:rPr>
                                <w:rFonts w:ascii="Times New Roman" w:eastAsia="宋体" w:hAnsi="Times New Roman" w:cs="Times New Roman" w:hint="default"/>
                                <w:color w:val="000000" w:themeColor="text1"/>
                                <w:sz w:val="22"/>
                                <w:szCs w:val="22"/>
                                <w:highlight w:val="yellow"/>
                                <w:lang w:val="zh-TW"/>
                              </w:rPr>
                              <w:t>年</w:t>
                            </w:r>
                            <w:r>
                              <w:rPr>
                                <w:rFonts w:ascii="Times New Roman" w:eastAsia="宋体" w:hAnsi="Times New Roman" w:cs="Times New Roman"/>
                                <w:color w:val="000000" w:themeColor="text1"/>
                                <w:sz w:val="22"/>
                                <w:szCs w:val="22"/>
                                <w:highlight w:val="yellow"/>
                                <w:lang w:val="zh-TW"/>
                              </w:rPr>
                              <w:t>0</w:t>
                            </w:r>
                            <w:r>
                              <w:rPr>
                                <w:rFonts w:ascii="Times New Roman" w:eastAsia="宋体" w:hAnsi="Times New Roman" w:cs="Times New Roman"/>
                                <w:color w:val="000000" w:themeColor="text1"/>
                                <w:sz w:val="22"/>
                                <w:szCs w:val="22"/>
                                <w:highlight w:val="yellow"/>
                              </w:rPr>
                              <w:t>5</w:t>
                            </w:r>
                            <w:r>
                              <w:rPr>
                                <w:rFonts w:ascii="Times New Roman" w:eastAsia="宋体" w:hAnsi="Times New Roman" w:cs="Times New Roman" w:hint="default"/>
                                <w:color w:val="000000" w:themeColor="text1"/>
                                <w:sz w:val="22"/>
                                <w:szCs w:val="22"/>
                                <w:highlight w:val="yellow"/>
                                <w:lang w:val="zh-TW"/>
                              </w:rPr>
                              <w:t>月</w:t>
                            </w:r>
                            <w:r>
                              <w:rPr>
                                <w:rFonts w:ascii="Times New Roman" w:eastAsia="宋体" w:hAnsi="Times New Roman" w:cs="Times New Roman"/>
                                <w:color w:val="000000" w:themeColor="text1"/>
                                <w:sz w:val="22"/>
                                <w:szCs w:val="22"/>
                                <w:highlight w:val="yellow"/>
                              </w:rPr>
                              <w:t>15</w:t>
                            </w:r>
                            <w:r>
                              <w:rPr>
                                <w:rFonts w:ascii="Times New Roman" w:eastAsia="宋体" w:hAnsi="Times New Roman" w:cs="Times New Roman" w:hint="default"/>
                                <w:color w:val="000000" w:themeColor="text1"/>
                                <w:sz w:val="22"/>
                                <w:szCs w:val="22"/>
                                <w:highlight w:val="yellow"/>
                                <w:lang w:val="zh-TW"/>
                              </w:rPr>
                              <w:t>日</w:t>
                            </w:r>
                          </w:p>
                          <w:p w14:paraId="00CDC214" w14:textId="77777777" w:rsidR="0057420F" w:rsidRDefault="004B6417">
                            <w:pPr>
                              <w:pStyle w:val="Af1"/>
                              <w:tabs>
                                <w:tab w:val="left" w:pos="6990"/>
                              </w:tabs>
                              <w:spacing w:line="360" w:lineRule="auto"/>
                              <w:ind w:left="6820" w:hanging="6820"/>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rPr>
                              <w:t>付款单位：</w:t>
                            </w:r>
                            <w:r>
                              <w:rPr>
                                <w:rFonts w:ascii="Times New Roman" w:eastAsia="宋体" w:hAnsi="Times New Roman" w:cs="Times New Roman"/>
                                <w:color w:val="000000" w:themeColor="text1"/>
                                <w:sz w:val="22"/>
                                <w:szCs w:val="22"/>
                                <w:highlight w:val="yellow"/>
                                <w:lang w:val="zh-TW"/>
                              </w:rPr>
                              <w:t xml:space="preserve"> </w:t>
                            </w:r>
                          </w:p>
                          <w:p w14:paraId="709B3AD3" w14:textId="77777777" w:rsidR="0057420F" w:rsidRDefault="004B6417">
                            <w:pPr>
                              <w:pStyle w:val="Af1"/>
                              <w:tabs>
                                <w:tab w:val="left" w:pos="6990"/>
                              </w:tabs>
                              <w:spacing w:line="360" w:lineRule="auto"/>
                              <w:ind w:left="6820" w:hanging="6820"/>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color w:val="000000" w:themeColor="text1"/>
                                <w:sz w:val="22"/>
                                <w:szCs w:val="22"/>
                                <w:lang w:val="zh-TW"/>
                              </w:rPr>
                              <w:t>Curanex Pharmaceuticals Inc</w:t>
                            </w:r>
                          </w:p>
                          <w:p w14:paraId="0E2CAE63" w14:textId="77777777" w:rsidR="0057420F" w:rsidRDefault="004B6417">
                            <w:pPr>
                              <w:pStyle w:val="Af1"/>
                              <w:tabs>
                                <w:tab w:val="left" w:pos="6990"/>
                              </w:tabs>
                              <w:spacing w:line="360" w:lineRule="auto"/>
                              <w:ind w:left="6820" w:hanging="6820"/>
                              <w:rPr>
                                <w:rFonts w:ascii="Times New Roman" w:eastAsia="宋体" w:hAnsi="Times New Roman" w:cs="Times New Roman" w:hint="default"/>
                                <w:color w:val="000000" w:themeColor="text1"/>
                                <w:sz w:val="22"/>
                                <w:szCs w:val="22"/>
                                <w:highlight w:val="yellow"/>
                                <w:lang w:val="zh-TW"/>
                              </w:rPr>
                            </w:pPr>
                            <w:proofErr w:type="gramStart"/>
                            <w:r>
                              <w:rPr>
                                <w:rFonts w:ascii="Times New Roman" w:eastAsia="宋体" w:hAnsi="Times New Roman" w:cs="Times New Roman" w:hint="default"/>
                                <w:color w:val="000000" w:themeColor="text1"/>
                                <w:sz w:val="22"/>
                                <w:szCs w:val="22"/>
                                <w:highlight w:val="yellow"/>
                                <w:lang w:val="zh-TW"/>
                              </w:rPr>
                              <w:t>帐号</w:t>
                            </w:r>
                            <w:proofErr w:type="gramEnd"/>
                            <w:r>
                              <w:rPr>
                                <w:rFonts w:ascii="Times New Roman" w:eastAsia="宋体" w:hAnsi="Times New Roman" w:cs="Times New Roman" w:hint="default"/>
                                <w:color w:val="000000" w:themeColor="text1"/>
                                <w:sz w:val="22"/>
                                <w:szCs w:val="22"/>
                                <w:highlight w:val="yellow"/>
                                <w:lang w:val="zh-TW"/>
                              </w:rPr>
                              <w:t>：</w:t>
                            </w:r>
                          </w:p>
                          <w:p w14:paraId="632AC309" w14:textId="77777777" w:rsidR="0057420F" w:rsidRDefault="004B6417">
                            <w:pPr>
                              <w:pStyle w:val="Af1"/>
                              <w:tabs>
                                <w:tab w:val="left" w:pos="4320"/>
                                <w:tab w:val="left" w:pos="4500"/>
                                <w:tab w:val="left" w:pos="6990"/>
                              </w:tabs>
                              <w:spacing w:line="360" w:lineRule="auto"/>
                              <w:ind w:left="1078" w:hanging="1078"/>
                              <w:rPr>
                                <w:rFonts w:ascii="Times New Roman"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eastAsia="zh-TW"/>
                              </w:rPr>
                              <w:t>开户银行：</w:t>
                            </w:r>
                          </w:p>
                          <w:p w14:paraId="7A891D83" w14:textId="77777777" w:rsidR="0057420F" w:rsidRDefault="004B6417">
                            <w:pPr>
                              <w:pStyle w:val="Af1"/>
                              <w:tabs>
                                <w:tab w:val="left" w:pos="6990"/>
                              </w:tabs>
                              <w:spacing w:line="360" w:lineRule="auto"/>
                              <w:rPr>
                                <w:rFonts w:ascii="Times New Roman" w:hAnsi="Times New Roman" w:cs="Times New Roman" w:hint="default"/>
                                <w:color w:val="000000" w:themeColor="text1"/>
                                <w:sz w:val="22"/>
                                <w:szCs w:val="22"/>
                                <w:highlight w:val="yellow"/>
                              </w:rPr>
                            </w:pPr>
                            <w:r>
                              <w:rPr>
                                <w:rFonts w:ascii="Times New Roman" w:eastAsia="宋体" w:hAnsi="Times New Roman" w:cs="Times New Roman" w:hint="default"/>
                                <w:color w:val="000000" w:themeColor="text1"/>
                                <w:sz w:val="22"/>
                                <w:szCs w:val="22"/>
                                <w:highlight w:val="yellow"/>
                                <w:lang w:val="zh-TW" w:eastAsia="zh-TW"/>
                              </w:rPr>
                              <w:t>纳税人识别号：</w:t>
                            </w:r>
                          </w:p>
                          <w:p w14:paraId="793E2458" w14:textId="77777777" w:rsidR="0057420F" w:rsidRDefault="004B6417">
                            <w:pPr>
                              <w:pStyle w:val="Af1"/>
                              <w:tabs>
                                <w:tab w:val="left" w:pos="6990"/>
                              </w:tabs>
                              <w:spacing w:line="360" w:lineRule="auto"/>
                              <w:rPr>
                                <w:rFonts w:ascii="Times New Roman" w:eastAsia="宋体" w:hAnsi="Times New Roman" w:cs="Times New Roman" w:hint="default"/>
                                <w:color w:val="000000" w:themeColor="text1"/>
                                <w:sz w:val="22"/>
                                <w:szCs w:val="22"/>
                                <w:highlight w:val="yellow"/>
                                <w:lang w:val="zh-TW"/>
                              </w:rPr>
                            </w:pPr>
                            <w:r>
                              <w:rPr>
                                <w:rFonts w:ascii="Times New Roman" w:eastAsia="宋体" w:hAnsi="Times New Roman" w:cs="Times New Roman" w:hint="default"/>
                                <w:color w:val="000000" w:themeColor="text1"/>
                                <w:sz w:val="22"/>
                                <w:szCs w:val="22"/>
                                <w:highlight w:val="yellow"/>
                                <w:lang w:val="zh-TW" w:eastAsia="zh-TW"/>
                              </w:rPr>
                              <w:t>地址：</w:t>
                            </w:r>
                          </w:p>
                          <w:p w14:paraId="60054A9D" w14:textId="77777777" w:rsidR="0057420F" w:rsidRDefault="004B6417">
                            <w:pPr>
                              <w:pStyle w:val="Af1"/>
                              <w:tabs>
                                <w:tab w:val="left" w:pos="6990"/>
                              </w:tabs>
                              <w:spacing w:line="360" w:lineRule="auto"/>
                              <w:rPr>
                                <w:rFonts w:ascii="Times New Roman" w:hAnsi="Times New Roman" w:cs="Times New Roman" w:hint="default"/>
                                <w:color w:val="000000" w:themeColor="text1"/>
                                <w:sz w:val="22"/>
                                <w:szCs w:val="22"/>
                                <w:highlight w:val="yellow"/>
                              </w:rPr>
                            </w:pPr>
                            <w:r>
                              <w:rPr>
                                <w:rFonts w:ascii="Times New Roman" w:eastAsia="宋体" w:hAnsi="Times New Roman" w:cs="Times New Roman" w:hint="default"/>
                                <w:color w:val="000000" w:themeColor="text1"/>
                                <w:sz w:val="22"/>
                                <w:szCs w:val="22"/>
                                <w:highlight w:val="yellow"/>
                                <w:lang w:val="zh-TW" w:eastAsia="zh-TW"/>
                              </w:rPr>
                              <w:t>电话</w:t>
                            </w:r>
                            <w:r>
                              <w:rPr>
                                <w:rFonts w:ascii="Times New Roman" w:eastAsia="宋体" w:hAnsi="Times New Roman" w:cs="Times New Roman" w:hint="default"/>
                                <w:color w:val="000000" w:themeColor="text1"/>
                                <w:highlight w:val="yellow"/>
                                <w:lang w:val="zh-TW" w:eastAsia="zh-TW"/>
                              </w:rPr>
                              <w:t>：</w:t>
                            </w:r>
                          </w:p>
                          <w:p w14:paraId="460C529C" w14:textId="77777777" w:rsidR="0057420F" w:rsidRDefault="004B6417">
                            <w:pPr>
                              <w:pStyle w:val="Af1"/>
                              <w:tabs>
                                <w:tab w:val="left" w:pos="6990"/>
                              </w:tabs>
                              <w:spacing w:line="360" w:lineRule="auto"/>
                              <w:rPr>
                                <w:rFonts w:ascii="Times New Roman" w:hAnsi="Times New Roman" w:cs="Times New Roman" w:hint="default"/>
                              </w:rPr>
                            </w:pPr>
                            <w:r>
                              <w:rPr>
                                <w:rFonts w:ascii="Times New Roman" w:eastAsia="宋体" w:hAnsi="Times New Roman" w:cs="Times New Roman" w:hint="default"/>
                                <w:color w:val="000000" w:themeColor="text1"/>
                                <w:highlight w:val="yellow"/>
                                <w:lang w:val="zh-TW" w:eastAsia="zh-TW"/>
                              </w:rPr>
                              <w:t>传真：</w:t>
                            </w:r>
                          </w:p>
                        </w:txbxContent>
                      </wps:txbx>
                      <wps:bodyPr rot="0" vert="horz" wrap="square" lIns="45720" tIns="45720" rIns="45720" bIns="45720" anchor="t" anchorCtr="0" upright="1">
                        <a:noAutofit/>
                      </wps:bodyPr>
                    </wps:wsp>
                  </a:graphicData>
                </a:graphic>
              </wp:anchor>
            </w:drawing>
          </mc:Choice>
          <mc:Fallback xmlns:wpsCustomData="http://www.wps.cn/officeDocument/2013/wpsCustomData">
            <w:pict>
              <v:rect id="Rectangle 3" o:spid="_x0000_s1026" o:spt="1" style="position:absolute;left:0pt;margin-left:-52.4pt;margin-top:44.4pt;height:298.5pt;width:269.3pt;mso-position-vertical-relative:line;mso-wrap-distance-bottom:4.5pt;mso-wrap-distance-left:4.5pt;mso-wrap-distance-right:4.5pt;mso-wrap-distance-top:4.5pt;z-index:251664384;mso-width-relative:page;mso-height-relative:page;" filled="f" stroked="f" coordsize="21600,21600" o:gfxdata="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wKjnw2QAAAAsBAAAPAAAAAAAAAAEAIAAAACIAAABkcnMvZG93&#10;bnJldi54bWxQSwECFAAUAAAACACHTuJADigj+v8BAAAMBAAADgAAAAAAAAABACAAAAAoAQAAZHJz&#10;L2Uyb0RvYy54bWxQSwUGAAAAAAYABgBZAQAAmQUAAAAA&#10;">
                <v:fill on="f" focussize="0,0"/>
                <v:stroke on="f"/>
                <v:imagedata o:title=""/>
                <o:lock v:ext="edit" aspectratio="f"/>
                <v:textbox inset="1.27mm,1.27mm,1.27mm,1.27mm">
                  <w:txbxContent>
                    <w:p w14:paraId="7D066CFB">
                      <w:pPr>
                        <w:pStyle w:val="15"/>
                        <w:spacing w:line="380" w:lineRule="exact"/>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甲方</w:t>
                      </w:r>
                      <w:r>
                        <w:rPr>
                          <w:rFonts w:ascii="Times New Roman" w:hAnsi="Times New Roman" w:eastAsia="宋体" w:cs="Times New Roman"/>
                          <w:color w:val="000000" w:themeColor="text1"/>
                          <w:sz w:val="22"/>
                          <w:szCs w:val="22"/>
                          <w:highlight w:val="yellow"/>
                          <w14:textFill>
                            <w14:solidFill>
                              <w14:schemeClr w14:val="tx1"/>
                            </w14:solidFill>
                          </w14:textFill>
                        </w:rPr>
                        <w:t>1</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w:t>
                      </w:r>
                      <w:r>
                        <w:rPr>
                          <w:rFonts w:ascii="Times New Roman" w:hAnsi="Times New Roman" w:eastAsia="宋体" w:cs="Times New Roman"/>
                          <w:color w:val="000000" w:themeColor="text1"/>
                          <w:sz w:val="22"/>
                          <w:szCs w:val="22"/>
                          <w:lang w:val="zh-TW"/>
                          <w14:textFill>
                            <w14:solidFill>
                              <w14:schemeClr w14:val="tx1"/>
                            </w14:solidFill>
                          </w14:textFill>
                        </w:rPr>
                        <w:t>Curanex Pharmaceuticals Inc</w:t>
                      </w:r>
                    </w:p>
                    <w:p w14:paraId="7A8FE1A0">
                      <w:pPr>
                        <w:pStyle w:val="15"/>
                        <w:tabs>
                          <w:tab w:val="left" w:pos="6990"/>
                        </w:tabs>
                        <w:spacing w:line="360" w:lineRule="auto"/>
                        <w:ind w:firstLine="440" w:firstLineChars="200"/>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（盖章）</w:t>
                      </w:r>
                    </w:p>
                    <w:p w14:paraId="7CCFAE7B">
                      <w:pPr>
                        <w:pStyle w:val="15"/>
                        <w:tabs>
                          <w:tab w:val="left" w:pos="6990"/>
                        </w:tabs>
                        <w:spacing w:line="360" w:lineRule="auto"/>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p>
                    <w:p w14:paraId="4665B286">
                      <w:pPr>
                        <w:pStyle w:val="15"/>
                        <w:tabs>
                          <w:tab w:val="left" w:pos="6990"/>
                        </w:tabs>
                        <w:spacing w:line="360" w:lineRule="auto"/>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甲方代表：</w:t>
                      </w:r>
                    </w:p>
                    <w:p w14:paraId="467E92AD">
                      <w:pPr>
                        <w:pStyle w:val="15"/>
                        <w:tabs>
                          <w:tab w:val="left" w:pos="6990"/>
                        </w:tabs>
                        <w:spacing w:line="360" w:lineRule="auto"/>
                        <w:ind w:firstLine="1419"/>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cs="Times New Roman"/>
                          <w:sz w:val="22"/>
                          <w:szCs w:val="22"/>
                          <w:highlight w:val="yellow"/>
                        </w:rPr>
                        <w:t>20</w:t>
                      </w:r>
                      <w:r>
                        <w:rPr>
                          <w:rFonts w:ascii="Times New Roman" w:hAnsi="Times New Roman" w:cs="Times New Roman"/>
                          <w:sz w:val="22"/>
                          <w:szCs w:val="22"/>
                          <w:highlight w:val="yellow"/>
                        </w:rPr>
                        <w:t>25</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年</w:t>
                      </w:r>
                      <w:r>
                        <w:rPr>
                          <w:rFonts w:ascii="Times New Roman" w:hAnsi="Times New Roman" w:eastAsia="宋体" w:cs="Times New Roman"/>
                          <w:color w:val="000000" w:themeColor="text1"/>
                          <w:sz w:val="22"/>
                          <w:szCs w:val="22"/>
                          <w:highlight w:val="yellow"/>
                          <w:lang w:val="zh-TW"/>
                          <w14:textFill>
                            <w14:solidFill>
                              <w14:schemeClr w14:val="tx1"/>
                            </w14:solidFill>
                          </w14:textFill>
                        </w:rPr>
                        <w:t>0</w:t>
                      </w:r>
                      <w:r>
                        <w:rPr>
                          <w:rFonts w:ascii="Times New Roman" w:hAnsi="Times New Roman" w:eastAsia="宋体" w:cs="Times New Roman"/>
                          <w:color w:val="000000" w:themeColor="text1"/>
                          <w:sz w:val="22"/>
                          <w:szCs w:val="22"/>
                          <w:highlight w:val="yellow"/>
                          <w14:textFill>
                            <w14:solidFill>
                              <w14:schemeClr w14:val="tx1"/>
                            </w14:solidFill>
                          </w14:textFill>
                        </w:rPr>
                        <w:t>5</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月</w:t>
                      </w:r>
                      <w:r>
                        <w:rPr>
                          <w:rFonts w:ascii="Times New Roman" w:hAnsi="Times New Roman" w:eastAsia="宋体" w:cs="Times New Roman"/>
                          <w:color w:val="000000" w:themeColor="text1"/>
                          <w:sz w:val="22"/>
                          <w:szCs w:val="22"/>
                          <w:highlight w:val="yellow"/>
                          <w14:textFill>
                            <w14:solidFill>
                              <w14:schemeClr w14:val="tx1"/>
                            </w14:solidFill>
                          </w14:textFill>
                        </w:rPr>
                        <w:t>15</w:t>
                      </w: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日</w:t>
                      </w:r>
                    </w:p>
                    <w:p w14:paraId="00CDC214">
                      <w:pPr>
                        <w:pStyle w:val="15"/>
                        <w:tabs>
                          <w:tab w:val="left" w:pos="6990"/>
                        </w:tabs>
                        <w:spacing w:line="360" w:lineRule="auto"/>
                        <w:ind w:left="6820" w:hanging="6820"/>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付款单位：</w:t>
                      </w:r>
                      <w:r>
                        <w:rPr>
                          <w:rFonts w:ascii="Times New Roman" w:hAnsi="Times New Roman" w:eastAsia="宋体" w:cs="Times New Roman"/>
                          <w:color w:val="000000" w:themeColor="text1"/>
                          <w:sz w:val="22"/>
                          <w:szCs w:val="22"/>
                          <w:highlight w:val="yellow"/>
                          <w:lang w:val="zh-TW"/>
                          <w14:textFill>
                            <w14:solidFill>
                              <w14:schemeClr w14:val="tx1"/>
                            </w14:solidFill>
                          </w14:textFill>
                        </w:rPr>
                        <w:t xml:space="preserve"> </w:t>
                      </w:r>
                    </w:p>
                    <w:p w14:paraId="709B3AD3">
                      <w:pPr>
                        <w:pStyle w:val="15"/>
                        <w:tabs>
                          <w:tab w:val="left" w:pos="6990"/>
                        </w:tabs>
                        <w:spacing w:line="360" w:lineRule="auto"/>
                        <w:ind w:left="6820" w:hanging="6820"/>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ascii="Times New Roman" w:hAnsi="Times New Roman" w:eastAsia="宋体" w:cs="Times New Roman"/>
                          <w:color w:val="000000" w:themeColor="text1"/>
                          <w:sz w:val="22"/>
                          <w:szCs w:val="22"/>
                          <w:lang w:val="zh-TW"/>
                          <w14:textFill>
                            <w14:solidFill>
                              <w14:schemeClr w14:val="tx1"/>
                            </w14:solidFill>
                          </w14:textFill>
                        </w:rPr>
                        <w:t>Curanex Pharmaceuticals Inc</w:t>
                      </w:r>
                    </w:p>
                    <w:p w14:paraId="0E2CAE63">
                      <w:pPr>
                        <w:pStyle w:val="15"/>
                        <w:tabs>
                          <w:tab w:val="left" w:pos="6990"/>
                        </w:tabs>
                        <w:spacing w:line="360" w:lineRule="auto"/>
                        <w:ind w:left="6820" w:hanging="6820"/>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t>帐号：</w:t>
                      </w:r>
                    </w:p>
                    <w:p w14:paraId="632AC309">
                      <w:pPr>
                        <w:pStyle w:val="15"/>
                        <w:tabs>
                          <w:tab w:val="left" w:pos="4320"/>
                          <w:tab w:val="left" w:pos="4500"/>
                          <w:tab w:val="left" w:pos="6990"/>
                        </w:tabs>
                        <w:spacing w:line="360" w:lineRule="auto"/>
                        <w:ind w:left="1078" w:hanging="1078"/>
                        <w:rPr>
                          <w:rFonts w:hint="default" w:ascii="Times New Roman" w:hAnsi="Times New Roman"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eastAsia="zh-TW"/>
                          <w14:textFill>
                            <w14:solidFill>
                              <w14:schemeClr w14:val="tx1"/>
                            </w14:solidFill>
                          </w14:textFill>
                        </w:rPr>
                        <w:t>开户银行：</w:t>
                      </w:r>
                    </w:p>
                    <w:p w14:paraId="7A891D83">
                      <w:pPr>
                        <w:pStyle w:val="15"/>
                        <w:tabs>
                          <w:tab w:val="left" w:pos="6990"/>
                        </w:tabs>
                        <w:spacing w:line="360" w:lineRule="auto"/>
                        <w:rPr>
                          <w:rFonts w:hint="default" w:ascii="Times New Roman" w:hAnsi="Times New Roman" w:cs="Times New Roman"/>
                          <w:color w:val="000000" w:themeColor="text1"/>
                          <w:sz w:val="22"/>
                          <w:szCs w:val="22"/>
                          <w:highlight w:val="yello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eastAsia="zh-TW"/>
                          <w14:textFill>
                            <w14:solidFill>
                              <w14:schemeClr w14:val="tx1"/>
                            </w14:solidFill>
                          </w14:textFill>
                        </w:rPr>
                        <w:t>纳税人识别号：</w:t>
                      </w:r>
                    </w:p>
                    <w:p w14:paraId="793E2458">
                      <w:pPr>
                        <w:pStyle w:val="15"/>
                        <w:tabs>
                          <w:tab w:val="left" w:pos="6990"/>
                        </w:tabs>
                        <w:spacing w:line="360" w:lineRule="auto"/>
                        <w:rPr>
                          <w:rFonts w:hint="default" w:ascii="Times New Roman" w:hAnsi="Times New Roman" w:eastAsia="宋体" w:cs="Times New Roman"/>
                          <w:color w:val="000000" w:themeColor="text1"/>
                          <w:sz w:val="22"/>
                          <w:szCs w:val="22"/>
                          <w:highlight w:val="yellow"/>
                          <w:lang w:val="zh-T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eastAsia="zh-TW"/>
                          <w14:textFill>
                            <w14:solidFill>
                              <w14:schemeClr w14:val="tx1"/>
                            </w14:solidFill>
                          </w14:textFill>
                        </w:rPr>
                        <w:t>地址：</w:t>
                      </w:r>
                    </w:p>
                    <w:p w14:paraId="60054A9D">
                      <w:pPr>
                        <w:pStyle w:val="15"/>
                        <w:tabs>
                          <w:tab w:val="left" w:pos="6990"/>
                        </w:tabs>
                        <w:spacing w:line="360" w:lineRule="auto"/>
                        <w:rPr>
                          <w:rFonts w:hint="default" w:ascii="Times New Roman" w:hAnsi="Times New Roman" w:cs="Times New Roman"/>
                          <w:color w:val="000000" w:themeColor="text1"/>
                          <w:sz w:val="22"/>
                          <w:szCs w:val="22"/>
                          <w:highlight w:val="yellow"/>
                          <w14:textFill>
                            <w14:solidFill>
                              <w14:schemeClr w14:val="tx1"/>
                            </w14:solidFill>
                          </w14:textFill>
                        </w:rPr>
                      </w:pPr>
                      <w:r>
                        <w:rPr>
                          <w:rFonts w:hint="default" w:ascii="Times New Roman" w:hAnsi="Times New Roman" w:eastAsia="宋体" w:cs="Times New Roman"/>
                          <w:color w:val="000000" w:themeColor="text1"/>
                          <w:sz w:val="22"/>
                          <w:szCs w:val="22"/>
                          <w:highlight w:val="yellow"/>
                          <w:lang w:val="zh-TW" w:eastAsia="zh-TW"/>
                          <w14:textFill>
                            <w14:solidFill>
                              <w14:schemeClr w14:val="tx1"/>
                            </w14:solidFill>
                          </w14:textFill>
                        </w:rPr>
                        <w:t>电话</w:t>
                      </w:r>
                      <w:r>
                        <w:rPr>
                          <w:rFonts w:hint="default" w:ascii="Times New Roman" w:hAnsi="Times New Roman" w:eastAsia="宋体" w:cs="Times New Roman"/>
                          <w:color w:val="000000" w:themeColor="text1"/>
                          <w:highlight w:val="yellow"/>
                          <w:lang w:val="zh-TW" w:eastAsia="zh-TW"/>
                          <w14:textFill>
                            <w14:solidFill>
                              <w14:schemeClr w14:val="tx1"/>
                            </w14:solidFill>
                          </w14:textFill>
                        </w:rPr>
                        <w:t>：</w:t>
                      </w:r>
                    </w:p>
                    <w:p w14:paraId="460C529C">
                      <w:pPr>
                        <w:pStyle w:val="15"/>
                        <w:tabs>
                          <w:tab w:val="left" w:pos="6990"/>
                        </w:tabs>
                        <w:spacing w:line="360" w:lineRule="auto"/>
                        <w:rPr>
                          <w:rFonts w:hint="default" w:ascii="Times New Roman" w:hAnsi="Times New Roman" w:cs="Times New Roman"/>
                        </w:rPr>
                      </w:pPr>
                      <w:r>
                        <w:rPr>
                          <w:rFonts w:hint="default" w:ascii="Times New Roman" w:hAnsi="Times New Roman" w:eastAsia="宋体" w:cs="Times New Roman"/>
                          <w:color w:val="000000" w:themeColor="text1"/>
                          <w:highlight w:val="yellow"/>
                          <w:lang w:val="zh-TW" w:eastAsia="zh-TW"/>
                          <w14:textFill>
                            <w14:solidFill>
                              <w14:schemeClr w14:val="tx1"/>
                            </w14:solidFill>
                          </w14:textFill>
                        </w:rPr>
                        <w:t>传真：</w:t>
                      </w:r>
                    </w:p>
                  </w:txbxContent>
                </v:textbox>
                <w10:wrap type="square"/>
              </v:rect>
            </w:pict>
          </mc:Fallback>
        </mc:AlternateContent>
      </w:r>
      <w:r>
        <w:rPr>
          <w:rFonts w:ascii="Arial" w:hAnsi="Arial" w:hint="eastAsia"/>
          <w:color w:val="000000" w:themeColor="text1"/>
          <w:szCs w:val="21"/>
          <w:lang w:eastAsia="zh-CN"/>
        </w:rPr>
        <w:t>——</w:t>
      </w:r>
      <w:proofErr w:type="gramStart"/>
      <w:r>
        <w:rPr>
          <w:rFonts w:ascii="Arial" w:hAnsi="Arial" w:hint="eastAsia"/>
          <w:color w:val="000000" w:themeColor="text1"/>
          <w:szCs w:val="21"/>
          <w:lang w:eastAsia="zh-CN"/>
        </w:rPr>
        <w:t>————————</w:t>
      </w:r>
      <w:proofErr w:type="gramEnd"/>
      <w:r>
        <w:rPr>
          <w:rFonts w:ascii="Arial" w:hAnsi="Arial" w:hint="eastAsia"/>
          <w:color w:val="000000" w:themeColor="text1"/>
          <w:szCs w:val="21"/>
          <w:lang w:eastAsia="zh-CN"/>
        </w:rPr>
        <w:t>（此页无</w:t>
      </w:r>
      <w:r>
        <w:rPr>
          <w:rFonts w:ascii="Arial" w:hAnsi="Arial"/>
          <w:color w:val="000000" w:themeColor="text1"/>
          <w:szCs w:val="21"/>
          <w:lang w:eastAsia="zh-CN"/>
        </w:rPr>
        <w:t>正文，为签署页</w:t>
      </w:r>
      <w:r>
        <w:rPr>
          <w:rFonts w:ascii="Arial" w:hAnsi="Arial" w:hint="eastAsia"/>
          <w:color w:val="000000" w:themeColor="text1"/>
          <w:szCs w:val="21"/>
          <w:lang w:eastAsia="zh-CN"/>
        </w:rPr>
        <w:t>）——</w:t>
      </w:r>
      <w:proofErr w:type="gramStart"/>
      <w:r>
        <w:rPr>
          <w:rFonts w:ascii="Arial" w:hAnsi="Arial" w:hint="eastAsia"/>
          <w:color w:val="000000" w:themeColor="text1"/>
          <w:szCs w:val="21"/>
          <w:lang w:eastAsia="zh-CN"/>
        </w:rPr>
        <w:t>————————</w:t>
      </w:r>
      <w:proofErr w:type="gramEnd"/>
    </w:p>
    <w:p w14:paraId="124126A0" w14:textId="77777777" w:rsidR="0057420F" w:rsidRDefault="0057420F">
      <w:pPr>
        <w:pStyle w:val="Af1"/>
        <w:spacing w:before="100" w:after="100"/>
        <w:rPr>
          <w:rFonts w:ascii="Times New Roman" w:hAnsi="Times New Roman" w:cs="Times New Roman" w:hint="default"/>
          <w:color w:val="000000" w:themeColor="text1"/>
        </w:rPr>
        <w:sectPr w:rsidR="0057420F">
          <w:footerReference w:type="default" r:id="rId10"/>
          <w:pgSz w:w="11900" w:h="16840"/>
          <w:pgMar w:top="1440" w:right="1588" w:bottom="1440" w:left="1588" w:header="851" w:footer="992" w:gutter="0"/>
          <w:pgNumType w:start="1"/>
          <w:cols w:space="720"/>
          <w:titlePg/>
        </w:sectPr>
      </w:pPr>
    </w:p>
    <w:p w14:paraId="45125084" w14:textId="77777777" w:rsidR="0057420F" w:rsidRDefault="004B6417">
      <w:pPr>
        <w:pStyle w:val="Af1"/>
        <w:spacing w:before="100" w:after="100"/>
        <w:rPr>
          <w:rFonts w:ascii="Times New Roman" w:hAnsi="Times New Roman" w:cs="Times New Roman" w:hint="default"/>
          <w:b/>
          <w:bCs/>
          <w:color w:val="000000" w:themeColor="text1"/>
          <w:sz w:val="22"/>
          <w:szCs w:val="22"/>
        </w:rPr>
      </w:pPr>
      <w:r>
        <w:rPr>
          <w:rFonts w:ascii="Times New Roman" w:eastAsia="宋体" w:hAnsi="Times New Roman" w:cs="Times New Roman" w:hint="default"/>
          <w:b/>
          <w:bCs/>
          <w:color w:val="000000" w:themeColor="text1"/>
          <w:sz w:val="22"/>
          <w:szCs w:val="22"/>
          <w:lang w:val="zh-TW" w:eastAsia="zh-TW"/>
        </w:rPr>
        <w:lastRenderedPageBreak/>
        <w:t>附件</w:t>
      </w:r>
      <w:r>
        <w:rPr>
          <w:rFonts w:ascii="Times New Roman" w:hAnsi="Times New Roman" w:cs="Times New Roman" w:hint="default"/>
          <w:b/>
          <w:bCs/>
          <w:color w:val="000000" w:themeColor="text1"/>
          <w:sz w:val="22"/>
          <w:szCs w:val="22"/>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1373"/>
        <w:gridCol w:w="2238"/>
        <w:gridCol w:w="2730"/>
        <w:gridCol w:w="1110"/>
        <w:gridCol w:w="1054"/>
      </w:tblGrid>
      <w:tr w:rsidR="0057420F" w14:paraId="404DD40B" w14:textId="77777777">
        <w:trPr>
          <w:trHeight w:val="605"/>
          <w:jc w:val="center"/>
        </w:trPr>
        <w:tc>
          <w:tcPr>
            <w:tcW w:w="5000" w:type="pct"/>
            <w:gridSpan w:val="6"/>
            <w:tcBorders>
              <w:bottom w:val="single" w:sz="4" w:space="0" w:color="auto"/>
            </w:tcBorders>
            <w:shd w:val="clear" w:color="auto" w:fill="auto"/>
            <w:vAlign w:val="center"/>
          </w:tcPr>
          <w:p w14:paraId="6AA7BEC1" w14:textId="77777777" w:rsidR="0057420F" w:rsidRDefault="004B6417">
            <w:pPr>
              <w:jc w:val="center"/>
              <w:rPr>
                <w:rFonts w:ascii="等线" w:eastAsia="等线" w:hAnsi="等线"/>
                <w:b/>
                <w:sz w:val="21"/>
                <w:szCs w:val="21"/>
                <w:lang w:eastAsia="zh-CN"/>
              </w:rPr>
            </w:pPr>
            <w:r>
              <w:rPr>
                <w:rFonts w:ascii="等线" w:eastAsia="等线" w:hAnsi="等线" w:hint="eastAsia"/>
                <w:b/>
                <w:sz w:val="21"/>
                <w:szCs w:val="21"/>
                <w:lang w:eastAsia="zh-CN"/>
              </w:rPr>
              <w:t>单植物提取物</w:t>
            </w:r>
            <w:r>
              <w:rPr>
                <w:rFonts w:ascii="等线" w:eastAsia="等线" w:hAnsi="等线"/>
                <w:b/>
                <w:sz w:val="21"/>
                <w:szCs w:val="21"/>
                <w:lang w:eastAsia="zh-CN"/>
              </w:rPr>
              <w:t>非临床</w:t>
            </w:r>
            <w:r>
              <w:rPr>
                <w:rFonts w:ascii="等线" w:eastAsia="等线" w:hAnsi="等线" w:hint="eastAsia"/>
                <w:b/>
                <w:sz w:val="21"/>
                <w:szCs w:val="21"/>
                <w:lang w:eastAsia="zh-CN"/>
              </w:rPr>
              <w:t>安全性</w:t>
            </w:r>
            <w:r>
              <w:rPr>
                <w:rFonts w:ascii="等线" w:eastAsia="等线" w:hAnsi="等线"/>
                <w:b/>
                <w:sz w:val="21"/>
                <w:szCs w:val="21"/>
                <w:lang w:eastAsia="zh-CN"/>
              </w:rPr>
              <w:t>研究初步方案和报价</w:t>
            </w:r>
          </w:p>
        </w:tc>
      </w:tr>
      <w:tr w:rsidR="0057420F" w14:paraId="4D56AD44" w14:textId="77777777">
        <w:trPr>
          <w:trHeight w:val="363"/>
          <w:jc w:val="center"/>
        </w:trPr>
        <w:tc>
          <w:tcPr>
            <w:tcW w:w="2284" w:type="pct"/>
            <w:gridSpan w:val="3"/>
            <w:tcBorders>
              <w:bottom w:val="dashSmallGap" w:sz="4" w:space="0" w:color="auto"/>
              <w:right w:val="dashSmallGap" w:sz="4" w:space="0" w:color="auto"/>
            </w:tcBorders>
            <w:shd w:val="clear" w:color="auto" w:fill="auto"/>
            <w:vAlign w:val="center"/>
          </w:tcPr>
          <w:p w14:paraId="04CC9359" w14:textId="77777777" w:rsidR="0057420F" w:rsidRDefault="004B6417">
            <w:pPr>
              <w:ind w:right="400"/>
              <w:rPr>
                <w:rFonts w:ascii="等线" w:eastAsia="等线" w:hAnsi="等线"/>
                <w:sz w:val="21"/>
                <w:szCs w:val="21"/>
                <w:lang w:eastAsia="zh-CN"/>
              </w:rPr>
            </w:pPr>
            <w:r>
              <w:rPr>
                <w:rFonts w:ascii="等线" w:eastAsia="等线" w:hAnsi="等线"/>
                <w:sz w:val="21"/>
                <w:szCs w:val="21"/>
                <w:lang w:eastAsia="zh-CN"/>
              </w:rPr>
              <w:t>客户单位</w:t>
            </w:r>
            <w:r>
              <w:rPr>
                <w:rFonts w:ascii="等线" w:eastAsia="等线" w:hAnsi="等线"/>
                <w:sz w:val="21"/>
                <w:szCs w:val="21"/>
                <w:lang w:eastAsia="zh-CN"/>
              </w:rPr>
              <w:t>/Client</w:t>
            </w:r>
            <w:r>
              <w:rPr>
                <w:rFonts w:ascii="等线" w:eastAsia="等线" w:hAnsi="等线"/>
                <w:sz w:val="21"/>
                <w:szCs w:val="21"/>
                <w:lang w:eastAsia="zh-CN"/>
              </w:rPr>
              <w:t>：</w:t>
            </w:r>
            <w:r>
              <w:rPr>
                <w:rFonts w:ascii="等线" w:eastAsia="等线" w:hAnsi="等线"/>
                <w:sz w:val="21"/>
                <w:szCs w:val="21"/>
                <w:lang w:eastAsia="zh-CN"/>
              </w:rPr>
              <w:t xml:space="preserve"> </w:t>
            </w:r>
          </w:p>
        </w:tc>
        <w:tc>
          <w:tcPr>
            <w:tcW w:w="2715" w:type="pct"/>
            <w:gridSpan w:val="3"/>
            <w:tcBorders>
              <w:left w:val="dashSmallGap" w:sz="4" w:space="0" w:color="auto"/>
              <w:bottom w:val="dashSmallGap" w:sz="4" w:space="0" w:color="auto"/>
            </w:tcBorders>
            <w:shd w:val="clear" w:color="auto" w:fill="auto"/>
            <w:vAlign w:val="center"/>
          </w:tcPr>
          <w:p w14:paraId="373D7FA5" w14:textId="77777777" w:rsidR="0057420F" w:rsidRDefault="004B6417">
            <w:pPr>
              <w:ind w:right="400"/>
              <w:rPr>
                <w:rFonts w:ascii="等线" w:eastAsia="等线" w:hAnsi="等线"/>
                <w:sz w:val="21"/>
                <w:szCs w:val="21"/>
              </w:rPr>
            </w:pPr>
            <w:proofErr w:type="spellStart"/>
            <w:r>
              <w:rPr>
                <w:rFonts w:ascii="等线" w:eastAsia="等线" w:hAnsi="等线"/>
                <w:sz w:val="21"/>
                <w:szCs w:val="21"/>
              </w:rPr>
              <w:t>电话</w:t>
            </w:r>
            <w:proofErr w:type="spellEnd"/>
            <w:r>
              <w:rPr>
                <w:rFonts w:ascii="等线" w:eastAsia="等线" w:hAnsi="等线"/>
                <w:sz w:val="21"/>
                <w:szCs w:val="21"/>
              </w:rPr>
              <w:t>/Tel</w:t>
            </w:r>
            <w:r>
              <w:rPr>
                <w:rFonts w:ascii="等线" w:eastAsia="等线" w:hAnsi="等线"/>
                <w:sz w:val="21"/>
                <w:szCs w:val="21"/>
              </w:rPr>
              <w:t>：</w:t>
            </w:r>
          </w:p>
        </w:tc>
      </w:tr>
      <w:tr w:rsidR="0057420F" w14:paraId="7BA743C0" w14:textId="77777777">
        <w:trPr>
          <w:trHeight w:val="363"/>
          <w:jc w:val="center"/>
        </w:trPr>
        <w:tc>
          <w:tcPr>
            <w:tcW w:w="2284" w:type="pct"/>
            <w:gridSpan w:val="3"/>
            <w:tcBorders>
              <w:top w:val="dashSmallGap" w:sz="4" w:space="0" w:color="auto"/>
              <w:bottom w:val="dashSmallGap" w:sz="4" w:space="0" w:color="auto"/>
              <w:right w:val="dashSmallGap" w:sz="4" w:space="0" w:color="auto"/>
            </w:tcBorders>
            <w:shd w:val="clear" w:color="auto" w:fill="auto"/>
            <w:vAlign w:val="center"/>
          </w:tcPr>
          <w:p w14:paraId="1141D8C1" w14:textId="77777777" w:rsidR="0057420F" w:rsidRDefault="004B6417">
            <w:pPr>
              <w:rPr>
                <w:rFonts w:ascii="等线" w:eastAsia="等线" w:hAnsi="等线"/>
                <w:sz w:val="21"/>
                <w:szCs w:val="21"/>
                <w:lang w:eastAsia="zh-CN"/>
              </w:rPr>
            </w:pPr>
            <w:r>
              <w:rPr>
                <w:rFonts w:ascii="等线" w:eastAsia="等线" w:hAnsi="等线"/>
                <w:sz w:val="21"/>
                <w:szCs w:val="21"/>
                <w:lang w:eastAsia="zh-CN"/>
              </w:rPr>
              <w:t>单位地址</w:t>
            </w:r>
            <w:r>
              <w:rPr>
                <w:rFonts w:ascii="等线" w:eastAsia="等线" w:hAnsi="等线"/>
                <w:sz w:val="21"/>
                <w:szCs w:val="21"/>
                <w:lang w:eastAsia="zh-CN"/>
              </w:rPr>
              <w:t>/Add</w:t>
            </w:r>
            <w:r>
              <w:rPr>
                <w:rFonts w:ascii="等线" w:eastAsia="等线" w:hAnsi="等线"/>
                <w:sz w:val="21"/>
                <w:szCs w:val="21"/>
                <w:lang w:eastAsia="zh-CN"/>
              </w:rPr>
              <w:t>：</w:t>
            </w:r>
            <w:r>
              <w:rPr>
                <w:rFonts w:ascii="等线" w:eastAsia="等线" w:hAnsi="等线"/>
                <w:sz w:val="21"/>
                <w:szCs w:val="21"/>
                <w:lang w:eastAsia="zh-CN"/>
              </w:rPr>
              <w:t xml:space="preserve"> </w:t>
            </w:r>
          </w:p>
        </w:tc>
        <w:tc>
          <w:tcPr>
            <w:tcW w:w="2715" w:type="pct"/>
            <w:gridSpan w:val="3"/>
            <w:tcBorders>
              <w:top w:val="dashSmallGap" w:sz="4" w:space="0" w:color="auto"/>
              <w:left w:val="dashSmallGap" w:sz="4" w:space="0" w:color="auto"/>
              <w:bottom w:val="dashSmallGap" w:sz="4" w:space="0" w:color="auto"/>
            </w:tcBorders>
            <w:shd w:val="clear" w:color="auto" w:fill="auto"/>
            <w:vAlign w:val="center"/>
          </w:tcPr>
          <w:p w14:paraId="26252FCB" w14:textId="77777777" w:rsidR="0057420F" w:rsidRDefault="004B6417">
            <w:pPr>
              <w:rPr>
                <w:rFonts w:ascii="等线" w:eastAsia="等线" w:hAnsi="等线"/>
                <w:sz w:val="21"/>
                <w:szCs w:val="21"/>
                <w:lang w:eastAsia="zh-CN"/>
              </w:rPr>
            </w:pPr>
            <w:proofErr w:type="spellStart"/>
            <w:r>
              <w:rPr>
                <w:rFonts w:ascii="等线" w:eastAsia="等线" w:hAnsi="等线"/>
                <w:sz w:val="21"/>
                <w:szCs w:val="21"/>
              </w:rPr>
              <w:t>手机</w:t>
            </w:r>
            <w:proofErr w:type="spellEnd"/>
            <w:r>
              <w:rPr>
                <w:rFonts w:ascii="等线" w:eastAsia="等线" w:hAnsi="等线"/>
                <w:sz w:val="21"/>
                <w:szCs w:val="21"/>
              </w:rPr>
              <w:t>/Mob</w:t>
            </w:r>
            <w:r>
              <w:rPr>
                <w:rFonts w:ascii="等线" w:eastAsia="等线" w:hAnsi="等线"/>
                <w:sz w:val="21"/>
                <w:szCs w:val="21"/>
              </w:rPr>
              <w:t>：</w:t>
            </w:r>
          </w:p>
        </w:tc>
      </w:tr>
      <w:tr w:rsidR="0057420F" w14:paraId="746A0E28" w14:textId="77777777">
        <w:trPr>
          <w:trHeight w:val="363"/>
          <w:jc w:val="center"/>
        </w:trPr>
        <w:tc>
          <w:tcPr>
            <w:tcW w:w="2284" w:type="pct"/>
            <w:gridSpan w:val="3"/>
            <w:tcBorders>
              <w:top w:val="dashSmallGap" w:sz="4" w:space="0" w:color="auto"/>
              <w:right w:val="dashSmallGap" w:sz="4" w:space="0" w:color="auto"/>
            </w:tcBorders>
            <w:shd w:val="clear" w:color="auto" w:fill="auto"/>
            <w:vAlign w:val="center"/>
          </w:tcPr>
          <w:p w14:paraId="5ADF281E" w14:textId="77777777" w:rsidR="0057420F" w:rsidRDefault="004B6417">
            <w:pPr>
              <w:rPr>
                <w:rFonts w:ascii="等线" w:eastAsia="等线" w:hAnsi="等线"/>
                <w:sz w:val="21"/>
                <w:szCs w:val="21"/>
                <w:lang w:eastAsia="zh-CN"/>
              </w:rPr>
            </w:pPr>
            <w:proofErr w:type="spellStart"/>
            <w:r>
              <w:rPr>
                <w:rFonts w:ascii="等线" w:eastAsia="等线" w:hAnsi="等线"/>
                <w:sz w:val="21"/>
                <w:szCs w:val="21"/>
              </w:rPr>
              <w:t>联系人</w:t>
            </w:r>
            <w:proofErr w:type="spellEnd"/>
            <w:r>
              <w:rPr>
                <w:rFonts w:ascii="等线" w:eastAsia="等线" w:hAnsi="等线"/>
                <w:sz w:val="21"/>
                <w:szCs w:val="21"/>
              </w:rPr>
              <w:t>/Contactor</w:t>
            </w:r>
            <w:r>
              <w:rPr>
                <w:rFonts w:ascii="等线" w:eastAsia="等线" w:hAnsi="等线"/>
                <w:sz w:val="21"/>
                <w:szCs w:val="21"/>
              </w:rPr>
              <w:t>：</w:t>
            </w:r>
            <w:r>
              <w:rPr>
                <w:rFonts w:ascii="等线" w:eastAsia="等线" w:hAnsi="等线"/>
                <w:sz w:val="21"/>
                <w:szCs w:val="21"/>
                <w:lang w:eastAsia="zh-CN"/>
              </w:rPr>
              <w:t xml:space="preserve"> </w:t>
            </w:r>
          </w:p>
        </w:tc>
        <w:tc>
          <w:tcPr>
            <w:tcW w:w="2715" w:type="pct"/>
            <w:gridSpan w:val="3"/>
            <w:tcBorders>
              <w:top w:val="dashSmallGap" w:sz="4" w:space="0" w:color="auto"/>
              <w:left w:val="dashSmallGap" w:sz="4" w:space="0" w:color="auto"/>
            </w:tcBorders>
            <w:shd w:val="clear" w:color="auto" w:fill="auto"/>
            <w:vAlign w:val="center"/>
          </w:tcPr>
          <w:p w14:paraId="3E12DB0B" w14:textId="77777777" w:rsidR="0057420F" w:rsidRDefault="004B6417">
            <w:pPr>
              <w:rPr>
                <w:rFonts w:ascii="等线" w:eastAsia="等线" w:hAnsi="等线"/>
                <w:sz w:val="21"/>
                <w:szCs w:val="21"/>
              </w:rPr>
            </w:pPr>
            <w:r>
              <w:rPr>
                <w:rFonts w:ascii="等线" w:eastAsia="等线" w:hAnsi="等线"/>
                <w:sz w:val="21"/>
                <w:szCs w:val="21"/>
              </w:rPr>
              <w:t>E-mail</w:t>
            </w:r>
            <w:r>
              <w:rPr>
                <w:rFonts w:ascii="等线" w:eastAsia="等线" w:hAnsi="等线"/>
                <w:sz w:val="21"/>
                <w:szCs w:val="21"/>
              </w:rPr>
              <w:t>：</w:t>
            </w:r>
          </w:p>
        </w:tc>
      </w:tr>
      <w:tr w:rsidR="0057420F" w14:paraId="26507120" w14:textId="77777777">
        <w:trPr>
          <w:trHeight w:val="603"/>
          <w:jc w:val="center"/>
        </w:trPr>
        <w:tc>
          <w:tcPr>
            <w:tcW w:w="280" w:type="pct"/>
            <w:shd w:val="clear" w:color="000000" w:fill="CCFFCC"/>
            <w:vAlign w:val="center"/>
          </w:tcPr>
          <w:p w14:paraId="23AE1A94"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序号</w:t>
            </w:r>
            <w:proofErr w:type="spellEnd"/>
          </w:p>
        </w:tc>
        <w:tc>
          <w:tcPr>
            <w:tcW w:w="762" w:type="pct"/>
            <w:shd w:val="clear" w:color="000000" w:fill="CCFFCC"/>
            <w:vAlign w:val="center"/>
          </w:tcPr>
          <w:p w14:paraId="693E77F4"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试验项目</w:t>
            </w:r>
            <w:proofErr w:type="spellEnd"/>
          </w:p>
        </w:tc>
        <w:tc>
          <w:tcPr>
            <w:tcW w:w="2757" w:type="pct"/>
            <w:gridSpan w:val="2"/>
            <w:shd w:val="clear" w:color="000000" w:fill="CCFFCC"/>
            <w:vAlign w:val="center"/>
          </w:tcPr>
          <w:p w14:paraId="1C8CC3D4"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基本试验内容</w:t>
            </w:r>
            <w:proofErr w:type="spellEnd"/>
          </w:p>
        </w:tc>
        <w:tc>
          <w:tcPr>
            <w:tcW w:w="616" w:type="pct"/>
            <w:shd w:val="clear" w:color="000000" w:fill="CCFFCC"/>
            <w:vAlign w:val="center"/>
          </w:tcPr>
          <w:p w14:paraId="5F415CFA"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价格（万元</w:t>
            </w:r>
            <w:proofErr w:type="spellEnd"/>
            <w:r>
              <w:rPr>
                <w:rFonts w:ascii="等线" w:eastAsia="等线" w:hAnsi="等线"/>
                <w:b/>
                <w:sz w:val="21"/>
                <w:szCs w:val="21"/>
              </w:rPr>
              <w:t>）</w:t>
            </w:r>
          </w:p>
        </w:tc>
        <w:tc>
          <w:tcPr>
            <w:tcW w:w="584" w:type="pct"/>
            <w:shd w:val="clear" w:color="000000" w:fill="CCFFCC"/>
            <w:vAlign w:val="center"/>
          </w:tcPr>
          <w:p w14:paraId="6998CF2A"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试验周期</w:t>
            </w:r>
            <w:proofErr w:type="spellEnd"/>
          </w:p>
        </w:tc>
      </w:tr>
      <w:tr w:rsidR="0057420F" w14:paraId="537954FC" w14:textId="77777777">
        <w:trPr>
          <w:trHeight w:val="489"/>
          <w:jc w:val="center"/>
        </w:trPr>
        <w:tc>
          <w:tcPr>
            <w:tcW w:w="5000" w:type="pct"/>
            <w:gridSpan w:val="6"/>
            <w:shd w:val="clear" w:color="auto" w:fill="auto"/>
            <w:vAlign w:val="center"/>
          </w:tcPr>
          <w:p w14:paraId="77109D8E"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b/>
                <w:bCs/>
                <w:sz w:val="21"/>
                <w:szCs w:val="21"/>
                <w:lang w:eastAsia="zh-CN"/>
              </w:rPr>
              <w:t>一、毒理实验</w:t>
            </w:r>
          </w:p>
        </w:tc>
      </w:tr>
      <w:tr w:rsidR="0057420F" w14:paraId="7AC8852C" w14:textId="77777777">
        <w:trPr>
          <w:trHeight w:val="489"/>
          <w:jc w:val="center"/>
        </w:trPr>
        <w:tc>
          <w:tcPr>
            <w:tcW w:w="280" w:type="pct"/>
            <w:shd w:val="clear" w:color="auto" w:fill="auto"/>
            <w:vAlign w:val="center"/>
          </w:tcPr>
          <w:p w14:paraId="70BE1FE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b/>
                <w:bCs/>
                <w:sz w:val="21"/>
                <w:szCs w:val="21"/>
                <w:lang w:eastAsia="zh-CN"/>
              </w:rPr>
              <w:t>1</w:t>
            </w:r>
          </w:p>
        </w:tc>
        <w:tc>
          <w:tcPr>
            <w:tcW w:w="762" w:type="pct"/>
            <w:shd w:val="clear" w:color="auto" w:fill="auto"/>
            <w:vAlign w:val="center"/>
          </w:tcPr>
          <w:p w14:paraId="48DA2739" w14:textId="77777777" w:rsidR="0057420F" w:rsidRDefault="004B6417">
            <w:pPr>
              <w:spacing w:line="300" w:lineRule="auto"/>
              <w:rPr>
                <w:rFonts w:ascii="等线" w:eastAsia="等线" w:hAnsi="等线"/>
                <w:b/>
                <w:bCs/>
                <w:sz w:val="21"/>
                <w:szCs w:val="21"/>
                <w:lang w:eastAsia="zh-CN"/>
              </w:rPr>
            </w:pPr>
            <w:r>
              <w:rPr>
                <w:rFonts w:ascii="等线" w:eastAsia="等线" w:hAnsi="等线"/>
                <w:b/>
                <w:bCs/>
                <w:sz w:val="21"/>
                <w:szCs w:val="21"/>
                <w:lang w:eastAsia="zh-CN"/>
              </w:rPr>
              <w:t>SD</w:t>
            </w:r>
            <w:proofErr w:type="gramStart"/>
            <w:r>
              <w:rPr>
                <w:rFonts w:ascii="等线" w:eastAsia="等线" w:hAnsi="等线"/>
                <w:b/>
                <w:bCs/>
                <w:sz w:val="21"/>
                <w:szCs w:val="21"/>
                <w:lang w:eastAsia="zh-CN"/>
              </w:rPr>
              <w:t>大鼠单次</w:t>
            </w:r>
            <w:proofErr w:type="gramEnd"/>
            <w:r>
              <w:rPr>
                <w:rFonts w:ascii="等线" w:eastAsia="等线" w:hAnsi="等线"/>
                <w:b/>
                <w:bCs/>
                <w:sz w:val="21"/>
                <w:szCs w:val="21"/>
                <w:lang w:eastAsia="zh-CN"/>
              </w:rPr>
              <w:t>给药毒性试验（</w:t>
            </w:r>
            <w:r>
              <w:rPr>
                <w:rFonts w:ascii="等线" w:eastAsia="等线" w:hAnsi="等线"/>
                <w:b/>
                <w:bCs/>
                <w:sz w:val="21"/>
                <w:szCs w:val="21"/>
                <w:lang w:eastAsia="zh-CN"/>
              </w:rPr>
              <w:t>GLP</w:t>
            </w:r>
            <w:r>
              <w:rPr>
                <w:rFonts w:ascii="等线" w:eastAsia="等线" w:hAnsi="等线"/>
                <w:b/>
                <w:bCs/>
                <w:sz w:val="21"/>
                <w:szCs w:val="21"/>
                <w:lang w:eastAsia="zh-CN"/>
              </w:rPr>
              <w:t>）</w:t>
            </w:r>
          </w:p>
        </w:tc>
        <w:tc>
          <w:tcPr>
            <w:tcW w:w="2757" w:type="pct"/>
            <w:gridSpan w:val="2"/>
            <w:shd w:val="clear" w:color="auto" w:fill="auto"/>
            <w:vAlign w:val="center"/>
          </w:tcPr>
          <w:p w14:paraId="741F94F0"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b/>
                <w:sz w:val="21"/>
                <w:szCs w:val="21"/>
                <w:lang w:eastAsia="zh-CN"/>
              </w:rPr>
              <w:t>试验设计：</w:t>
            </w:r>
            <w:r>
              <w:rPr>
                <w:rFonts w:ascii="等线" w:eastAsia="等线" w:hAnsi="等线"/>
                <w:sz w:val="21"/>
                <w:szCs w:val="21"/>
                <w:lang w:eastAsia="zh-CN"/>
              </w:rPr>
              <w:t>SD</w:t>
            </w:r>
            <w:r>
              <w:rPr>
                <w:rFonts w:ascii="等线" w:eastAsia="等线" w:hAnsi="等线"/>
                <w:sz w:val="21"/>
                <w:szCs w:val="21"/>
                <w:lang w:eastAsia="zh-CN"/>
              </w:rPr>
              <w:t>大鼠</w:t>
            </w:r>
            <w:r>
              <w:rPr>
                <w:rFonts w:ascii="等线" w:eastAsia="等线" w:hAnsi="等线" w:hint="eastAsia"/>
                <w:sz w:val="21"/>
                <w:szCs w:val="21"/>
                <w:lang w:eastAsia="zh-CN"/>
              </w:rPr>
              <w:t>4</w:t>
            </w:r>
            <w:r>
              <w:rPr>
                <w:rFonts w:ascii="等线" w:eastAsia="等线" w:hAnsi="等线"/>
                <w:sz w:val="21"/>
                <w:szCs w:val="21"/>
                <w:lang w:eastAsia="zh-CN"/>
              </w:rPr>
              <w:t>0</w:t>
            </w:r>
            <w:r>
              <w:rPr>
                <w:rFonts w:ascii="等线" w:eastAsia="等线" w:hAnsi="等线"/>
                <w:sz w:val="21"/>
                <w:szCs w:val="21"/>
                <w:lang w:eastAsia="zh-CN"/>
              </w:rPr>
              <w:t>只，分</w:t>
            </w:r>
            <w:r>
              <w:rPr>
                <w:rFonts w:ascii="等线" w:eastAsia="等线" w:hAnsi="等线" w:hint="eastAsia"/>
                <w:sz w:val="21"/>
                <w:szCs w:val="21"/>
                <w:lang w:eastAsia="zh-CN"/>
              </w:rPr>
              <w:t>4</w:t>
            </w:r>
            <w:r>
              <w:rPr>
                <w:rFonts w:ascii="等线" w:eastAsia="等线" w:hAnsi="等线"/>
                <w:sz w:val="21"/>
                <w:szCs w:val="21"/>
                <w:lang w:eastAsia="zh-CN"/>
              </w:rPr>
              <w:t>组：</w:t>
            </w:r>
            <w:r>
              <w:rPr>
                <w:rFonts w:ascii="等线" w:eastAsia="等线" w:hAnsi="等线"/>
                <w:sz w:val="21"/>
                <w:szCs w:val="21"/>
                <w:lang w:eastAsia="zh-CN"/>
              </w:rPr>
              <w:t xml:space="preserve"> 3</w:t>
            </w:r>
            <w:r>
              <w:rPr>
                <w:rFonts w:ascii="等线" w:eastAsia="等线" w:hAnsi="等线"/>
                <w:sz w:val="21"/>
                <w:szCs w:val="21"/>
                <w:lang w:eastAsia="zh-CN"/>
              </w:rPr>
              <w:t>剂量组</w:t>
            </w:r>
            <w:r>
              <w:rPr>
                <w:rFonts w:ascii="等线" w:eastAsia="等线" w:hAnsi="等线"/>
                <w:sz w:val="21"/>
                <w:szCs w:val="21"/>
                <w:lang w:eastAsia="zh-CN"/>
              </w:rPr>
              <w:t>+1</w:t>
            </w:r>
            <w:r>
              <w:rPr>
                <w:rFonts w:ascii="等线" w:eastAsia="等线" w:hAnsi="等线"/>
                <w:sz w:val="21"/>
                <w:szCs w:val="21"/>
                <w:lang w:eastAsia="zh-CN"/>
              </w:rPr>
              <w:t>对照组，每组</w:t>
            </w:r>
            <w:r>
              <w:rPr>
                <w:rFonts w:ascii="等线" w:eastAsia="等线" w:hAnsi="等线"/>
                <w:sz w:val="21"/>
                <w:szCs w:val="21"/>
                <w:lang w:eastAsia="zh-CN"/>
              </w:rPr>
              <w:t>10</w:t>
            </w:r>
            <w:r>
              <w:rPr>
                <w:rFonts w:ascii="等线" w:eastAsia="等线" w:hAnsi="等线"/>
                <w:sz w:val="21"/>
                <w:szCs w:val="21"/>
                <w:lang w:eastAsia="zh-CN"/>
              </w:rPr>
              <w:t>只，雌雄各半。单次给药后观察</w:t>
            </w:r>
            <w:r>
              <w:rPr>
                <w:rFonts w:ascii="等线" w:eastAsia="等线" w:hAnsi="等线"/>
                <w:sz w:val="21"/>
                <w:szCs w:val="21"/>
                <w:lang w:eastAsia="zh-CN"/>
              </w:rPr>
              <w:t>14</w:t>
            </w:r>
            <w:r>
              <w:rPr>
                <w:rFonts w:ascii="等线" w:eastAsia="等线" w:hAnsi="等线"/>
                <w:sz w:val="21"/>
                <w:szCs w:val="21"/>
                <w:lang w:eastAsia="zh-CN"/>
              </w:rPr>
              <w:t>天。</w:t>
            </w:r>
          </w:p>
          <w:p w14:paraId="7AA1B637"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b/>
                <w:sz w:val="21"/>
                <w:szCs w:val="21"/>
                <w:lang w:eastAsia="zh-CN"/>
              </w:rPr>
              <w:t>检测指标</w:t>
            </w:r>
            <w:r>
              <w:rPr>
                <w:rFonts w:ascii="等线" w:eastAsia="等线" w:hAnsi="等线"/>
                <w:sz w:val="21"/>
                <w:szCs w:val="21"/>
                <w:lang w:eastAsia="zh-CN"/>
              </w:rPr>
              <w:t>：临床观察、体重、摄食量等；</w:t>
            </w:r>
            <w:r>
              <w:rPr>
                <w:rFonts w:ascii="等线" w:eastAsia="等线" w:hAnsi="等线"/>
                <w:sz w:val="21"/>
                <w:szCs w:val="21"/>
                <w:u w:val="single"/>
                <w:lang w:eastAsia="zh-CN"/>
              </w:rPr>
              <w:t>观察期结束存活动物进行临床病理检测（血液学</w:t>
            </w:r>
            <w:r>
              <w:rPr>
                <w:rFonts w:ascii="等线" w:eastAsia="等线" w:hAnsi="等线"/>
                <w:sz w:val="21"/>
                <w:szCs w:val="21"/>
                <w:u w:val="single"/>
                <w:lang w:eastAsia="zh-CN"/>
              </w:rPr>
              <w:t>+</w:t>
            </w:r>
            <w:r>
              <w:rPr>
                <w:rFonts w:ascii="等线" w:eastAsia="等线" w:hAnsi="等线"/>
                <w:sz w:val="21"/>
                <w:szCs w:val="21"/>
                <w:u w:val="single"/>
                <w:lang w:eastAsia="zh-CN"/>
              </w:rPr>
              <w:t>血凝</w:t>
            </w:r>
            <w:r>
              <w:rPr>
                <w:rFonts w:ascii="等线" w:eastAsia="等线" w:hAnsi="等线"/>
                <w:sz w:val="21"/>
                <w:szCs w:val="21"/>
                <w:u w:val="single"/>
                <w:lang w:eastAsia="zh-CN"/>
              </w:rPr>
              <w:t>+</w:t>
            </w:r>
            <w:r>
              <w:rPr>
                <w:rFonts w:ascii="等线" w:eastAsia="等线" w:hAnsi="等线"/>
                <w:sz w:val="21"/>
                <w:szCs w:val="21"/>
                <w:u w:val="single"/>
                <w:lang w:eastAsia="zh-CN"/>
              </w:rPr>
              <w:t>生化）</w:t>
            </w:r>
            <w:r>
              <w:rPr>
                <w:rFonts w:ascii="等线" w:eastAsia="等线" w:hAnsi="等线"/>
                <w:sz w:val="21"/>
                <w:szCs w:val="21"/>
                <w:lang w:eastAsia="zh-CN"/>
              </w:rPr>
              <w:t>，大体解剖、脏器称重（若有异常则记录并进行病理学检查）。</w:t>
            </w:r>
          </w:p>
          <w:p w14:paraId="28D86613" w14:textId="77777777" w:rsidR="0057420F" w:rsidRDefault="004B6417">
            <w:pPr>
              <w:pStyle w:val="Default"/>
              <w:spacing w:line="300" w:lineRule="auto"/>
              <w:ind w:firstLineChars="98" w:firstLine="206"/>
              <w:rPr>
                <w:rFonts w:ascii="等线" w:eastAsia="等线" w:hAnsi="等线" w:cs="Times New Roman"/>
                <w:b/>
                <w:color w:val="auto"/>
                <w:sz w:val="21"/>
                <w:szCs w:val="21"/>
              </w:rPr>
            </w:pPr>
            <w:r>
              <w:rPr>
                <w:rFonts w:ascii="等线" w:eastAsia="等线" w:hAnsi="等线" w:cs="Times New Roman"/>
                <w:color w:val="auto"/>
                <w:sz w:val="21"/>
                <w:szCs w:val="21"/>
              </w:rPr>
              <w:t>具体需由</w:t>
            </w:r>
            <w:r>
              <w:rPr>
                <w:rFonts w:ascii="等线" w:eastAsia="等线" w:hAnsi="等线" w:cs="Times New Roman" w:hint="eastAsia"/>
                <w:color w:val="auto"/>
                <w:sz w:val="21"/>
                <w:szCs w:val="21"/>
              </w:rPr>
              <w:t>实际情况</w:t>
            </w:r>
            <w:r>
              <w:rPr>
                <w:rFonts w:ascii="等线" w:eastAsia="等线" w:hAnsi="等线" w:cs="Times New Roman"/>
                <w:color w:val="auto"/>
                <w:sz w:val="21"/>
                <w:szCs w:val="21"/>
              </w:rPr>
              <w:t>而定，若毒性反应较大，则测</w:t>
            </w:r>
            <w:r>
              <w:rPr>
                <w:rFonts w:ascii="等线" w:eastAsia="等线" w:hAnsi="等线" w:cs="Times New Roman"/>
                <w:color w:val="auto"/>
                <w:sz w:val="21"/>
                <w:szCs w:val="21"/>
              </w:rPr>
              <w:t>LD</w:t>
            </w:r>
            <w:r>
              <w:rPr>
                <w:rFonts w:ascii="等线" w:eastAsia="等线" w:hAnsi="等线" w:cs="Times New Roman"/>
                <w:color w:val="auto"/>
                <w:sz w:val="21"/>
                <w:szCs w:val="21"/>
                <w:vertAlign w:val="subscript"/>
              </w:rPr>
              <w:t>50</w:t>
            </w:r>
            <w:r>
              <w:rPr>
                <w:rFonts w:ascii="等线" w:eastAsia="等线" w:hAnsi="等线" w:cs="Times New Roman"/>
                <w:color w:val="auto"/>
                <w:sz w:val="21"/>
                <w:szCs w:val="21"/>
              </w:rPr>
              <w:t>，若毒性不大，则进行</w:t>
            </w:r>
            <w:r>
              <w:rPr>
                <w:rFonts w:ascii="等线" w:eastAsia="等线" w:hAnsi="等线" w:cs="Times New Roman"/>
                <w:color w:val="auto"/>
                <w:sz w:val="21"/>
                <w:szCs w:val="21"/>
              </w:rPr>
              <w:t>MTD</w:t>
            </w:r>
            <w:r>
              <w:rPr>
                <w:rFonts w:ascii="等线" w:eastAsia="等线" w:hAnsi="等线" w:cs="Times New Roman"/>
                <w:color w:val="auto"/>
                <w:sz w:val="21"/>
                <w:szCs w:val="21"/>
              </w:rPr>
              <w:t>试验。</w:t>
            </w:r>
          </w:p>
        </w:tc>
        <w:tc>
          <w:tcPr>
            <w:tcW w:w="616" w:type="pct"/>
            <w:shd w:val="clear" w:color="auto" w:fill="auto"/>
            <w:vAlign w:val="center"/>
          </w:tcPr>
          <w:p w14:paraId="10D0B7C1"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7.3</w:t>
            </w:r>
          </w:p>
        </w:tc>
        <w:tc>
          <w:tcPr>
            <w:tcW w:w="584" w:type="pct"/>
            <w:shd w:val="clear" w:color="auto" w:fill="auto"/>
            <w:noWrap/>
            <w:vAlign w:val="center"/>
          </w:tcPr>
          <w:p w14:paraId="32261A37" w14:textId="77777777" w:rsidR="0057420F" w:rsidRDefault="004B6417">
            <w:pPr>
              <w:spacing w:line="360" w:lineRule="auto"/>
              <w:jc w:val="center"/>
              <w:rPr>
                <w:rFonts w:ascii="等线" w:eastAsia="等线" w:hAnsi="等线"/>
                <w:sz w:val="21"/>
                <w:szCs w:val="21"/>
                <w:lang w:eastAsia="zh-CN"/>
              </w:rPr>
            </w:pPr>
            <w:r>
              <w:rPr>
                <w:rFonts w:ascii="等线" w:eastAsia="等线" w:hAnsi="等线"/>
                <w:sz w:val="21"/>
                <w:szCs w:val="21"/>
              </w:rPr>
              <w:t>2</w:t>
            </w:r>
            <w:r>
              <w:rPr>
                <w:rFonts w:ascii="等线" w:eastAsia="等线" w:hAnsi="等线"/>
                <w:sz w:val="21"/>
                <w:szCs w:val="21"/>
              </w:rPr>
              <w:t>个月</w:t>
            </w:r>
          </w:p>
        </w:tc>
      </w:tr>
      <w:tr w:rsidR="0057420F" w14:paraId="0B3D8AE6" w14:textId="77777777">
        <w:trPr>
          <w:trHeight w:val="489"/>
          <w:jc w:val="center"/>
        </w:trPr>
        <w:tc>
          <w:tcPr>
            <w:tcW w:w="280" w:type="pct"/>
            <w:shd w:val="clear" w:color="auto" w:fill="auto"/>
            <w:vAlign w:val="center"/>
          </w:tcPr>
          <w:p w14:paraId="79A9D6FA" w14:textId="77777777" w:rsidR="0057420F" w:rsidRDefault="0057420F">
            <w:pPr>
              <w:spacing w:line="360" w:lineRule="auto"/>
              <w:jc w:val="center"/>
              <w:rPr>
                <w:rFonts w:ascii="等线" w:eastAsia="等线" w:hAnsi="等线"/>
                <w:b/>
                <w:bCs/>
                <w:sz w:val="21"/>
                <w:szCs w:val="21"/>
                <w:lang w:eastAsia="zh-CN"/>
              </w:rPr>
            </w:pPr>
          </w:p>
          <w:p w14:paraId="03A9278A"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0B5E9035" w14:textId="77777777" w:rsidR="0057420F" w:rsidRDefault="004B6417">
            <w:pPr>
              <w:spacing w:line="300" w:lineRule="auto"/>
              <w:rPr>
                <w:rFonts w:ascii="等线" w:eastAsia="等线" w:hAnsi="等线"/>
                <w:b/>
                <w:bCs/>
                <w:sz w:val="21"/>
                <w:szCs w:val="21"/>
                <w:lang w:eastAsia="zh-CN"/>
              </w:rPr>
            </w:pPr>
            <w:r>
              <w:rPr>
                <w:rFonts w:ascii="Source Han Sans" w:hAnsi="Source Han Sans" w:hint="eastAsia"/>
                <w:color w:val="000000"/>
                <w:sz w:val="21"/>
                <w:szCs w:val="21"/>
                <w:lang w:eastAsia="zh-CN"/>
              </w:rPr>
              <w:t>SD</w:t>
            </w:r>
            <w:r>
              <w:rPr>
                <w:rFonts w:ascii="Source Han Sans" w:hAnsi="Source Han Sans" w:hint="eastAsia"/>
                <w:color w:val="000000"/>
                <w:sz w:val="21"/>
                <w:szCs w:val="21"/>
                <w:lang w:eastAsia="zh-CN"/>
              </w:rPr>
              <w:t>大</w:t>
            </w:r>
            <w:proofErr w:type="gramStart"/>
            <w:r>
              <w:rPr>
                <w:rFonts w:ascii="Source Han Sans" w:hAnsi="Source Han Sans" w:hint="eastAsia"/>
                <w:color w:val="000000"/>
                <w:sz w:val="21"/>
                <w:szCs w:val="21"/>
                <w:lang w:eastAsia="zh-CN"/>
              </w:rPr>
              <w:t>鼠</w:t>
            </w:r>
            <w:proofErr w:type="spellStart"/>
            <w:r>
              <w:rPr>
                <w:rFonts w:ascii="Source Han Sans" w:hAnsi="Source Han Sans"/>
                <w:color w:val="000000"/>
                <w:sz w:val="21"/>
                <w:szCs w:val="21"/>
              </w:rPr>
              <w:t>急毒预</w:t>
            </w:r>
            <w:proofErr w:type="gramEnd"/>
            <w:r>
              <w:rPr>
                <w:rFonts w:ascii="Source Han Sans" w:hAnsi="Source Han Sans"/>
                <w:color w:val="000000"/>
                <w:sz w:val="21"/>
                <w:szCs w:val="21"/>
              </w:rPr>
              <w:t>实验</w:t>
            </w:r>
            <w:proofErr w:type="spellEnd"/>
          </w:p>
        </w:tc>
        <w:tc>
          <w:tcPr>
            <w:tcW w:w="2757" w:type="pct"/>
            <w:gridSpan w:val="2"/>
            <w:shd w:val="clear" w:color="auto" w:fill="auto"/>
            <w:vAlign w:val="center"/>
          </w:tcPr>
          <w:p w14:paraId="45CF0823"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b/>
                <w:sz w:val="21"/>
                <w:szCs w:val="21"/>
                <w:lang w:eastAsia="zh-CN"/>
              </w:rPr>
              <w:t>试验设计：</w:t>
            </w:r>
            <w:r>
              <w:rPr>
                <w:rFonts w:ascii="等线" w:eastAsia="等线" w:hAnsi="等线"/>
                <w:sz w:val="21"/>
                <w:szCs w:val="21"/>
                <w:lang w:eastAsia="zh-CN"/>
              </w:rPr>
              <w:t>SD</w:t>
            </w:r>
            <w:r>
              <w:rPr>
                <w:rFonts w:ascii="等线" w:eastAsia="等线" w:hAnsi="等线"/>
                <w:sz w:val="21"/>
                <w:szCs w:val="21"/>
                <w:lang w:eastAsia="zh-CN"/>
              </w:rPr>
              <w:t>大鼠</w:t>
            </w:r>
            <w:r>
              <w:rPr>
                <w:rFonts w:ascii="等线" w:eastAsia="等线" w:hAnsi="等线" w:hint="eastAsia"/>
                <w:sz w:val="21"/>
                <w:szCs w:val="21"/>
                <w:lang w:eastAsia="zh-CN"/>
              </w:rPr>
              <w:t>24</w:t>
            </w:r>
            <w:r>
              <w:rPr>
                <w:rFonts w:ascii="等线" w:eastAsia="等线" w:hAnsi="等线"/>
                <w:sz w:val="21"/>
                <w:szCs w:val="21"/>
                <w:lang w:eastAsia="zh-CN"/>
              </w:rPr>
              <w:t>只，分</w:t>
            </w:r>
            <w:r>
              <w:rPr>
                <w:rFonts w:ascii="等线" w:eastAsia="等线" w:hAnsi="等线" w:hint="eastAsia"/>
                <w:sz w:val="21"/>
                <w:szCs w:val="21"/>
                <w:lang w:eastAsia="zh-CN"/>
              </w:rPr>
              <w:t>4</w:t>
            </w:r>
            <w:r>
              <w:rPr>
                <w:rFonts w:ascii="等线" w:eastAsia="等线" w:hAnsi="等线"/>
                <w:sz w:val="21"/>
                <w:szCs w:val="21"/>
                <w:lang w:eastAsia="zh-CN"/>
              </w:rPr>
              <w:t>组：</w:t>
            </w:r>
            <w:r>
              <w:rPr>
                <w:rFonts w:ascii="等线" w:eastAsia="等线" w:hAnsi="等线"/>
                <w:sz w:val="21"/>
                <w:szCs w:val="21"/>
                <w:lang w:eastAsia="zh-CN"/>
              </w:rPr>
              <w:t xml:space="preserve"> </w:t>
            </w:r>
            <w:r>
              <w:rPr>
                <w:rFonts w:ascii="等线" w:eastAsia="等线" w:hAnsi="等线"/>
                <w:sz w:val="21"/>
                <w:szCs w:val="21"/>
                <w:lang w:eastAsia="zh-CN"/>
              </w:rPr>
              <w:t>3</w:t>
            </w:r>
            <w:r>
              <w:rPr>
                <w:rFonts w:ascii="等线" w:eastAsia="等线" w:hAnsi="等线"/>
                <w:sz w:val="21"/>
                <w:szCs w:val="21"/>
                <w:lang w:eastAsia="zh-CN"/>
              </w:rPr>
              <w:t>剂量组</w:t>
            </w:r>
            <w:r>
              <w:rPr>
                <w:rFonts w:ascii="等线" w:eastAsia="等线" w:hAnsi="等线"/>
                <w:sz w:val="21"/>
                <w:szCs w:val="21"/>
                <w:lang w:eastAsia="zh-CN"/>
              </w:rPr>
              <w:t>+1</w:t>
            </w:r>
            <w:r>
              <w:rPr>
                <w:rFonts w:ascii="等线" w:eastAsia="等线" w:hAnsi="等线"/>
                <w:sz w:val="21"/>
                <w:szCs w:val="21"/>
                <w:lang w:eastAsia="zh-CN"/>
              </w:rPr>
              <w:t>对照组，每组</w:t>
            </w:r>
            <w:r>
              <w:rPr>
                <w:rFonts w:ascii="等线" w:eastAsia="等线" w:hAnsi="等线" w:hint="eastAsia"/>
                <w:sz w:val="21"/>
                <w:szCs w:val="21"/>
                <w:lang w:eastAsia="zh-CN"/>
              </w:rPr>
              <w:t>6</w:t>
            </w:r>
            <w:r>
              <w:rPr>
                <w:rFonts w:ascii="等线" w:eastAsia="等线" w:hAnsi="等线"/>
                <w:sz w:val="21"/>
                <w:szCs w:val="21"/>
                <w:lang w:eastAsia="zh-CN"/>
              </w:rPr>
              <w:t>只，雌雄各半。单次给药后观察</w:t>
            </w:r>
            <w:r>
              <w:rPr>
                <w:rFonts w:ascii="等线" w:eastAsia="等线" w:hAnsi="等线" w:hint="eastAsia"/>
                <w:sz w:val="21"/>
                <w:szCs w:val="21"/>
                <w:lang w:eastAsia="zh-CN"/>
              </w:rPr>
              <w:t>7</w:t>
            </w:r>
            <w:r>
              <w:rPr>
                <w:rFonts w:ascii="等线" w:eastAsia="等线" w:hAnsi="等线"/>
                <w:sz w:val="21"/>
                <w:szCs w:val="21"/>
                <w:lang w:eastAsia="zh-CN"/>
              </w:rPr>
              <w:t>天。</w:t>
            </w:r>
          </w:p>
          <w:p w14:paraId="3FC2E461" w14:textId="77777777" w:rsidR="0057420F" w:rsidRDefault="004B6417">
            <w:pPr>
              <w:spacing w:line="300" w:lineRule="auto"/>
              <w:ind w:firstLineChars="98" w:firstLine="206"/>
              <w:rPr>
                <w:rFonts w:ascii="等线" w:eastAsia="等线" w:hAnsi="等线"/>
                <w:b/>
                <w:sz w:val="21"/>
                <w:szCs w:val="21"/>
                <w:lang w:eastAsia="zh-CN"/>
              </w:rPr>
            </w:pPr>
            <w:r>
              <w:rPr>
                <w:rFonts w:ascii="等线" w:eastAsia="等线" w:hAnsi="等线"/>
                <w:b/>
                <w:sz w:val="21"/>
                <w:szCs w:val="21"/>
                <w:lang w:eastAsia="zh-CN"/>
              </w:rPr>
              <w:t>检测指标</w:t>
            </w:r>
            <w:r>
              <w:rPr>
                <w:rFonts w:ascii="等线" w:eastAsia="等线" w:hAnsi="等线"/>
                <w:sz w:val="21"/>
                <w:szCs w:val="21"/>
                <w:lang w:eastAsia="zh-CN"/>
              </w:rPr>
              <w:t>：临床观察、体重、摄食量等；</w:t>
            </w:r>
            <w:r>
              <w:rPr>
                <w:rFonts w:ascii="等线" w:eastAsia="等线" w:hAnsi="等线"/>
                <w:sz w:val="21"/>
                <w:szCs w:val="21"/>
                <w:u w:val="single"/>
                <w:lang w:eastAsia="zh-CN"/>
              </w:rPr>
              <w:t>观察期结束存活动物进行临床病理检测（血液学</w:t>
            </w:r>
            <w:r>
              <w:rPr>
                <w:rFonts w:ascii="等线" w:eastAsia="等线" w:hAnsi="等线"/>
                <w:sz w:val="21"/>
                <w:szCs w:val="21"/>
                <w:u w:val="single"/>
                <w:lang w:eastAsia="zh-CN"/>
              </w:rPr>
              <w:t>+</w:t>
            </w:r>
            <w:r>
              <w:rPr>
                <w:rFonts w:ascii="等线" w:eastAsia="等线" w:hAnsi="等线"/>
                <w:sz w:val="21"/>
                <w:szCs w:val="21"/>
                <w:u w:val="single"/>
                <w:lang w:eastAsia="zh-CN"/>
              </w:rPr>
              <w:t>血凝</w:t>
            </w:r>
            <w:r>
              <w:rPr>
                <w:rFonts w:ascii="等线" w:eastAsia="等线" w:hAnsi="等线"/>
                <w:sz w:val="21"/>
                <w:szCs w:val="21"/>
                <w:u w:val="single"/>
                <w:lang w:eastAsia="zh-CN"/>
              </w:rPr>
              <w:t>+</w:t>
            </w:r>
            <w:r>
              <w:rPr>
                <w:rFonts w:ascii="等线" w:eastAsia="等线" w:hAnsi="等线"/>
                <w:sz w:val="21"/>
                <w:szCs w:val="21"/>
                <w:u w:val="single"/>
                <w:lang w:eastAsia="zh-CN"/>
              </w:rPr>
              <w:t>生化）</w:t>
            </w:r>
            <w:r>
              <w:rPr>
                <w:rFonts w:ascii="等线" w:eastAsia="等线" w:hAnsi="等线"/>
                <w:sz w:val="21"/>
                <w:szCs w:val="21"/>
                <w:lang w:eastAsia="zh-CN"/>
              </w:rPr>
              <w:t>，大体解剖、脏器称重。</w:t>
            </w:r>
          </w:p>
        </w:tc>
        <w:tc>
          <w:tcPr>
            <w:tcW w:w="616" w:type="pct"/>
            <w:shd w:val="clear" w:color="auto" w:fill="auto"/>
            <w:vAlign w:val="center"/>
          </w:tcPr>
          <w:p w14:paraId="32C03FC5"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3.6</w:t>
            </w:r>
          </w:p>
        </w:tc>
        <w:tc>
          <w:tcPr>
            <w:tcW w:w="584" w:type="pct"/>
            <w:shd w:val="clear" w:color="auto" w:fill="auto"/>
            <w:noWrap/>
            <w:vAlign w:val="center"/>
          </w:tcPr>
          <w:p w14:paraId="145B3CF0"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64E632C0" w14:textId="77777777">
        <w:trPr>
          <w:trHeight w:val="489"/>
          <w:jc w:val="center"/>
        </w:trPr>
        <w:tc>
          <w:tcPr>
            <w:tcW w:w="280" w:type="pct"/>
            <w:shd w:val="clear" w:color="auto" w:fill="auto"/>
            <w:vAlign w:val="center"/>
          </w:tcPr>
          <w:p w14:paraId="53064683"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32CBE8D5" w14:textId="77777777" w:rsidR="0057420F" w:rsidRDefault="004B6417">
            <w:pPr>
              <w:spacing w:line="300" w:lineRule="auto"/>
              <w:rPr>
                <w:rFonts w:ascii="等线" w:eastAsia="等线" w:hAnsi="等线"/>
                <w:b/>
                <w:bCs/>
                <w:sz w:val="21"/>
                <w:szCs w:val="21"/>
                <w:lang w:eastAsia="zh-CN"/>
              </w:rPr>
            </w:pPr>
            <w:r>
              <w:rPr>
                <w:rFonts w:ascii="Source Han Sans" w:hAnsi="Source Han Sans" w:hint="eastAsia"/>
                <w:color w:val="000000"/>
                <w:sz w:val="21"/>
                <w:szCs w:val="21"/>
                <w:lang w:eastAsia="zh-CN"/>
              </w:rPr>
              <w:t>比格</w:t>
            </w:r>
            <w:proofErr w:type="gramStart"/>
            <w:r>
              <w:rPr>
                <w:rFonts w:ascii="Source Han Sans" w:hAnsi="Source Han Sans" w:hint="eastAsia"/>
                <w:color w:val="000000"/>
                <w:sz w:val="21"/>
                <w:szCs w:val="21"/>
                <w:lang w:eastAsia="zh-CN"/>
              </w:rPr>
              <w:t>犬</w:t>
            </w:r>
            <w:proofErr w:type="spellStart"/>
            <w:r>
              <w:rPr>
                <w:rFonts w:ascii="Source Han Sans" w:hAnsi="Source Han Sans"/>
                <w:color w:val="000000"/>
                <w:sz w:val="21"/>
                <w:szCs w:val="21"/>
              </w:rPr>
              <w:t>急毒预</w:t>
            </w:r>
            <w:proofErr w:type="gramEnd"/>
            <w:r>
              <w:rPr>
                <w:rFonts w:ascii="Source Han Sans" w:hAnsi="Source Han Sans"/>
                <w:color w:val="000000"/>
                <w:sz w:val="21"/>
                <w:szCs w:val="21"/>
              </w:rPr>
              <w:t>实验</w:t>
            </w:r>
            <w:proofErr w:type="spellEnd"/>
          </w:p>
        </w:tc>
        <w:tc>
          <w:tcPr>
            <w:tcW w:w="2757" w:type="pct"/>
            <w:gridSpan w:val="2"/>
            <w:shd w:val="clear" w:color="auto" w:fill="auto"/>
            <w:vAlign w:val="center"/>
          </w:tcPr>
          <w:p w14:paraId="53AFF3AB"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试验设计：</w:t>
            </w:r>
            <w:r>
              <w:rPr>
                <w:rFonts w:ascii="等线" w:eastAsia="等线" w:hAnsi="等线"/>
                <w:color w:val="000000" w:themeColor="text1"/>
                <w:sz w:val="21"/>
                <w:szCs w:val="21"/>
                <w:lang w:eastAsia="zh-CN"/>
              </w:rPr>
              <w:t>比格犬</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只</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 xml:space="preserve"> naïve</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，分</w:t>
            </w:r>
            <w:r>
              <w:rPr>
                <w:rFonts w:ascii="等线" w:eastAsia="等线" w:hAnsi="等线" w:hint="eastAsia"/>
                <w:color w:val="000000" w:themeColor="text1"/>
                <w:sz w:val="21"/>
                <w:szCs w:val="21"/>
                <w:lang w:eastAsia="zh-CN"/>
              </w:rPr>
              <w:t>1</w:t>
            </w:r>
            <w:r>
              <w:rPr>
                <w:rFonts w:ascii="等线" w:eastAsia="等线" w:hAnsi="等线" w:hint="eastAsia"/>
                <w:color w:val="000000" w:themeColor="text1"/>
                <w:sz w:val="21"/>
                <w:szCs w:val="21"/>
                <w:lang w:eastAsia="zh-CN"/>
              </w:rPr>
              <w:t>个供</w:t>
            </w:r>
            <w:proofErr w:type="gramStart"/>
            <w:r>
              <w:rPr>
                <w:rFonts w:ascii="等线" w:eastAsia="等线" w:hAnsi="等线" w:hint="eastAsia"/>
                <w:color w:val="000000" w:themeColor="text1"/>
                <w:sz w:val="21"/>
                <w:szCs w:val="21"/>
                <w:lang w:eastAsia="zh-CN"/>
              </w:rPr>
              <w:t>试品</w:t>
            </w:r>
            <w:r>
              <w:rPr>
                <w:rFonts w:ascii="等线" w:eastAsia="等线" w:hAnsi="等线"/>
                <w:color w:val="000000" w:themeColor="text1"/>
                <w:sz w:val="21"/>
                <w:szCs w:val="21"/>
                <w:lang w:eastAsia="zh-CN"/>
              </w:rPr>
              <w:t>组</w:t>
            </w:r>
            <w:proofErr w:type="gramEnd"/>
            <w:r>
              <w:rPr>
                <w:rFonts w:ascii="等线" w:eastAsia="等线" w:hAnsi="等线"/>
                <w:color w:val="000000" w:themeColor="text1"/>
                <w:sz w:val="21"/>
                <w:szCs w:val="21"/>
                <w:lang w:eastAsia="zh-CN"/>
              </w:rPr>
              <w:t>，雌雄各半。</w:t>
            </w:r>
          </w:p>
          <w:p w14:paraId="2023BB1E"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hint="eastAsia"/>
                <w:color w:val="000000" w:themeColor="text1"/>
                <w:sz w:val="21"/>
                <w:szCs w:val="21"/>
                <w:lang w:eastAsia="zh-CN"/>
              </w:rPr>
              <w:t>给药方式：</w:t>
            </w:r>
            <w:r>
              <w:rPr>
                <w:rFonts w:ascii="等线" w:eastAsia="等线" w:hAnsi="等线"/>
                <w:color w:val="000000" w:themeColor="text1"/>
                <w:sz w:val="21"/>
                <w:szCs w:val="21"/>
                <w:lang w:eastAsia="zh-CN"/>
              </w:rPr>
              <w:t>单次</w:t>
            </w:r>
            <w:r>
              <w:rPr>
                <w:rFonts w:ascii="等线" w:eastAsia="等线" w:hAnsi="等线" w:hint="eastAsia"/>
                <w:color w:val="000000" w:themeColor="text1"/>
                <w:sz w:val="21"/>
                <w:szCs w:val="21"/>
                <w:lang w:eastAsia="zh-CN"/>
              </w:rPr>
              <w:t>爬坡口服给药；</w:t>
            </w:r>
            <w:r>
              <w:rPr>
                <w:rFonts w:ascii="等线" w:eastAsia="等线" w:hAnsi="等线"/>
                <w:color w:val="000000" w:themeColor="text1"/>
                <w:sz w:val="21"/>
                <w:szCs w:val="21"/>
                <w:lang w:eastAsia="zh-CN"/>
              </w:rPr>
              <w:t>D1</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D4</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D7</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D10</w:t>
            </w:r>
            <w:r>
              <w:rPr>
                <w:rFonts w:ascii="等线" w:eastAsia="等线" w:hAnsi="等线"/>
                <w:color w:val="000000" w:themeColor="text1"/>
                <w:sz w:val="21"/>
                <w:szCs w:val="21"/>
                <w:lang w:eastAsia="zh-CN"/>
              </w:rPr>
              <w:t>给药，末次给药后观察</w:t>
            </w:r>
            <w:r>
              <w:rPr>
                <w:rFonts w:ascii="等线" w:eastAsia="等线" w:hAnsi="等线" w:hint="eastAsia"/>
                <w:color w:val="000000" w:themeColor="text1"/>
                <w:sz w:val="21"/>
                <w:szCs w:val="21"/>
                <w:lang w:eastAsia="zh-CN"/>
              </w:rPr>
              <w:t>7</w:t>
            </w:r>
            <w:r>
              <w:rPr>
                <w:rFonts w:ascii="等线" w:eastAsia="等线" w:hAnsi="等线" w:hint="eastAsia"/>
                <w:color w:val="000000" w:themeColor="text1"/>
                <w:sz w:val="21"/>
                <w:szCs w:val="21"/>
                <w:lang w:eastAsia="zh-CN"/>
              </w:rPr>
              <w:t>天；</w:t>
            </w:r>
          </w:p>
          <w:p w14:paraId="15CE3921" w14:textId="77777777" w:rsidR="0057420F" w:rsidRDefault="004B6417">
            <w:pPr>
              <w:spacing w:line="300" w:lineRule="auto"/>
              <w:ind w:firstLineChars="98" w:firstLine="206"/>
              <w:rPr>
                <w:rFonts w:ascii="等线" w:eastAsia="等线" w:hAnsi="等线"/>
                <w:b/>
                <w:sz w:val="21"/>
                <w:szCs w:val="21"/>
                <w:lang w:eastAsia="zh-CN"/>
              </w:rPr>
            </w:pPr>
            <w:r>
              <w:rPr>
                <w:rFonts w:ascii="等线" w:eastAsia="等线" w:hAnsi="等线"/>
                <w:b/>
                <w:color w:val="000000" w:themeColor="text1"/>
                <w:sz w:val="21"/>
                <w:szCs w:val="21"/>
                <w:lang w:eastAsia="zh-CN"/>
              </w:rPr>
              <w:t>检测指标</w:t>
            </w:r>
            <w:r>
              <w:rPr>
                <w:rFonts w:ascii="等线" w:eastAsia="等线" w:hAnsi="等线"/>
                <w:color w:val="000000" w:themeColor="text1"/>
                <w:sz w:val="21"/>
                <w:szCs w:val="21"/>
                <w:lang w:eastAsia="zh-CN"/>
              </w:rPr>
              <w:t>：</w:t>
            </w:r>
            <w:r>
              <w:rPr>
                <w:rFonts w:ascii="等线" w:eastAsia="等线" w:hAnsi="等线" w:hint="eastAsia"/>
                <w:color w:val="000000" w:themeColor="text1"/>
                <w:sz w:val="21"/>
                <w:szCs w:val="21"/>
                <w:u w:color="000000"/>
                <w:lang w:eastAsia="zh-CN"/>
              </w:rPr>
              <w:t>笼旁观察：每天</w:t>
            </w:r>
            <w:r>
              <w:rPr>
                <w:rFonts w:ascii="等线" w:eastAsia="等线" w:hAnsi="等线"/>
                <w:color w:val="000000" w:themeColor="text1"/>
                <w:sz w:val="21"/>
                <w:szCs w:val="21"/>
                <w:u w:color="000000"/>
                <w:lang w:eastAsia="zh-CN"/>
              </w:rPr>
              <w:t>2</w:t>
            </w:r>
            <w:r>
              <w:rPr>
                <w:rFonts w:ascii="等线" w:eastAsia="等线" w:hAnsi="等线"/>
                <w:color w:val="000000" w:themeColor="text1"/>
                <w:sz w:val="21"/>
                <w:szCs w:val="21"/>
                <w:u w:color="000000"/>
                <w:lang w:eastAsia="zh-CN"/>
              </w:rPr>
              <w:t>次，</w:t>
            </w:r>
            <w:r>
              <w:rPr>
                <w:rFonts w:ascii="等线" w:eastAsia="等线" w:hAnsi="等线" w:hint="eastAsia"/>
                <w:color w:val="000000" w:themeColor="text1"/>
                <w:sz w:val="21"/>
                <w:szCs w:val="21"/>
                <w:u w:color="000000"/>
                <w:lang w:eastAsia="zh-CN"/>
              </w:rPr>
              <w:t>临床观察：适应期、给药当天、观察期每周观察</w:t>
            </w:r>
            <w:r>
              <w:rPr>
                <w:rFonts w:ascii="等线" w:eastAsia="等线" w:hAnsi="等线"/>
                <w:color w:val="000000" w:themeColor="text1"/>
                <w:sz w:val="21"/>
                <w:szCs w:val="21"/>
                <w:u w:color="000000"/>
                <w:lang w:eastAsia="zh-CN"/>
              </w:rPr>
              <w:t>1</w:t>
            </w:r>
            <w:r>
              <w:rPr>
                <w:rFonts w:ascii="等线" w:eastAsia="等线" w:hAnsi="等线"/>
                <w:color w:val="000000" w:themeColor="text1"/>
                <w:sz w:val="21"/>
                <w:szCs w:val="21"/>
                <w:u w:color="000000"/>
                <w:lang w:eastAsia="zh-CN"/>
              </w:rPr>
              <w:t>次，摄食量</w:t>
            </w:r>
            <w:r>
              <w:rPr>
                <w:rFonts w:ascii="等线" w:eastAsia="等线" w:hAnsi="等线"/>
                <w:color w:val="000000" w:themeColor="text1"/>
                <w:sz w:val="21"/>
                <w:szCs w:val="21"/>
                <w:u w:color="000000"/>
                <w:lang w:eastAsia="zh-CN"/>
              </w:rPr>
              <w:t>/</w:t>
            </w:r>
            <w:r>
              <w:rPr>
                <w:rFonts w:ascii="等线" w:eastAsia="等线" w:hAnsi="等线"/>
                <w:color w:val="000000" w:themeColor="text1"/>
                <w:sz w:val="21"/>
                <w:szCs w:val="21"/>
                <w:u w:color="000000"/>
                <w:lang w:eastAsia="zh-CN"/>
              </w:rPr>
              <w:t>耗食</w:t>
            </w:r>
            <w:r>
              <w:rPr>
                <w:rFonts w:ascii="等线" w:eastAsia="等线" w:hAnsi="等线" w:hint="eastAsia"/>
                <w:color w:val="000000" w:themeColor="text1"/>
                <w:sz w:val="21"/>
                <w:szCs w:val="21"/>
                <w:u w:color="000000"/>
                <w:lang w:eastAsia="zh-CN"/>
              </w:rPr>
              <w:t>量：适应期定量测定</w:t>
            </w:r>
            <w:r>
              <w:rPr>
                <w:rFonts w:ascii="等线" w:eastAsia="等线" w:hAnsi="等线"/>
                <w:color w:val="000000" w:themeColor="text1"/>
                <w:sz w:val="21"/>
                <w:szCs w:val="21"/>
                <w:u w:color="000000"/>
                <w:lang w:eastAsia="zh-CN"/>
              </w:rPr>
              <w:t>2</w:t>
            </w:r>
            <w:r>
              <w:rPr>
                <w:rFonts w:ascii="等线" w:eastAsia="等线" w:hAnsi="等线"/>
                <w:color w:val="000000" w:themeColor="text1"/>
                <w:sz w:val="21"/>
                <w:szCs w:val="21"/>
                <w:u w:color="000000"/>
                <w:lang w:eastAsia="zh-CN"/>
              </w:rPr>
              <w:t>次，每次给药后定量测定</w:t>
            </w:r>
            <w:r>
              <w:rPr>
                <w:rFonts w:ascii="等线" w:eastAsia="等线" w:hAnsi="等线"/>
                <w:color w:val="000000" w:themeColor="text1"/>
                <w:sz w:val="21"/>
                <w:szCs w:val="21"/>
                <w:u w:color="000000"/>
                <w:lang w:eastAsia="zh-CN"/>
              </w:rPr>
              <w:t>1</w:t>
            </w:r>
            <w:r>
              <w:rPr>
                <w:rFonts w:ascii="等线" w:eastAsia="等线" w:hAnsi="等线"/>
                <w:color w:val="000000" w:themeColor="text1"/>
                <w:sz w:val="21"/>
                <w:szCs w:val="21"/>
                <w:u w:color="000000"/>
                <w:lang w:eastAsia="zh-CN"/>
              </w:rPr>
              <w:t>次，其余为耗食</w:t>
            </w:r>
            <w:r>
              <w:rPr>
                <w:rFonts w:ascii="等线" w:eastAsia="等线" w:hAnsi="等线" w:hint="eastAsia"/>
                <w:color w:val="000000" w:themeColor="text1"/>
                <w:sz w:val="21"/>
                <w:szCs w:val="21"/>
                <w:u w:color="000000"/>
                <w:lang w:eastAsia="zh-CN"/>
              </w:rPr>
              <w:t>；体重：适应期测定</w:t>
            </w:r>
            <w:r>
              <w:rPr>
                <w:rFonts w:ascii="等线" w:eastAsia="等线" w:hAnsi="等线"/>
                <w:color w:val="000000" w:themeColor="text1"/>
                <w:sz w:val="21"/>
                <w:szCs w:val="21"/>
                <w:u w:color="000000"/>
                <w:lang w:eastAsia="zh-CN"/>
              </w:rPr>
              <w:t>2</w:t>
            </w:r>
            <w:r>
              <w:rPr>
                <w:rFonts w:ascii="等线" w:eastAsia="等线" w:hAnsi="等线"/>
                <w:color w:val="000000" w:themeColor="text1"/>
                <w:sz w:val="21"/>
                <w:szCs w:val="21"/>
                <w:u w:color="000000"/>
                <w:lang w:eastAsia="zh-CN"/>
              </w:rPr>
              <w:t>次，每次给药前及给药次日，观察期每周</w:t>
            </w:r>
            <w:r>
              <w:rPr>
                <w:rFonts w:ascii="等线" w:eastAsia="等线" w:hAnsi="等线"/>
                <w:color w:val="000000" w:themeColor="text1"/>
                <w:sz w:val="21"/>
                <w:szCs w:val="21"/>
                <w:u w:color="000000"/>
                <w:lang w:eastAsia="zh-CN"/>
              </w:rPr>
              <w:t>1</w:t>
            </w:r>
            <w:r>
              <w:rPr>
                <w:rFonts w:ascii="等线" w:eastAsia="等线" w:hAnsi="等线"/>
                <w:color w:val="000000" w:themeColor="text1"/>
                <w:sz w:val="21"/>
                <w:szCs w:val="21"/>
                <w:u w:color="000000"/>
                <w:lang w:eastAsia="zh-CN"/>
              </w:rPr>
              <w:t>次，解剖前测定</w:t>
            </w:r>
            <w:r>
              <w:rPr>
                <w:rFonts w:ascii="等线" w:eastAsia="等线" w:hAnsi="等线"/>
                <w:color w:val="000000" w:themeColor="text1"/>
                <w:sz w:val="21"/>
                <w:szCs w:val="21"/>
                <w:u w:color="000000"/>
                <w:lang w:eastAsia="zh-CN"/>
              </w:rPr>
              <w:t>1</w:t>
            </w:r>
            <w:r>
              <w:rPr>
                <w:rFonts w:ascii="等线" w:eastAsia="等线" w:hAnsi="等线"/>
                <w:color w:val="000000" w:themeColor="text1"/>
                <w:sz w:val="21"/>
                <w:szCs w:val="21"/>
                <w:u w:color="000000"/>
                <w:lang w:eastAsia="zh-CN"/>
              </w:rPr>
              <w:t>次；</w:t>
            </w:r>
            <w:r>
              <w:rPr>
                <w:rFonts w:ascii="等线" w:eastAsia="等线" w:hAnsi="等线" w:hint="eastAsia"/>
                <w:color w:val="000000" w:themeColor="text1"/>
                <w:sz w:val="21"/>
                <w:szCs w:val="21"/>
                <w:u w:color="000000"/>
                <w:lang w:eastAsia="zh-CN"/>
              </w:rPr>
              <w:t>临床病理（血液学、凝血、血生化、尿常规、尿沉渣：适应期测定</w:t>
            </w:r>
            <w:r>
              <w:rPr>
                <w:rFonts w:ascii="等线" w:eastAsia="等线" w:hAnsi="等线"/>
                <w:color w:val="000000" w:themeColor="text1"/>
                <w:sz w:val="21"/>
                <w:szCs w:val="21"/>
                <w:u w:color="000000"/>
                <w:lang w:eastAsia="zh-CN"/>
              </w:rPr>
              <w:t>2</w:t>
            </w:r>
            <w:r>
              <w:rPr>
                <w:rFonts w:ascii="等线" w:eastAsia="等线" w:hAnsi="等线"/>
                <w:color w:val="000000" w:themeColor="text1"/>
                <w:sz w:val="21"/>
                <w:szCs w:val="21"/>
                <w:u w:color="000000"/>
                <w:lang w:eastAsia="zh-CN"/>
              </w:rPr>
              <w:t>次，每次给药前及给药次日、解剖前各测定</w:t>
            </w:r>
            <w:r>
              <w:rPr>
                <w:rFonts w:ascii="等线" w:eastAsia="等线" w:hAnsi="等线"/>
                <w:color w:val="000000" w:themeColor="text1"/>
                <w:sz w:val="21"/>
                <w:szCs w:val="21"/>
                <w:u w:color="000000"/>
                <w:lang w:eastAsia="zh-CN"/>
              </w:rPr>
              <w:t>1</w:t>
            </w:r>
            <w:r>
              <w:rPr>
                <w:rFonts w:ascii="等线" w:eastAsia="等线" w:hAnsi="等线"/>
                <w:color w:val="000000" w:themeColor="text1"/>
                <w:sz w:val="21"/>
                <w:szCs w:val="21"/>
                <w:u w:color="000000"/>
                <w:lang w:eastAsia="zh-CN"/>
              </w:rPr>
              <w:t>次</w:t>
            </w:r>
            <w:r>
              <w:rPr>
                <w:rFonts w:ascii="等线" w:eastAsia="等线" w:hAnsi="等线" w:hint="eastAsia"/>
                <w:color w:val="000000" w:themeColor="text1"/>
                <w:sz w:val="21"/>
                <w:szCs w:val="21"/>
                <w:u w:color="000000"/>
                <w:lang w:eastAsia="zh-CN"/>
              </w:rPr>
              <w:t>）；给药</w:t>
            </w:r>
            <w:proofErr w:type="gramStart"/>
            <w:r>
              <w:rPr>
                <w:rFonts w:ascii="等线" w:eastAsia="等线" w:hAnsi="等线" w:hint="eastAsia"/>
                <w:color w:val="000000" w:themeColor="text1"/>
                <w:sz w:val="21"/>
                <w:szCs w:val="21"/>
                <w:u w:color="000000"/>
                <w:lang w:eastAsia="zh-CN"/>
              </w:rPr>
              <w:t>末进行</w:t>
            </w:r>
            <w:proofErr w:type="gramEnd"/>
            <w:r>
              <w:rPr>
                <w:rFonts w:ascii="等线" w:eastAsia="等线" w:hAnsi="等线" w:hint="eastAsia"/>
                <w:color w:val="000000" w:themeColor="text1"/>
                <w:sz w:val="21"/>
                <w:szCs w:val="21"/>
                <w:u w:color="000000"/>
                <w:lang w:eastAsia="zh-CN"/>
              </w:rPr>
              <w:t>大体解剖。</w:t>
            </w:r>
          </w:p>
        </w:tc>
        <w:tc>
          <w:tcPr>
            <w:tcW w:w="616" w:type="pct"/>
            <w:shd w:val="clear" w:color="auto" w:fill="auto"/>
            <w:vAlign w:val="center"/>
          </w:tcPr>
          <w:p w14:paraId="2372688D"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7.5</w:t>
            </w:r>
          </w:p>
        </w:tc>
        <w:tc>
          <w:tcPr>
            <w:tcW w:w="584" w:type="pct"/>
            <w:shd w:val="clear" w:color="auto" w:fill="auto"/>
            <w:noWrap/>
            <w:vAlign w:val="center"/>
          </w:tcPr>
          <w:p w14:paraId="7721C096"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4B13E63E" w14:textId="77777777">
        <w:trPr>
          <w:trHeight w:val="489"/>
          <w:jc w:val="center"/>
        </w:trPr>
        <w:tc>
          <w:tcPr>
            <w:tcW w:w="280" w:type="pct"/>
            <w:shd w:val="clear" w:color="auto" w:fill="auto"/>
            <w:vAlign w:val="center"/>
          </w:tcPr>
          <w:p w14:paraId="6E35DE1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2</w:t>
            </w:r>
          </w:p>
        </w:tc>
        <w:tc>
          <w:tcPr>
            <w:tcW w:w="762" w:type="pct"/>
            <w:shd w:val="clear" w:color="auto" w:fill="auto"/>
            <w:vAlign w:val="center"/>
          </w:tcPr>
          <w:p w14:paraId="23971418"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比</w:t>
            </w:r>
            <w:proofErr w:type="gramStart"/>
            <w:r>
              <w:rPr>
                <w:rFonts w:ascii="等线" w:eastAsia="等线" w:hAnsi="等线" w:hint="eastAsia"/>
                <w:b/>
                <w:bCs/>
                <w:sz w:val="21"/>
                <w:szCs w:val="21"/>
                <w:lang w:eastAsia="zh-CN"/>
              </w:rPr>
              <w:t>格犬单次</w:t>
            </w:r>
            <w:proofErr w:type="gramEnd"/>
            <w:r>
              <w:rPr>
                <w:rFonts w:ascii="等线" w:eastAsia="等线" w:hAnsi="等线" w:hint="eastAsia"/>
                <w:b/>
                <w:bCs/>
                <w:sz w:val="21"/>
                <w:szCs w:val="21"/>
                <w:lang w:eastAsia="zh-CN"/>
              </w:rPr>
              <w:t>给药毒性试验（</w:t>
            </w:r>
            <w:r>
              <w:rPr>
                <w:rFonts w:ascii="等线" w:eastAsia="等线" w:hAnsi="等线" w:hint="eastAsia"/>
                <w:b/>
                <w:bCs/>
                <w:sz w:val="21"/>
                <w:szCs w:val="21"/>
                <w:lang w:eastAsia="zh-CN"/>
              </w:rPr>
              <w:t>GLP</w:t>
            </w:r>
            <w:r>
              <w:rPr>
                <w:rFonts w:ascii="等线" w:eastAsia="等线" w:hAnsi="等线" w:hint="eastAsia"/>
                <w:b/>
                <w:bCs/>
                <w:sz w:val="21"/>
                <w:szCs w:val="21"/>
                <w:lang w:eastAsia="zh-CN"/>
              </w:rPr>
              <w:t>）</w:t>
            </w:r>
          </w:p>
        </w:tc>
        <w:tc>
          <w:tcPr>
            <w:tcW w:w="2757" w:type="pct"/>
            <w:gridSpan w:val="2"/>
            <w:shd w:val="clear" w:color="auto" w:fill="auto"/>
            <w:vAlign w:val="center"/>
          </w:tcPr>
          <w:p w14:paraId="75EAA579"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试验设计：</w:t>
            </w:r>
            <w:r>
              <w:rPr>
                <w:rFonts w:ascii="等线" w:eastAsia="等线" w:hAnsi="等线"/>
                <w:color w:val="000000" w:themeColor="text1"/>
                <w:sz w:val="21"/>
                <w:szCs w:val="21"/>
                <w:lang w:eastAsia="zh-CN"/>
              </w:rPr>
              <w:t>比格犬</w:t>
            </w:r>
            <w:r>
              <w:rPr>
                <w:rFonts w:ascii="等线" w:eastAsia="等线" w:hAnsi="等线" w:hint="eastAsia"/>
                <w:color w:val="000000" w:themeColor="text1"/>
                <w:sz w:val="21"/>
                <w:szCs w:val="21"/>
                <w:lang w:eastAsia="zh-CN"/>
              </w:rPr>
              <w:t>8</w:t>
            </w:r>
            <w:r>
              <w:rPr>
                <w:rFonts w:ascii="等线" w:eastAsia="等线" w:hAnsi="等线"/>
                <w:color w:val="000000" w:themeColor="text1"/>
                <w:sz w:val="21"/>
                <w:szCs w:val="21"/>
                <w:lang w:eastAsia="zh-CN"/>
              </w:rPr>
              <w:t>只</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 xml:space="preserve"> naïve</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，分</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组：</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溶媒对照组</w:t>
            </w:r>
            <w:r>
              <w:rPr>
                <w:rFonts w:ascii="等线" w:eastAsia="等线" w:hAnsi="等线"/>
                <w:color w:val="000000" w:themeColor="text1"/>
                <w:sz w:val="21"/>
                <w:szCs w:val="21"/>
                <w:lang w:eastAsia="zh-CN"/>
              </w:rPr>
              <w:t>+3</w:t>
            </w:r>
            <w:r>
              <w:rPr>
                <w:rFonts w:ascii="等线" w:eastAsia="等线" w:hAnsi="等线" w:hint="eastAsia"/>
                <w:color w:val="000000" w:themeColor="text1"/>
                <w:sz w:val="21"/>
                <w:szCs w:val="21"/>
                <w:lang w:eastAsia="zh-CN"/>
              </w:rPr>
              <w:t>个</w:t>
            </w:r>
            <w:r>
              <w:rPr>
                <w:rFonts w:ascii="等线" w:eastAsia="等线" w:hAnsi="等线"/>
                <w:color w:val="000000" w:themeColor="text1"/>
                <w:sz w:val="21"/>
                <w:szCs w:val="21"/>
                <w:lang w:eastAsia="zh-CN"/>
              </w:rPr>
              <w:t>剂量</w:t>
            </w:r>
            <w:r>
              <w:rPr>
                <w:rFonts w:ascii="等线" w:eastAsia="等线" w:hAnsi="等线" w:hint="eastAsia"/>
                <w:color w:val="000000" w:themeColor="text1"/>
                <w:sz w:val="21"/>
                <w:szCs w:val="21"/>
                <w:lang w:eastAsia="zh-CN"/>
              </w:rPr>
              <w:t>供</w:t>
            </w:r>
            <w:proofErr w:type="gramStart"/>
            <w:r>
              <w:rPr>
                <w:rFonts w:ascii="等线" w:eastAsia="等线" w:hAnsi="等线" w:hint="eastAsia"/>
                <w:color w:val="000000" w:themeColor="text1"/>
                <w:sz w:val="21"/>
                <w:szCs w:val="21"/>
                <w:lang w:eastAsia="zh-CN"/>
              </w:rPr>
              <w:t>试品</w:t>
            </w:r>
            <w:r>
              <w:rPr>
                <w:rFonts w:ascii="等线" w:eastAsia="等线" w:hAnsi="等线"/>
                <w:color w:val="000000" w:themeColor="text1"/>
                <w:sz w:val="21"/>
                <w:szCs w:val="21"/>
                <w:lang w:eastAsia="zh-CN"/>
              </w:rPr>
              <w:t>组</w:t>
            </w:r>
            <w:proofErr w:type="gramEnd"/>
            <w:r>
              <w:rPr>
                <w:rFonts w:ascii="等线" w:eastAsia="等线" w:hAnsi="等线"/>
                <w:color w:val="000000" w:themeColor="text1"/>
                <w:sz w:val="21"/>
                <w:szCs w:val="21"/>
                <w:lang w:eastAsia="zh-CN"/>
              </w:rPr>
              <w:t>，每组</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只，雌雄各半。单次给药后观察</w:t>
            </w:r>
            <w:r>
              <w:rPr>
                <w:rFonts w:ascii="等线" w:eastAsia="等线" w:hAnsi="等线"/>
                <w:color w:val="000000" w:themeColor="text1"/>
                <w:sz w:val="21"/>
                <w:szCs w:val="21"/>
                <w:lang w:eastAsia="zh-CN"/>
              </w:rPr>
              <w:t>14</w:t>
            </w:r>
            <w:r>
              <w:rPr>
                <w:rFonts w:ascii="等线" w:eastAsia="等线" w:hAnsi="等线"/>
                <w:color w:val="000000" w:themeColor="text1"/>
                <w:sz w:val="21"/>
                <w:szCs w:val="21"/>
                <w:lang w:eastAsia="zh-CN"/>
              </w:rPr>
              <w:t>天。</w:t>
            </w:r>
          </w:p>
          <w:p w14:paraId="45DAFB1B"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rPr>
                <w:rFonts w:ascii="等线" w:eastAsia="等线" w:hAnsi="等线" w:cs="Times New Roman"/>
                <w:b/>
                <w:color w:val="000000" w:themeColor="text1"/>
                <w:sz w:val="21"/>
                <w:szCs w:val="21"/>
              </w:rPr>
              <w:t>检测指标</w:t>
            </w:r>
            <w:r>
              <w:rPr>
                <w:rFonts w:ascii="等线" w:eastAsia="等线" w:hAnsi="等线" w:cs="Times New Roman"/>
                <w:color w:val="000000" w:themeColor="text1"/>
                <w:sz w:val="21"/>
                <w:szCs w:val="21"/>
              </w:rPr>
              <w:t>：临床观察、体重、摄食量；健康体检（心电、体温等：给药前</w:t>
            </w:r>
            <w:r>
              <w:rPr>
                <w:rFonts w:ascii="等线" w:eastAsia="等线" w:hAnsi="等线" w:cs="Times New Roman"/>
                <w:color w:val="000000" w:themeColor="text1"/>
                <w:sz w:val="21"/>
                <w:szCs w:val="21"/>
              </w:rPr>
              <w:t>1</w:t>
            </w:r>
            <w:r>
              <w:rPr>
                <w:rFonts w:ascii="等线" w:eastAsia="等线" w:hAnsi="等线" w:cs="Times New Roman"/>
                <w:color w:val="000000" w:themeColor="text1"/>
                <w:sz w:val="21"/>
                <w:szCs w:val="21"/>
              </w:rPr>
              <w:t>次，给药后视情况而定，至少</w:t>
            </w:r>
            <w:r>
              <w:rPr>
                <w:rFonts w:ascii="等线" w:eastAsia="等线" w:hAnsi="等线" w:cs="Times New Roman"/>
                <w:color w:val="000000" w:themeColor="text1"/>
                <w:sz w:val="21"/>
                <w:szCs w:val="21"/>
              </w:rPr>
              <w:t>d2</w:t>
            </w:r>
            <w:r>
              <w:rPr>
                <w:rFonts w:ascii="等线" w:eastAsia="等线" w:hAnsi="等线" w:cs="Times New Roman"/>
                <w:color w:val="000000" w:themeColor="text1"/>
                <w:sz w:val="21"/>
                <w:szCs w:val="21"/>
              </w:rPr>
              <w:t>、</w:t>
            </w:r>
            <w:r>
              <w:rPr>
                <w:rFonts w:ascii="等线" w:eastAsia="等线" w:hAnsi="等线" w:cs="Times New Roman"/>
                <w:color w:val="000000" w:themeColor="text1"/>
                <w:sz w:val="21"/>
                <w:szCs w:val="21"/>
              </w:rPr>
              <w:t>d14</w:t>
            </w:r>
            <w:r>
              <w:rPr>
                <w:rFonts w:ascii="等线" w:eastAsia="等线" w:hAnsi="等线" w:cs="Times New Roman"/>
                <w:color w:val="000000" w:themeColor="text1"/>
                <w:sz w:val="21"/>
                <w:szCs w:val="21"/>
              </w:rPr>
              <w:t>各测</w:t>
            </w:r>
            <w:r>
              <w:rPr>
                <w:rFonts w:ascii="等线" w:eastAsia="等线" w:hAnsi="等线" w:cs="Times New Roman"/>
                <w:color w:val="000000" w:themeColor="text1"/>
                <w:sz w:val="21"/>
                <w:szCs w:val="21"/>
              </w:rPr>
              <w:t xml:space="preserve"> </w:t>
            </w:r>
            <w:r>
              <w:rPr>
                <w:rFonts w:ascii="等线" w:eastAsia="等线" w:hAnsi="等线" w:cs="Times New Roman"/>
                <w:color w:val="000000" w:themeColor="text1"/>
                <w:sz w:val="21"/>
                <w:szCs w:val="21"/>
              </w:rPr>
              <w:t>1</w:t>
            </w:r>
            <w:r>
              <w:rPr>
                <w:rFonts w:ascii="等线" w:eastAsia="等线" w:hAnsi="等线" w:cs="Times New Roman"/>
                <w:color w:val="000000" w:themeColor="text1"/>
                <w:sz w:val="21"/>
                <w:szCs w:val="21"/>
              </w:rPr>
              <w:t>次）；临床病理（血常规、血凝</w:t>
            </w:r>
            <w:r>
              <w:rPr>
                <w:rFonts w:ascii="等线" w:eastAsia="等线" w:hAnsi="等线" w:cs="Times New Roman"/>
                <w:color w:val="000000" w:themeColor="text1"/>
                <w:sz w:val="21"/>
                <w:szCs w:val="21"/>
              </w:rPr>
              <w:t>4</w:t>
            </w:r>
            <w:r>
              <w:rPr>
                <w:rFonts w:ascii="等线" w:eastAsia="等线" w:hAnsi="等线" w:cs="Times New Roman"/>
                <w:color w:val="000000" w:themeColor="text1"/>
                <w:sz w:val="21"/>
                <w:szCs w:val="21"/>
              </w:rPr>
              <w:t>项、血生化、尿液：适应期</w:t>
            </w:r>
            <w:r>
              <w:rPr>
                <w:rFonts w:ascii="等线" w:eastAsia="等线" w:hAnsi="等线" w:cs="Times New Roman"/>
                <w:color w:val="000000" w:themeColor="text1"/>
                <w:sz w:val="21"/>
                <w:szCs w:val="21"/>
              </w:rPr>
              <w:t>2</w:t>
            </w:r>
            <w:r>
              <w:rPr>
                <w:rFonts w:ascii="等线" w:eastAsia="等线" w:hAnsi="等线" w:cs="Times New Roman"/>
                <w:color w:val="000000" w:themeColor="text1"/>
                <w:sz w:val="21"/>
                <w:szCs w:val="21"/>
              </w:rPr>
              <w:t>次，给药后</w:t>
            </w:r>
            <w:r>
              <w:rPr>
                <w:rFonts w:ascii="等线" w:eastAsia="等线" w:hAnsi="等线" w:cs="Times New Roman"/>
                <w:color w:val="000000" w:themeColor="text1"/>
                <w:sz w:val="21"/>
                <w:szCs w:val="21"/>
              </w:rPr>
              <w:t>d2</w:t>
            </w:r>
            <w:r>
              <w:rPr>
                <w:rFonts w:ascii="等线" w:eastAsia="等线" w:hAnsi="等线" w:cs="Times New Roman"/>
                <w:color w:val="000000" w:themeColor="text1"/>
                <w:sz w:val="21"/>
                <w:szCs w:val="21"/>
              </w:rPr>
              <w:t>、</w:t>
            </w:r>
            <w:r>
              <w:rPr>
                <w:rFonts w:ascii="等线" w:eastAsia="等线" w:hAnsi="等线" w:cs="Times New Roman"/>
                <w:color w:val="000000" w:themeColor="text1"/>
                <w:sz w:val="21"/>
                <w:szCs w:val="21"/>
              </w:rPr>
              <w:t>d14</w:t>
            </w:r>
            <w:r>
              <w:rPr>
                <w:rFonts w:ascii="等线" w:eastAsia="等线" w:hAnsi="等线" w:cs="Times New Roman"/>
                <w:color w:val="000000" w:themeColor="text1"/>
                <w:sz w:val="21"/>
                <w:szCs w:val="21"/>
              </w:rPr>
              <w:t>各测</w:t>
            </w:r>
            <w:r>
              <w:rPr>
                <w:rFonts w:ascii="等线" w:eastAsia="等线" w:hAnsi="等线" w:cs="Times New Roman"/>
                <w:color w:val="000000" w:themeColor="text1"/>
                <w:sz w:val="21"/>
                <w:szCs w:val="21"/>
              </w:rPr>
              <w:t xml:space="preserve"> 1</w:t>
            </w:r>
            <w:r>
              <w:rPr>
                <w:rFonts w:ascii="等线" w:eastAsia="等线" w:hAnsi="等线" w:cs="Times New Roman"/>
                <w:color w:val="000000" w:themeColor="text1"/>
                <w:sz w:val="21"/>
                <w:szCs w:val="21"/>
              </w:rPr>
              <w:t>次）；眼科检查（给药前，</w:t>
            </w:r>
            <w:r>
              <w:rPr>
                <w:rFonts w:ascii="等线" w:eastAsia="等线" w:hAnsi="等线" w:cs="Times New Roman"/>
                <w:color w:val="000000" w:themeColor="text1"/>
                <w:sz w:val="21"/>
                <w:szCs w:val="21"/>
              </w:rPr>
              <w:t>d14</w:t>
            </w:r>
            <w:proofErr w:type="gramStart"/>
            <w:r>
              <w:rPr>
                <w:rFonts w:ascii="等线" w:eastAsia="等线" w:hAnsi="等线" w:cs="Times New Roman"/>
                <w:color w:val="000000" w:themeColor="text1"/>
                <w:sz w:val="21"/>
                <w:szCs w:val="21"/>
              </w:rPr>
              <w:t>各</w:t>
            </w:r>
            <w:proofErr w:type="gramEnd"/>
            <w:r>
              <w:rPr>
                <w:rFonts w:ascii="等线" w:eastAsia="等线" w:hAnsi="等线" w:cs="Times New Roman"/>
                <w:color w:val="000000" w:themeColor="text1"/>
                <w:sz w:val="21"/>
                <w:szCs w:val="21"/>
              </w:rPr>
              <w:t>1</w:t>
            </w:r>
            <w:r>
              <w:rPr>
                <w:rFonts w:ascii="等线" w:eastAsia="等线" w:hAnsi="等线" w:cs="Times New Roman"/>
                <w:color w:val="000000" w:themeColor="text1"/>
                <w:sz w:val="21"/>
                <w:szCs w:val="21"/>
              </w:rPr>
              <w:t>次）；</w:t>
            </w:r>
            <w:r>
              <w:rPr>
                <w:rFonts w:ascii="等线" w:eastAsia="等线" w:hAnsi="等线" w:cs="Times New Roman"/>
                <w:color w:val="000000" w:themeColor="text1"/>
                <w:sz w:val="21"/>
                <w:szCs w:val="21"/>
              </w:rPr>
              <w:t>d14</w:t>
            </w:r>
            <w:r>
              <w:rPr>
                <w:rFonts w:ascii="等线" w:eastAsia="等线" w:hAnsi="等线" w:cs="Times New Roman"/>
                <w:color w:val="000000" w:themeColor="text1"/>
                <w:sz w:val="21"/>
                <w:szCs w:val="21"/>
              </w:rPr>
              <w:t>大体解剖（若有异常则记录并对肉眼所见异常组织进行病理组织学检查），进行骨髓细胞学检查。</w:t>
            </w:r>
          </w:p>
        </w:tc>
        <w:tc>
          <w:tcPr>
            <w:tcW w:w="616" w:type="pct"/>
            <w:shd w:val="clear" w:color="auto" w:fill="auto"/>
            <w:vAlign w:val="center"/>
          </w:tcPr>
          <w:p w14:paraId="7CE0273A"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13.0</w:t>
            </w:r>
          </w:p>
        </w:tc>
        <w:tc>
          <w:tcPr>
            <w:tcW w:w="584" w:type="pct"/>
            <w:shd w:val="clear" w:color="auto" w:fill="auto"/>
            <w:noWrap/>
            <w:vAlign w:val="center"/>
          </w:tcPr>
          <w:p w14:paraId="3E4DD5E7"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2</w:t>
            </w:r>
            <w:r>
              <w:rPr>
                <w:rFonts w:ascii="等线" w:eastAsia="等线" w:hAnsi="等线" w:hint="eastAsia"/>
                <w:sz w:val="21"/>
                <w:szCs w:val="21"/>
                <w:lang w:eastAsia="zh-CN"/>
              </w:rPr>
              <w:t>个月</w:t>
            </w:r>
          </w:p>
        </w:tc>
      </w:tr>
      <w:tr w:rsidR="0057420F" w14:paraId="5C7A698D" w14:textId="77777777">
        <w:trPr>
          <w:trHeight w:val="489"/>
          <w:jc w:val="center"/>
        </w:trPr>
        <w:tc>
          <w:tcPr>
            <w:tcW w:w="280" w:type="pct"/>
            <w:shd w:val="clear" w:color="auto" w:fill="auto"/>
            <w:vAlign w:val="center"/>
          </w:tcPr>
          <w:p w14:paraId="5574C4D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3</w:t>
            </w:r>
          </w:p>
        </w:tc>
        <w:tc>
          <w:tcPr>
            <w:tcW w:w="762" w:type="pct"/>
            <w:shd w:val="clear" w:color="auto" w:fill="auto"/>
            <w:vAlign w:val="center"/>
          </w:tcPr>
          <w:p w14:paraId="7BB16B83"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SD</w:t>
            </w:r>
            <w:r>
              <w:rPr>
                <w:rFonts w:ascii="等线" w:eastAsia="等线" w:hAnsi="等线" w:hint="eastAsia"/>
                <w:b/>
                <w:bCs/>
                <w:sz w:val="21"/>
                <w:szCs w:val="21"/>
                <w:lang w:eastAsia="zh-CN"/>
              </w:rPr>
              <w:t>大鼠</w:t>
            </w:r>
            <w:r>
              <w:rPr>
                <w:rFonts w:ascii="等线" w:eastAsia="等线" w:hAnsi="等线" w:hint="eastAsia"/>
                <w:b/>
                <w:bCs/>
                <w:sz w:val="21"/>
                <w:szCs w:val="21"/>
                <w:lang w:eastAsia="zh-CN"/>
              </w:rPr>
              <w:t>4</w:t>
            </w:r>
            <w:r>
              <w:rPr>
                <w:rFonts w:ascii="等线" w:eastAsia="等线" w:hAnsi="等线" w:hint="eastAsia"/>
                <w:b/>
                <w:bCs/>
                <w:sz w:val="21"/>
                <w:szCs w:val="21"/>
                <w:lang w:eastAsia="zh-CN"/>
              </w:rPr>
              <w:t>周剂量探索性试验（</w:t>
            </w:r>
            <w:r>
              <w:rPr>
                <w:rFonts w:ascii="等线" w:eastAsia="等线" w:hAnsi="等线" w:hint="eastAsia"/>
                <w:b/>
                <w:bCs/>
                <w:sz w:val="21"/>
                <w:szCs w:val="21"/>
                <w:lang w:eastAsia="zh-CN"/>
              </w:rPr>
              <w:t>DRF</w:t>
            </w:r>
            <w:r>
              <w:rPr>
                <w:rFonts w:ascii="等线" w:eastAsia="等线" w:hAnsi="等线" w:hint="eastAsia"/>
                <w:b/>
                <w:bCs/>
                <w:sz w:val="21"/>
                <w:szCs w:val="21"/>
                <w:lang w:eastAsia="zh-CN"/>
              </w:rPr>
              <w:t>，非</w:t>
            </w:r>
            <w:r>
              <w:rPr>
                <w:rFonts w:ascii="等线" w:eastAsia="等线" w:hAnsi="等线" w:hint="eastAsia"/>
                <w:b/>
                <w:bCs/>
                <w:sz w:val="21"/>
                <w:szCs w:val="21"/>
                <w:lang w:eastAsia="zh-CN"/>
              </w:rPr>
              <w:t>GLP</w:t>
            </w:r>
            <w:r>
              <w:rPr>
                <w:rFonts w:ascii="等线" w:eastAsia="等线" w:hAnsi="等线" w:hint="eastAsia"/>
                <w:b/>
                <w:bCs/>
                <w:sz w:val="21"/>
                <w:szCs w:val="21"/>
                <w:lang w:eastAsia="zh-CN"/>
              </w:rPr>
              <w:t>）</w:t>
            </w:r>
          </w:p>
        </w:tc>
        <w:tc>
          <w:tcPr>
            <w:tcW w:w="2757" w:type="pct"/>
            <w:gridSpan w:val="2"/>
            <w:shd w:val="clear" w:color="auto" w:fill="auto"/>
            <w:vAlign w:val="center"/>
          </w:tcPr>
          <w:p w14:paraId="60766BE3" w14:textId="77777777" w:rsidR="0057420F" w:rsidRDefault="004B6417">
            <w:pPr>
              <w:pStyle w:val="Default"/>
              <w:spacing w:line="360" w:lineRule="auto"/>
              <w:ind w:firstLineChars="98" w:firstLine="206"/>
              <w:rPr>
                <w:rFonts w:ascii="等线" w:eastAsia="等线" w:hAnsi="等线" w:cs="Times New Roman"/>
                <w:color w:val="000000" w:themeColor="text1"/>
                <w:sz w:val="21"/>
                <w:szCs w:val="21"/>
              </w:rPr>
            </w:pPr>
            <w:r>
              <w:rPr>
                <w:rFonts w:ascii="等线" w:eastAsia="等线" w:hAnsi="等线" w:cs="Times New Roman"/>
                <w:b/>
                <w:bCs/>
                <w:color w:val="000000" w:themeColor="text1"/>
                <w:sz w:val="21"/>
                <w:szCs w:val="21"/>
              </w:rPr>
              <w:t>试验设计：</w:t>
            </w:r>
            <w:r>
              <w:rPr>
                <w:rFonts w:ascii="等线" w:eastAsia="等线" w:hAnsi="等线" w:cs="Times New Roman"/>
                <w:color w:val="000000" w:themeColor="text1"/>
                <w:sz w:val="21"/>
                <w:szCs w:val="21"/>
              </w:rPr>
              <w:t>SD</w:t>
            </w:r>
            <w:r>
              <w:rPr>
                <w:rFonts w:ascii="等线" w:eastAsia="等线" w:hAnsi="等线" w:cs="Times New Roman"/>
                <w:color w:val="000000" w:themeColor="text1"/>
                <w:sz w:val="21"/>
                <w:szCs w:val="21"/>
              </w:rPr>
              <w:t>大鼠</w:t>
            </w:r>
            <w:r>
              <w:rPr>
                <w:rFonts w:ascii="等线" w:eastAsia="等线" w:hAnsi="等线" w:cs="Times New Roman" w:hint="eastAsia"/>
                <w:color w:val="000000" w:themeColor="text1"/>
                <w:sz w:val="21"/>
                <w:szCs w:val="21"/>
              </w:rPr>
              <w:t>40</w:t>
            </w:r>
            <w:r>
              <w:rPr>
                <w:rFonts w:ascii="等线" w:eastAsia="等线" w:hAnsi="等线" w:cs="Times New Roman" w:hint="eastAsia"/>
                <w:color w:val="000000" w:themeColor="text1"/>
                <w:sz w:val="21"/>
                <w:szCs w:val="21"/>
              </w:rPr>
              <w:t>只，分</w:t>
            </w:r>
            <w:r>
              <w:rPr>
                <w:rFonts w:ascii="等线" w:eastAsia="等线" w:hAnsi="等线" w:cs="Times New Roman" w:hint="eastAsia"/>
                <w:color w:val="000000" w:themeColor="text1"/>
                <w:sz w:val="21"/>
                <w:szCs w:val="21"/>
              </w:rPr>
              <w:t>4</w:t>
            </w:r>
            <w:r>
              <w:rPr>
                <w:rFonts w:ascii="等线" w:eastAsia="等线" w:hAnsi="等线" w:cs="Times New Roman"/>
                <w:color w:val="000000" w:themeColor="text1"/>
                <w:sz w:val="21"/>
                <w:szCs w:val="21"/>
              </w:rPr>
              <w:t>组</w:t>
            </w:r>
            <w:r>
              <w:rPr>
                <w:rFonts w:ascii="等线" w:eastAsia="等线" w:hAnsi="等线" w:cs="Times New Roman" w:hint="eastAsia"/>
                <w:color w:val="000000" w:themeColor="text1"/>
                <w:sz w:val="21"/>
                <w:szCs w:val="21"/>
              </w:rPr>
              <w:t>:</w:t>
            </w:r>
            <w:r>
              <w:rPr>
                <w:rFonts w:ascii="等线" w:eastAsia="等线" w:hAnsi="等线" w:cs="Times New Roman"/>
                <w:color w:val="000000" w:themeColor="text1"/>
                <w:sz w:val="21"/>
                <w:szCs w:val="21"/>
              </w:rPr>
              <w:t xml:space="preserve"> 1</w:t>
            </w:r>
            <w:r>
              <w:rPr>
                <w:rFonts w:ascii="等线" w:eastAsia="等线" w:hAnsi="等线" w:cs="Times New Roman"/>
                <w:color w:val="000000" w:themeColor="text1"/>
                <w:sz w:val="21"/>
                <w:szCs w:val="21"/>
              </w:rPr>
              <w:t>个溶媒对照组</w:t>
            </w:r>
            <w:r>
              <w:rPr>
                <w:rFonts w:ascii="等线" w:eastAsia="等线" w:hAnsi="等线" w:cs="Times New Roman" w:hint="eastAsia"/>
                <w:color w:val="000000" w:themeColor="text1"/>
                <w:sz w:val="21"/>
                <w:szCs w:val="21"/>
              </w:rPr>
              <w:t>+</w:t>
            </w:r>
            <w:r>
              <w:rPr>
                <w:rFonts w:ascii="等线" w:eastAsia="等线" w:hAnsi="等线" w:cs="Times New Roman"/>
                <w:color w:val="000000" w:themeColor="text1"/>
                <w:sz w:val="21"/>
                <w:szCs w:val="21"/>
              </w:rPr>
              <w:t>3</w:t>
            </w:r>
            <w:r>
              <w:rPr>
                <w:rFonts w:ascii="等线" w:eastAsia="等线" w:hAnsi="等线" w:cs="Times New Roman"/>
                <w:color w:val="000000" w:themeColor="text1"/>
                <w:sz w:val="21"/>
                <w:szCs w:val="21"/>
              </w:rPr>
              <w:t>个剂量供</w:t>
            </w:r>
            <w:proofErr w:type="gramStart"/>
            <w:r>
              <w:rPr>
                <w:rFonts w:ascii="等线" w:eastAsia="等线" w:hAnsi="等线" w:cs="Times New Roman"/>
                <w:color w:val="000000" w:themeColor="text1"/>
                <w:sz w:val="21"/>
                <w:szCs w:val="21"/>
              </w:rPr>
              <w:t>试品组</w:t>
            </w:r>
            <w:proofErr w:type="gramEnd"/>
            <w:r>
              <w:rPr>
                <w:rFonts w:ascii="等线" w:eastAsia="等线" w:hAnsi="等线" w:cs="Times New Roman" w:hint="eastAsia"/>
                <w:color w:val="000000" w:themeColor="text1"/>
                <w:sz w:val="21"/>
                <w:szCs w:val="21"/>
              </w:rPr>
              <w:t>。</w:t>
            </w:r>
            <w:r>
              <w:rPr>
                <w:rFonts w:ascii="等线" w:eastAsia="等线" w:hAnsi="等线" w:cs="Times New Roman"/>
                <w:color w:val="000000" w:themeColor="text1"/>
                <w:sz w:val="21"/>
                <w:szCs w:val="21"/>
              </w:rPr>
              <w:t>每组</w:t>
            </w:r>
            <w:r>
              <w:rPr>
                <w:rFonts w:ascii="等线" w:eastAsia="等线" w:hAnsi="等线" w:cs="Times New Roman" w:hint="eastAsia"/>
                <w:color w:val="000000" w:themeColor="text1"/>
                <w:sz w:val="21"/>
                <w:szCs w:val="21"/>
              </w:rPr>
              <w:t>10</w:t>
            </w:r>
            <w:r>
              <w:rPr>
                <w:rFonts w:ascii="等线" w:eastAsia="等线" w:hAnsi="等线" w:cs="Times New Roman"/>
                <w:color w:val="000000" w:themeColor="text1"/>
                <w:sz w:val="21"/>
                <w:szCs w:val="21"/>
              </w:rPr>
              <w:t>只，雌雄各半，</w:t>
            </w:r>
            <w:r>
              <w:rPr>
                <w:rFonts w:ascii="等线" w:eastAsia="等线" w:hAnsi="等线" w:cs="Times New Roman" w:hint="eastAsia"/>
                <w:color w:val="000000" w:themeColor="text1"/>
                <w:sz w:val="21"/>
                <w:szCs w:val="21"/>
              </w:rPr>
              <w:t>每天给药</w:t>
            </w:r>
            <w:r>
              <w:rPr>
                <w:rFonts w:ascii="等线" w:eastAsia="等线" w:hAnsi="等线" w:cs="Times New Roman" w:hint="eastAsia"/>
                <w:color w:val="000000" w:themeColor="text1"/>
                <w:sz w:val="21"/>
                <w:szCs w:val="21"/>
              </w:rPr>
              <w:t>1-2</w:t>
            </w:r>
            <w:r>
              <w:rPr>
                <w:rFonts w:ascii="等线" w:eastAsia="等线" w:hAnsi="等线" w:cs="Times New Roman" w:hint="eastAsia"/>
                <w:color w:val="000000" w:themeColor="text1"/>
                <w:sz w:val="21"/>
                <w:szCs w:val="21"/>
              </w:rPr>
              <w:t>次，</w:t>
            </w:r>
            <w:r>
              <w:rPr>
                <w:rFonts w:ascii="等线" w:eastAsia="等线" w:hAnsi="等线" w:cs="Times New Roman"/>
                <w:color w:val="000000" w:themeColor="text1"/>
                <w:sz w:val="21"/>
                <w:szCs w:val="21"/>
              </w:rPr>
              <w:t>连续给药</w:t>
            </w:r>
            <w:r>
              <w:rPr>
                <w:rFonts w:ascii="等线" w:eastAsia="等线" w:hAnsi="等线" w:cs="Times New Roman" w:hint="eastAsia"/>
                <w:color w:val="000000" w:themeColor="text1"/>
                <w:sz w:val="21"/>
                <w:szCs w:val="21"/>
              </w:rPr>
              <w:t>4</w:t>
            </w:r>
            <w:r>
              <w:rPr>
                <w:rFonts w:ascii="等线" w:eastAsia="等线" w:hAnsi="等线" w:cs="Times New Roman"/>
                <w:color w:val="000000" w:themeColor="text1"/>
                <w:sz w:val="21"/>
                <w:szCs w:val="21"/>
              </w:rPr>
              <w:t>周</w:t>
            </w:r>
            <w:r>
              <w:rPr>
                <w:rFonts w:ascii="等线" w:eastAsia="等线" w:hAnsi="等线" w:cs="Times New Roman" w:hint="eastAsia"/>
                <w:color w:val="000000" w:themeColor="text1"/>
                <w:sz w:val="21"/>
                <w:szCs w:val="21"/>
              </w:rPr>
              <w:t>，不设</w:t>
            </w:r>
            <w:r>
              <w:rPr>
                <w:rFonts w:ascii="等线" w:eastAsia="等线" w:hAnsi="等线" w:cs="Times New Roman"/>
                <w:color w:val="000000" w:themeColor="text1"/>
                <w:sz w:val="21"/>
                <w:szCs w:val="21"/>
              </w:rPr>
              <w:t>恢复期。</w:t>
            </w:r>
          </w:p>
          <w:p w14:paraId="3A15C180"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hint="eastAsia"/>
                <w:b/>
                <w:bCs/>
                <w:color w:val="000000" w:themeColor="text1"/>
                <w:sz w:val="21"/>
                <w:szCs w:val="21"/>
                <w:lang w:eastAsia="zh-CN"/>
              </w:rPr>
              <w:t>检测指标：</w:t>
            </w:r>
            <w:r>
              <w:rPr>
                <w:rFonts w:ascii="等线" w:eastAsia="等线" w:hAnsi="等线"/>
                <w:color w:val="000000" w:themeColor="text1"/>
                <w:sz w:val="21"/>
                <w:szCs w:val="21"/>
                <w:lang w:eastAsia="zh-CN"/>
              </w:rPr>
              <w:t>临床观察、体重、摄食量</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给药期末常规临床病理（血液学</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血凝</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生化）、给药</w:t>
            </w:r>
            <w:proofErr w:type="gramStart"/>
            <w:r>
              <w:rPr>
                <w:rFonts w:ascii="等线" w:eastAsia="等线" w:hAnsi="等线"/>
                <w:color w:val="000000" w:themeColor="text1"/>
                <w:sz w:val="21"/>
                <w:szCs w:val="21"/>
                <w:lang w:eastAsia="zh-CN"/>
              </w:rPr>
              <w:t>末</w:t>
            </w:r>
            <w:r>
              <w:rPr>
                <w:rFonts w:ascii="等线" w:eastAsia="等线" w:hAnsi="等线" w:hint="eastAsia"/>
                <w:color w:val="000000" w:themeColor="text1"/>
                <w:sz w:val="21"/>
                <w:szCs w:val="21"/>
                <w:lang w:eastAsia="zh-CN"/>
              </w:rPr>
              <w:t>进行</w:t>
            </w:r>
            <w:proofErr w:type="gramEnd"/>
            <w:r>
              <w:rPr>
                <w:rFonts w:ascii="等线" w:eastAsia="等线" w:hAnsi="等线"/>
                <w:color w:val="000000" w:themeColor="text1"/>
                <w:sz w:val="21"/>
                <w:szCs w:val="21"/>
                <w:lang w:eastAsia="zh-CN"/>
              </w:rPr>
              <w:t>大体解剖，</w:t>
            </w:r>
            <w:r>
              <w:rPr>
                <w:rFonts w:ascii="等线" w:eastAsia="等线" w:hAnsi="等线" w:hint="eastAsia"/>
                <w:color w:val="000000" w:themeColor="text1"/>
                <w:sz w:val="21"/>
                <w:szCs w:val="21"/>
                <w:lang w:eastAsia="zh-CN"/>
              </w:rPr>
              <w:t>对</w:t>
            </w:r>
            <w:r>
              <w:rPr>
                <w:rFonts w:ascii="等线" w:eastAsia="等线" w:hAnsi="等线"/>
                <w:color w:val="000000" w:themeColor="text1"/>
                <w:sz w:val="21"/>
                <w:szCs w:val="21"/>
                <w:lang w:eastAsia="zh-CN"/>
              </w:rPr>
              <w:t>肉眼观察异常的组织进行病理组织学检查</w:t>
            </w:r>
            <w:r>
              <w:rPr>
                <w:rFonts w:ascii="等线" w:eastAsia="等线" w:hAnsi="等线" w:hint="eastAsia"/>
                <w:color w:val="000000" w:themeColor="text1"/>
                <w:sz w:val="21"/>
                <w:szCs w:val="21"/>
                <w:lang w:eastAsia="zh-CN"/>
              </w:rPr>
              <w:t>。</w:t>
            </w:r>
          </w:p>
        </w:tc>
        <w:tc>
          <w:tcPr>
            <w:tcW w:w="616" w:type="pct"/>
            <w:shd w:val="clear" w:color="auto" w:fill="auto"/>
            <w:vAlign w:val="center"/>
          </w:tcPr>
          <w:p w14:paraId="6FAD23C3"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8.8</w:t>
            </w:r>
          </w:p>
        </w:tc>
        <w:tc>
          <w:tcPr>
            <w:tcW w:w="584" w:type="pct"/>
            <w:shd w:val="clear" w:color="auto" w:fill="auto"/>
            <w:noWrap/>
            <w:vAlign w:val="center"/>
          </w:tcPr>
          <w:p w14:paraId="6041EEFE"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2-3</w:t>
            </w:r>
            <w:r>
              <w:rPr>
                <w:rFonts w:ascii="等线" w:eastAsia="等线" w:hAnsi="等线" w:hint="eastAsia"/>
                <w:sz w:val="21"/>
                <w:szCs w:val="21"/>
                <w:lang w:eastAsia="zh-CN"/>
              </w:rPr>
              <w:t>个月</w:t>
            </w:r>
          </w:p>
        </w:tc>
      </w:tr>
      <w:tr w:rsidR="0057420F" w14:paraId="5A5B683A" w14:textId="77777777">
        <w:trPr>
          <w:trHeight w:val="489"/>
          <w:jc w:val="center"/>
        </w:trPr>
        <w:tc>
          <w:tcPr>
            <w:tcW w:w="280" w:type="pct"/>
            <w:shd w:val="clear" w:color="auto" w:fill="auto"/>
            <w:vAlign w:val="center"/>
          </w:tcPr>
          <w:p w14:paraId="5F3039E9"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4</w:t>
            </w:r>
          </w:p>
        </w:tc>
        <w:tc>
          <w:tcPr>
            <w:tcW w:w="762" w:type="pct"/>
            <w:shd w:val="clear" w:color="auto" w:fill="auto"/>
            <w:vAlign w:val="center"/>
          </w:tcPr>
          <w:p w14:paraId="582A8ADE" w14:textId="77777777" w:rsidR="0057420F" w:rsidRDefault="004B6417">
            <w:pPr>
              <w:spacing w:line="300" w:lineRule="auto"/>
              <w:rPr>
                <w:rFonts w:ascii="等线" w:eastAsia="等线" w:hAnsi="等线"/>
                <w:b/>
                <w:bCs/>
                <w:sz w:val="21"/>
                <w:szCs w:val="21"/>
                <w:lang w:eastAsia="zh-CN"/>
              </w:rPr>
            </w:pPr>
            <w:r>
              <w:rPr>
                <w:rFonts w:ascii="等线" w:eastAsia="等线" w:hAnsi="等线"/>
                <w:b/>
                <w:bCs/>
                <w:sz w:val="21"/>
                <w:szCs w:val="21"/>
                <w:lang w:eastAsia="zh-CN"/>
              </w:rPr>
              <w:t>SD</w:t>
            </w:r>
            <w:r>
              <w:rPr>
                <w:rFonts w:ascii="等线" w:eastAsia="等线" w:hAnsi="等线"/>
                <w:b/>
                <w:bCs/>
                <w:sz w:val="21"/>
                <w:szCs w:val="21"/>
                <w:lang w:eastAsia="zh-CN"/>
              </w:rPr>
              <w:t>大鼠重复给药</w:t>
            </w:r>
            <w:r>
              <w:rPr>
                <w:rFonts w:ascii="等线" w:eastAsia="等线" w:hAnsi="等线" w:hint="eastAsia"/>
                <w:b/>
                <w:bCs/>
                <w:sz w:val="21"/>
                <w:szCs w:val="21"/>
                <w:lang w:eastAsia="zh-CN"/>
              </w:rPr>
              <w:t>4</w:t>
            </w:r>
            <w:r>
              <w:rPr>
                <w:rFonts w:ascii="等线" w:eastAsia="等线" w:hAnsi="等线" w:hint="eastAsia"/>
                <w:b/>
                <w:bCs/>
                <w:sz w:val="21"/>
                <w:szCs w:val="21"/>
                <w:lang w:eastAsia="zh-CN"/>
              </w:rPr>
              <w:t>个月</w:t>
            </w:r>
            <w:r>
              <w:rPr>
                <w:rFonts w:ascii="等线" w:eastAsia="等线" w:hAnsi="等线"/>
                <w:b/>
                <w:bCs/>
                <w:sz w:val="21"/>
                <w:szCs w:val="21"/>
                <w:lang w:eastAsia="zh-CN"/>
              </w:rPr>
              <w:t>毒性试验（</w:t>
            </w:r>
            <w:r>
              <w:rPr>
                <w:rFonts w:ascii="等线" w:eastAsia="等线" w:hAnsi="等线"/>
                <w:b/>
                <w:bCs/>
                <w:sz w:val="21"/>
                <w:szCs w:val="21"/>
                <w:lang w:eastAsia="zh-CN"/>
              </w:rPr>
              <w:t>GLP</w:t>
            </w:r>
            <w:r>
              <w:rPr>
                <w:rFonts w:ascii="等线" w:eastAsia="等线" w:hAnsi="等线"/>
                <w:b/>
                <w:bCs/>
                <w:sz w:val="21"/>
                <w:szCs w:val="21"/>
                <w:lang w:eastAsia="zh-CN"/>
              </w:rPr>
              <w:t>）</w:t>
            </w:r>
          </w:p>
        </w:tc>
        <w:tc>
          <w:tcPr>
            <w:tcW w:w="2757" w:type="pct"/>
            <w:gridSpan w:val="2"/>
            <w:shd w:val="clear" w:color="auto" w:fill="auto"/>
            <w:vAlign w:val="center"/>
          </w:tcPr>
          <w:p w14:paraId="731E3DB6"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t>试验设计：</w:t>
            </w:r>
            <w:r>
              <w:rPr>
                <w:rFonts w:ascii="等线" w:eastAsia="等线" w:hAnsi="等线"/>
                <w:color w:val="000000"/>
                <w:sz w:val="21"/>
                <w:szCs w:val="21"/>
                <w:lang w:eastAsia="zh-CN"/>
              </w:rPr>
              <w:t>SD</w:t>
            </w:r>
            <w:r>
              <w:rPr>
                <w:rFonts w:ascii="等线" w:eastAsia="等线" w:hAnsi="等线"/>
                <w:color w:val="000000"/>
                <w:sz w:val="21"/>
                <w:szCs w:val="21"/>
                <w:lang w:eastAsia="zh-CN"/>
              </w:rPr>
              <w:t>大鼠</w:t>
            </w:r>
            <w:r>
              <w:rPr>
                <w:rFonts w:ascii="等线" w:eastAsia="等线" w:hAnsi="等线"/>
                <w:color w:val="000000"/>
                <w:sz w:val="21"/>
                <w:szCs w:val="21"/>
                <w:lang w:eastAsia="zh-CN"/>
              </w:rPr>
              <w:t>1</w:t>
            </w:r>
            <w:r>
              <w:rPr>
                <w:rFonts w:ascii="等线" w:eastAsia="等线" w:hAnsi="等线" w:hint="eastAsia"/>
                <w:color w:val="000000"/>
                <w:sz w:val="21"/>
                <w:szCs w:val="21"/>
                <w:lang w:eastAsia="zh-CN"/>
              </w:rPr>
              <w:t>20</w:t>
            </w:r>
            <w:r>
              <w:rPr>
                <w:rFonts w:ascii="等线" w:eastAsia="等线" w:hAnsi="等线"/>
                <w:color w:val="000000"/>
                <w:sz w:val="21"/>
                <w:szCs w:val="21"/>
                <w:lang w:eastAsia="zh-CN"/>
              </w:rPr>
              <w:t>只，分</w:t>
            </w:r>
            <w:r>
              <w:rPr>
                <w:rFonts w:ascii="等线" w:eastAsia="等线" w:hAnsi="等线" w:hint="eastAsia"/>
                <w:color w:val="000000"/>
                <w:sz w:val="21"/>
                <w:szCs w:val="21"/>
                <w:lang w:eastAsia="zh-CN"/>
              </w:rPr>
              <w:t>4</w:t>
            </w:r>
            <w:r>
              <w:rPr>
                <w:rFonts w:ascii="等线" w:eastAsia="等线" w:hAnsi="等线"/>
                <w:color w:val="000000"/>
                <w:sz w:val="21"/>
                <w:szCs w:val="21"/>
                <w:lang w:eastAsia="zh-CN"/>
              </w:rPr>
              <w:t>组：</w:t>
            </w:r>
            <w:r>
              <w:rPr>
                <w:rFonts w:ascii="等线" w:eastAsia="等线" w:hAnsi="等线"/>
                <w:sz w:val="21"/>
                <w:szCs w:val="21"/>
                <w:lang w:eastAsia="zh-CN"/>
              </w:rPr>
              <w:t xml:space="preserve"> 3</w:t>
            </w:r>
            <w:r>
              <w:rPr>
                <w:rFonts w:ascii="等线" w:eastAsia="等线" w:hAnsi="等线"/>
                <w:sz w:val="21"/>
                <w:szCs w:val="21"/>
                <w:lang w:eastAsia="zh-CN"/>
              </w:rPr>
              <w:t>剂量组</w:t>
            </w:r>
            <w:r>
              <w:rPr>
                <w:rFonts w:ascii="等线" w:eastAsia="等线" w:hAnsi="等线"/>
                <w:sz w:val="21"/>
                <w:szCs w:val="21"/>
                <w:lang w:eastAsia="zh-CN"/>
              </w:rPr>
              <w:t>+1</w:t>
            </w:r>
            <w:r>
              <w:rPr>
                <w:rFonts w:ascii="等线" w:eastAsia="等线" w:hAnsi="等线"/>
                <w:sz w:val="21"/>
                <w:szCs w:val="21"/>
                <w:lang w:eastAsia="zh-CN"/>
              </w:rPr>
              <w:t>对照组，</w:t>
            </w:r>
            <w:r>
              <w:rPr>
                <w:rFonts w:ascii="等线" w:eastAsia="等线" w:hAnsi="等线" w:hint="eastAsia"/>
                <w:sz w:val="21"/>
                <w:szCs w:val="21"/>
                <w:lang w:eastAsia="zh-CN"/>
              </w:rPr>
              <w:t>3</w:t>
            </w:r>
            <w:r>
              <w:rPr>
                <w:rFonts w:ascii="等线" w:eastAsia="等线" w:hAnsi="等线"/>
                <w:color w:val="000000"/>
                <w:sz w:val="21"/>
                <w:szCs w:val="21"/>
                <w:lang w:eastAsia="zh-CN"/>
              </w:rPr>
              <w:t>0</w:t>
            </w:r>
            <w:r>
              <w:rPr>
                <w:rFonts w:ascii="等线" w:eastAsia="等线" w:hAnsi="等线"/>
                <w:color w:val="000000"/>
                <w:sz w:val="21"/>
                <w:szCs w:val="21"/>
                <w:lang w:eastAsia="zh-CN"/>
              </w:rPr>
              <w:t>只</w:t>
            </w:r>
            <w:r>
              <w:rPr>
                <w:rFonts w:ascii="等线" w:eastAsia="等线" w:hAnsi="等线"/>
                <w:color w:val="000000"/>
                <w:sz w:val="21"/>
                <w:szCs w:val="21"/>
                <w:lang w:eastAsia="zh-CN"/>
              </w:rPr>
              <w:t>/</w:t>
            </w:r>
            <w:r>
              <w:rPr>
                <w:rFonts w:ascii="等线" w:eastAsia="等线" w:hAnsi="等线"/>
                <w:color w:val="000000"/>
                <w:sz w:val="21"/>
                <w:szCs w:val="21"/>
                <w:lang w:eastAsia="zh-CN"/>
              </w:rPr>
              <w:t>组，雌、雄各半。</w:t>
            </w:r>
          </w:p>
          <w:p w14:paraId="6A3271DD"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t>给药方式：</w:t>
            </w:r>
            <w:r>
              <w:rPr>
                <w:rFonts w:ascii="等线" w:eastAsia="等线" w:hAnsi="等线" w:hint="eastAsia"/>
                <w:color w:val="000000"/>
                <w:sz w:val="21"/>
                <w:szCs w:val="21"/>
                <w:lang w:eastAsia="zh-CN"/>
              </w:rPr>
              <w:t>灌胃</w:t>
            </w:r>
            <w:r>
              <w:rPr>
                <w:rFonts w:ascii="等线" w:eastAsia="等线" w:hAnsi="等线"/>
                <w:color w:val="000000"/>
                <w:sz w:val="21"/>
                <w:szCs w:val="21"/>
                <w:lang w:eastAsia="zh-CN"/>
              </w:rPr>
              <w:t>给药，每</w:t>
            </w:r>
            <w:r>
              <w:rPr>
                <w:rFonts w:ascii="等线" w:eastAsia="等线" w:hAnsi="等线" w:hint="eastAsia"/>
                <w:color w:val="000000"/>
                <w:sz w:val="21"/>
                <w:szCs w:val="21"/>
                <w:lang w:eastAsia="zh-CN"/>
              </w:rPr>
              <w:t>天</w:t>
            </w:r>
            <w:r>
              <w:rPr>
                <w:rFonts w:ascii="等线" w:eastAsia="等线" w:hAnsi="等线"/>
                <w:color w:val="000000"/>
                <w:sz w:val="21"/>
                <w:szCs w:val="21"/>
                <w:lang w:eastAsia="zh-CN"/>
              </w:rPr>
              <w:t>给药</w:t>
            </w:r>
            <w:r>
              <w:rPr>
                <w:rFonts w:ascii="等线" w:eastAsia="等线" w:hAnsi="等线" w:hint="eastAsia"/>
                <w:color w:val="000000"/>
                <w:sz w:val="21"/>
                <w:szCs w:val="21"/>
                <w:lang w:eastAsia="zh-CN"/>
              </w:rPr>
              <w:t>1-2</w:t>
            </w:r>
            <w:r>
              <w:rPr>
                <w:rFonts w:ascii="等线" w:eastAsia="等线" w:hAnsi="等线"/>
                <w:color w:val="000000"/>
                <w:sz w:val="21"/>
                <w:szCs w:val="21"/>
                <w:lang w:eastAsia="zh-CN"/>
              </w:rPr>
              <w:t>次，连续给药</w:t>
            </w:r>
            <w:r>
              <w:rPr>
                <w:rFonts w:ascii="等线" w:eastAsia="等线" w:hAnsi="等线" w:hint="eastAsia"/>
                <w:color w:val="000000"/>
                <w:sz w:val="21"/>
                <w:szCs w:val="21"/>
                <w:lang w:eastAsia="zh-CN"/>
              </w:rPr>
              <w:t>4</w:t>
            </w:r>
            <w:r>
              <w:rPr>
                <w:rFonts w:ascii="等线" w:eastAsia="等线" w:hAnsi="等线" w:hint="eastAsia"/>
                <w:color w:val="000000"/>
                <w:sz w:val="21"/>
                <w:szCs w:val="21"/>
                <w:lang w:eastAsia="zh-CN"/>
              </w:rPr>
              <w:t>个月</w:t>
            </w:r>
            <w:r>
              <w:rPr>
                <w:rFonts w:ascii="等线" w:eastAsia="等线" w:hAnsi="等线"/>
                <w:color w:val="000000"/>
                <w:sz w:val="21"/>
                <w:szCs w:val="21"/>
                <w:lang w:eastAsia="zh-CN"/>
              </w:rPr>
              <w:t>。</w:t>
            </w:r>
          </w:p>
          <w:p w14:paraId="2C472A24"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t>给药期结束：</w:t>
            </w:r>
            <w:r>
              <w:rPr>
                <w:rFonts w:ascii="等线" w:eastAsia="等线" w:hAnsi="等线"/>
                <w:color w:val="000000"/>
                <w:sz w:val="21"/>
                <w:szCs w:val="21"/>
                <w:lang w:eastAsia="zh-CN"/>
              </w:rPr>
              <w:t>每组剖检</w:t>
            </w:r>
            <w:r>
              <w:rPr>
                <w:rFonts w:ascii="等线" w:eastAsia="等线" w:hAnsi="等线"/>
                <w:color w:val="000000"/>
                <w:sz w:val="21"/>
                <w:szCs w:val="21"/>
                <w:lang w:eastAsia="zh-CN"/>
              </w:rPr>
              <w:t>20</w:t>
            </w:r>
            <w:r>
              <w:rPr>
                <w:rFonts w:ascii="等线" w:eastAsia="等线" w:hAnsi="等线"/>
                <w:color w:val="000000"/>
                <w:sz w:val="21"/>
                <w:szCs w:val="21"/>
                <w:lang w:eastAsia="zh-CN"/>
              </w:rPr>
              <w:t>只，雌、雄各半。</w:t>
            </w:r>
          </w:p>
          <w:p w14:paraId="41286E69"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t>恢复期结束：</w:t>
            </w:r>
            <w:r>
              <w:rPr>
                <w:rFonts w:ascii="等线" w:eastAsia="等线" w:hAnsi="等线"/>
                <w:color w:val="000000"/>
                <w:sz w:val="21"/>
                <w:szCs w:val="21"/>
                <w:lang w:eastAsia="zh-CN"/>
              </w:rPr>
              <w:t>每组剖检</w:t>
            </w:r>
            <w:r>
              <w:rPr>
                <w:rFonts w:ascii="等线" w:eastAsia="等线" w:hAnsi="等线"/>
                <w:color w:val="000000"/>
                <w:sz w:val="21"/>
                <w:szCs w:val="21"/>
                <w:lang w:eastAsia="zh-CN"/>
              </w:rPr>
              <w:t>10</w:t>
            </w:r>
            <w:r>
              <w:rPr>
                <w:rFonts w:ascii="等线" w:eastAsia="等线" w:hAnsi="等线"/>
                <w:color w:val="000000"/>
                <w:sz w:val="21"/>
                <w:szCs w:val="21"/>
                <w:lang w:eastAsia="zh-CN"/>
              </w:rPr>
              <w:t>只，雌、雄各半。给药期结束后恢复</w:t>
            </w:r>
            <w:r>
              <w:rPr>
                <w:rFonts w:ascii="等线" w:eastAsia="等线" w:hAnsi="等线"/>
                <w:color w:val="000000"/>
                <w:sz w:val="21"/>
                <w:szCs w:val="21"/>
                <w:lang w:eastAsia="zh-CN"/>
              </w:rPr>
              <w:t>4</w:t>
            </w:r>
            <w:r>
              <w:rPr>
                <w:rFonts w:ascii="等线" w:eastAsia="等线" w:hAnsi="等线"/>
                <w:color w:val="000000"/>
                <w:sz w:val="21"/>
                <w:szCs w:val="21"/>
                <w:lang w:eastAsia="zh-CN"/>
              </w:rPr>
              <w:t>周。</w:t>
            </w:r>
          </w:p>
          <w:p w14:paraId="472088FC"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t>检测指标</w:t>
            </w:r>
            <w:r>
              <w:rPr>
                <w:rFonts w:ascii="等线" w:eastAsia="等线" w:hAnsi="等线"/>
                <w:color w:val="000000"/>
                <w:sz w:val="21"/>
                <w:szCs w:val="21"/>
                <w:lang w:eastAsia="zh-CN"/>
              </w:rPr>
              <w:t>：临床观察、体重、摄食量；眼科检查（给药期结束和恢复期结束待解剖动物进行检查）；临床病理（血常规、</w:t>
            </w:r>
            <w:r>
              <w:rPr>
                <w:rFonts w:ascii="等线" w:eastAsia="等线" w:hAnsi="等线"/>
                <w:color w:val="000000"/>
                <w:sz w:val="21"/>
                <w:szCs w:val="21"/>
                <w:u w:val="single"/>
                <w:lang w:eastAsia="zh-CN"/>
              </w:rPr>
              <w:t>血凝</w:t>
            </w:r>
            <w:r>
              <w:rPr>
                <w:rFonts w:ascii="等线" w:eastAsia="等线" w:hAnsi="等线"/>
                <w:color w:val="000000"/>
                <w:sz w:val="21"/>
                <w:szCs w:val="21"/>
                <w:u w:val="single"/>
                <w:lang w:eastAsia="zh-CN"/>
              </w:rPr>
              <w:t>4</w:t>
            </w:r>
            <w:r>
              <w:rPr>
                <w:rFonts w:ascii="等线" w:eastAsia="等线" w:hAnsi="等线"/>
                <w:color w:val="000000"/>
                <w:sz w:val="21"/>
                <w:szCs w:val="21"/>
                <w:u w:val="single"/>
                <w:lang w:eastAsia="zh-CN"/>
              </w:rPr>
              <w:t>项</w:t>
            </w:r>
            <w:r>
              <w:rPr>
                <w:rFonts w:ascii="等线" w:eastAsia="等线" w:hAnsi="等线"/>
                <w:color w:val="000000"/>
                <w:sz w:val="21"/>
                <w:szCs w:val="21"/>
                <w:lang w:eastAsia="zh-CN"/>
              </w:rPr>
              <w:t>、血生化、尿</w:t>
            </w:r>
            <w:r>
              <w:rPr>
                <w:rFonts w:ascii="等线" w:eastAsia="等线" w:hAnsi="等线" w:hint="eastAsia"/>
                <w:color w:val="000000"/>
                <w:sz w:val="21"/>
                <w:szCs w:val="21"/>
                <w:lang w:eastAsia="zh-CN"/>
              </w:rPr>
              <w:t>常规</w:t>
            </w:r>
            <w:r>
              <w:rPr>
                <w:rFonts w:ascii="等线" w:eastAsia="等线" w:hAnsi="等线"/>
                <w:color w:val="000000"/>
                <w:sz w:val="21"/>
                <w:szCs w:val="21"/>
                <w:lang w:eastAsia="zh-CN"/>
              </w:rPr>
              <w:t>；对给药期结束和恢复期结束剖检的动物进行检测）；给药期结束和恢复期结束全套解剖（主要脏器</w:t>
            </w:r>
            <w:r>
              <w:rPr>
                <w:rFonts w:ascii="等线" w:eastAsia="等线" w:hAnsi="等线"/>
                <w:color w:val="000000"/>
                <w:sz w:val="21"/>
                <w:szCs w:val="21"/>
                <w:lang w:eastAsia="zh-CN"/>
              </w:rPr>
              <w:t>/</w:t>
            </w:r>
            <w:r>
              <w:rPr>
                <w:rFonts w:ascii="等线" w:eastAsia="等线" w:hAnsi="等线"/>
                <w:color w:val="000000"/>
                <w:sz w:val="21"/>
                <w:szCs w:val="21"/>
                <w:lang w:eastAsia="zh-CN"/>
              </w:rPr>
              <w:t>组织称重，含骨髓涂片），按指导原则要求进行组织病理学检查。外周血异常时进行骨髓细胞学检查。</w:t>
            </w:r>
          </w:p>
          <w:p w14:paraId="46341964"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t>TK</w:t>
            </w:r>
            <w:r>
              <w:rPr>
                <w:rFonts w:ascii="等线" w:eastAsia="等线" w:hAnsi="等线"/>
                <w:b/>
                <w:color w:val="000000"/>
                <w:sz w:val="21"/>
                <w:szCs w:val="21"/>
                <w:lang w:eastAsia="zh-CN"/>
              </w:rPr>
              <w:t>试验设计</w:t>
            </w:r>
            <w:r>
              <w:rPr>
                <w:rFonts w:ascii="等线" w:eastAsia="等线" w:hAnsi="等线"/>
                <w:b/>
                <w:color w:val="000000"/>
                <w:sz w:val="21"/>
                <w:szCs w:val="21"/>
                <w:lang w:eastAsia="zh-CN"/>
              </w:rPr>
              <w:t>:</w:t>
            </w:r>
            <w:r>
              <w:rPr>
                <w:rFonts w:ascii="等线" w:eastAsia="等线" w:hAnsi="等线"/>
                <w:b/>
                <w:color w:val="000000"/>
                <w:sz w:val="21"/>
                <w:szCs w:val="21"/>
                <w:lang w:eastAsia="zh-CN"/>
              </w:rPr>
              <w:t xml:space="preserve">　设卫星组，</w:t>
            </w:r>
            <w:r>
              <w:rPr>
                <w:rFonts w:ascii="等线" w:eastAsia="等线" w:hAnsi="等线"/>
                <w:color w:val="000000"/>
                <w:sz w:val="21"/>
                <w:szCs w:val="21"/>
                <w:lang w:eastAsia="zh-CN"/>
              </w:rPr>
              <w:t>SD</w:t>
            </w:r>
            <w:r>
              <w:rPr>
                <w:rFonts w:ascii="等线" w:eastAsia="等线" w:hAnsi="等线"/>
                <w:color w:val="000000"/>
                <w:sz w:val="21"/>
                <w:szCs w:val="21"/>
                <w:lang w:eastAsia="zh-CN"/>
              </w:rPr>
              <w:t>大鼠</w:t>
            </w:r>
            <w:r>
              <w:rPr>
                <w:rFonts w:ascii="等线" w:eastAsia="等线" w:hAnsi="等线" w:hint="eastAsia"/>
                <w:color w:val="000000"/>
                <w:sz w:val="21"/>
                <w:szCs w:val="21"/>
                <w:lang w:eastAsia="zh-CN"/>
              </w:rPr>
              <w:t>64</w:t>
            </w:r>
            <w:r>
              <w:rPr>
                <w:rFonts w:ascii="等线" w:eastAsia="等线" w:hAnsi="等线"/>
                <w:color w:val="000000"/>
                <w:sz w:val="21"/>
                <w:szCs w:val="21"/>
                <w:lang w:eastAsia="zh-CN"/>
              </w:rPr>
              <w:t>只，分</w:t>
            </w:r>
            <w:r>
              <w:rPr>
                <w:rFonts w:ascii="等线" w:eastAsia="等线" w:hAnsi="等线" w:hint="eastAsia"/>
                <w:color w:val="000000"/>
                <w:sz w:val="21"/>
                <w:szCs w:val="21"/>
                <w:lang w:eastAsia="zh-CN"/>
              </w:rPr>
              <w:t>4</w:t>
            </w:r>
            <w:r>
              <w:rPr>
                <w:rFonts w:ascii="等线" w:eastAsia="等线" w:hAnsi="等线"/>
                <w:color w:val="000000"/>
                <w:sz w:val="21"/>
                <w:szCs w:val="21"/>
                <w:lang w:eastAsia="zh-CN"/>
              </w:rPr>
              <w:t>组：</w:t>
            </w:r>
            <w:r>
              <w:rPr>
                <w:rFonts w:ascii="等线" w:eastAsia="等线" w:hAnsi="等线"/>
                <w:sz w:val="21"/>
                <w:szCs w:val="21"/>
                <w:lang w:eastAsia="zh-CN"/>
              </w:rPr>
              <w:t xml:space="preserve"> 3</w:t>
            </w:r>
            <w:r>
              <w:rPr>
                <w:rFonts w:ascii="等线" w:eastAsia="等线" w:hAnsi="等线"/>
                <w:sz w:val="21"/>
                <w:szCs w:val="21"/>
                <w:lang w:eastAsia="zh-CN"/>
              </w:rPr>
              <w:t>剂量组</w:t>
            </w:r>
            <w:r>
              <w:rPr>
                <w:rFonts w:ascii="等线" w:eastAsia="等线" w:hAnsi="等线" w:hint="eastAsia"/>
                <w:sz w:val="21"/>
                <w:szCs w:val="21"/>
                <w:lang w:eastAsia="zh-CN"/>
              </w:rPr>
              <w:t>+1</w:t>
            </w:r>
            <w:r>
              <w:rPr>
                <w:rFonts w:ascii="等线" w:eastAsia="等线" w:hAnsi="等线" w:hint="eastAsia"/>
                <w:sz w:val="21"/>
                <w:szCs w:val="21"/>
                <w:lang w:eastAsia="zh-CN"/>
              </w:rPr>
              <w:t>对照组</w:t>
            </w:r>
            <w:r>
              <w:rPr>
                <w:rFonts w:ascii="等线" w:eastAsia="等线" w:hAnsi="等线"/>
                <w:sz w:val="21"/>
                <w:szCs w:val="21"/>
                <w:lang w:eastAsia="zh-CN"/>
              </w:rPr>
              <w:t>，</w:t>
            </w:r>
            <w:r>
              <w:rPr>
                <w:rFonts w:ascii="等线" w:eastAsia="等线" w:hAnsi="等线" w:hint="eastAsia"/>
                <w:sz w:val="21"/>
                <w:szCs w:val="21"/>
                <w:lang w:eastAsia="zh-CN"/>
              </w:rPr>
              <w:t>16</w:t>
            </w:r>
            <w:r>
              <w:rPr>
                <w:rFonts w:ascii="等线" w:eastAsia="等线" w:hAnsi="等线"/>
                <w:color w:val="000000"/>
                <w:sz w:val="21"/>
                <w:szCs w:val="21"/>
                <w:lang w:eastAsia="zh-CN"/>
              </w:rPr>
              <w:t>只</w:t>
            </w:r>
            <w:r>
              <w:rPr>
                <w:rFonts w:ascii="等线" w:eastAsia="等线" w:hAnsi="等线"/>
                <w:color w:val="000000"/>
                <w:sz w:val="21"/>
                <w:szCs w:val="21"/>
                <w:lang w:eastAsia="zh-CN"/>
              </w:rPr>
              <w:t>/</w:t>
            </w:r>
            <w:r>
              <w:rPr>
                <w:rFonts w:ascii="等线" w:eastAsia="等线" w:hAnsi="等线"/>
                <w:color w:val="000000"/>
                <w:sz w:val="21"/>
                <w:szCs w:val="21"/>
                <w:lang w:eastAsia="zh-CN"/>
              </w:rPr>
              <w:t>组，雌、雄各半</w:t>
            </w:r>
            <w:r>
              <w:rPr>
                <w:rFonts w:ascii="等线" w:eastAsia="等线" w:hAnsi="等线" w:hint="eastAsia"/>
                <w:color w:val="000000"/>
                <w:sz w:val="21"/>
                <w:szCs w:val="21"/>
                <w:lang w:eastAsia="zh-CN"/>
              </w:rPr>
              <w:t>，检</w:t>
            </w:r>
            <w:r>
              <w:rPr>
                <w:rFonts w:ascii="等线" w:eastAsia="等线" w:hAnsi="等线" w:hint="eastAsia"/>
                <w:sz w:val="21"/>
                <w:szCs w:val="21"/>
                <w:lang w:eastAsia="zh-CN"/>
              </w:rPr>
              <w:t>测</w:t>
            </w:r>
            <w:r>
              <w:rPr>
                <w:rFonts w:ascii="等线" w:eastAsia="等线" w:hAnsi="等线" w:hint="eastAsia"/>
                <w:sz w:val="21"/>
                <w:szCs w:val="21"/>
                <w:lang w:eastAsia="zh-CN"/>
              </w:rPr>
              <w:t>3</w:t>
            </w:r>
            <w:r>
              <w:rPr>
                <w:rFonts w:ascii="等线" w:eastAsia="等线" w:hAnsi="等线" w:hint="eastAsia"/>
                <w:sz w:val="21"/>
                <w:szCs w:val="21"/>
                <w:lang w:eastAsia="zh-CN"/>
              </w:rPr>
              <w:t>个有效成份</w:t>
            </w:r>
            <w:r>
              <w:rPr>
                <w:rFonts w:ascii="等线" w:eastAsia="等线" w:hAnsi="等线"/>
                <w:color w:val="000000"/>
                <w:sz w:val="21"/>
                <w:szCs w:val="21"/>
                <w:lang w:eastAsia="zh-CN"/>
              </w:rPr>
              <w:t>。</w:t>
            </w:r>
          </w:p>
          <w:p w14:paraId="57BEF61B" w14:textId="77777777" w:rsidR="0057420F" w:rsidRDefault="004B6417">
            <w:pPr>
              <w:spacing w:line="300" w:lineRule="auto"/>
              <w:ind w:firstLineChars="98" w:firstLine="206"/>
              <w:rPr>
                <w:rFonts w:ascii="等线" w:eastAsia="等线" w:hAnsi="等线"/>
                <w:color w:val="000000"/>
                <w:sz w:val="21"/>
                <w:szCs w:val="21"/>
                <w:lang w:eastAsia="zh-CN"/>
              </w:rPr>
            </w:pPr>
            <w:r>
              <w:rPr>
                <w:rFonts w:ascii="等线" w:eastAsia="等线" w:hAnsi="等线"/>
                <w:b/>
                <w:color w:val="000000"/>
                <w:sz w:val="21"/>
                <w:szCs w:val="21"/>
                <w:lang w:eastAsia="zh-CN"/>
              </w:rPr>
              <w:lastRenderedPageBreak/>
              <w:t>给药方式：</w:t>
            </w:r>
            <w:r>
              <w:rPr>
                <w:rFonts w:ascii="等线" w:eastAsia="等线" w:hAnsi="等线"/>
                <w:sz w:val="21"/>
                <w:szCs w:val="21"/>
                <w:lang w:eastAsia="zh-CN"/>
              </w:rPr>
              <w:t xml:space="preserve"> </w:t>
            </w:r>
            <w:r>
              <w:rPr>
                <w:rFonts w:ascii="等线" w:eastAsia="等线" w:hAnsi="等线" w:hint="eastAsia"/>
                <w:sz w:val="21"/>
                <w:szCs w:val="21"/>
                <w:lang w:eastAsia="zh-CN"/>
              </w:rPr>
              <w:t>灌胃</w:t>
            </w:r>
            <w:r>
              <w:rPr>
                <w:rFonts w:ascii="等线" w:eastAsia="等线" w:hAnsi="等线"/>
                <w:color w:val="000000"/>
                <w:sz w:val="21"/>
                <w:szCs w:val="21"/>
                <w:lang w:eastAsia="zh-CN"/>
              </w:rPr>
              <w:t>给药，每</w:t>
            </w:r>
            <w:r>
              <w:rPr>
                <w:rFonts w:ascii="等线" w:eastAsia="等线" w:hAnsi="等线" w:hint="eastAsia"/>
                <w:color w:val="000000"/>
                <w:sz w:val="21"/>
                <w:szCs w:val="21"/>
                <w:lang w:eastAsia="zh-CN"/>
              </w:rPr>
              <w:t>天</w:t>
            </w:r>
            <w:r>
              <w:rPr>
                <w:rFonts w:ascii="等线" w:eastAsia="等线" w:hAnsi="等线"/>
                <w:color w:val="000000"/>
                <w:sz w:val="21"/>
                <w:szCs w:val="21"/>
                <w:lang w:eastAsia="zh-CN"/>
              </w:rPr>
              <w:t>给药</w:t>
            </w:r>
            <w:r>
              <w:rPr>
                <w:rFonts w:ascii="等线" w:eastAsia="等线" w:hAnsi="等线" w:hint="eastAsia"/>
                <w:color w:val="000000"/>
                <w:sz w:val="21"/>
                <w:szCs w:val="21"/>
                <w:lang w:eastAsia="zh-CN"/>
              </w:rPr>
              <w:t>1-2</w:t>
            </w:r>
            <w:r>
              <w:rPr>
                <w:rFonts w:ascii="等线" w:eastAsia="等线" w:hAnsi="等线"/>
                <w:color w:val="000000"/>
                <w:sz w:val="21"/>
                <w:szCs w:val="21"/>
                <w:lang w:eastAsia="zh-CN"/>
              </w:rPr>
              <w:t>次，连续给药</w:t>
            </w:r>
            <w:r>
              <w:rPr>
                <w:rFonts w:ascii="等线" w:eastAsia="等线" w:hAnsi="等线"/>
                <w:color w:val="000000"/>
                <w:sz w:val="21"/>
                <w:szCs w:val="21"/>
                <w:lang w:eastAsia="zh-CN"/>
              </w:rPr>
              <w:t>4</w:t>
            </w:r>
            <w:r>
              <w:rPr>
                <w:rFonts w:ascii="等线" w:eastAsia="等线" w:hAnsi="等线"/>
                <w:color w:val="000000"/>
                <w:sz w:val="21"/>
                <w:szCs w:val="21"/>
                <w:lang w:eastAsia="zh-CN"/>
              </w:rPr>
              <w:t>周。</w:t>
            </w:r>
          </w:p>
          <w:p w14:paraId="53F44F69"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b/>
                <w:color w:val="000000"/>
                <w:sz w:val="21"/>
                <w:szCs w:val="21"/>
                <w:lang w:eastAsia="zh-CN"/>
              </w:rPr>
              <w:t>采血时间点</w:t>
            </w:r>
            <w:r>
              <w:rPr>
                <w:rFonts w:ascii="等线" w:eastAsia="等线" w:hAnsi="等线"/>
                <w:b/>
                <w:color w:val="000000"/>
                <w:sz w:val="21"/>
                <w:szCs w:val="21"/>
                <w:lang w:eastAsia="zh-CN"/>
              </w:rPr>
              <w:t>:</w:t>
            </w:r>
            <w:r>
              <w:rPr>
                <w:rFonts w:ascii="等线" w:eastAsia="等线" w:hAnsi="等线"/>
                <w:b/>
                <w:color w:val="000000"/>
                <w:sz w:val="21"/>
                <w:szCs w:val="21"/>
                <w:lang w:eastAsia="zh-CN"/>
              </w:rPr>
              <w:t xml:space="preserve">　</w:t>
            </w:r>
            <w:r>
              <w:rPr>
                <w:rFonts w:ascii="等线" w:eastAsia="等线" w:hAnsi="等线"/>
                <w:color w:val="000000"/>
                <w:sz w:val="21"/>
                <w:szCs w:val="21"/>
                <w:lang w:eastAsia="zh-CN"/>
              </w:rPr>
              <w:t xml:space="preserve"> </w:t>
            </w:r>
            <w:r>
              <w:rPr>
                <w:rFonts w:ascii="等线" w:eastAsia="等线" w:hAnsi="等线"/>
                <w:color w:val="000000"/>
                <w:sz w:val="21"/>
                <w:szCs w:val="21"/>
                <w:lang w:eastAsia="zh-CN"/>
              </w:rPr>
              <w:t>首次和末次给药后，</w:t>
            </w:r>
            <w:r>
              <w:rPr>
                <w:rFonts w:ascii="等线" w:eastAsia="等线" w:hAnsi="等线" w:hint="eastAsia"/>
                <w:color w:val="000000"/>
                <w:sz w:val="21"/>
                <w:szCs w:val="21"/>
                <w:lang w:eastAsia="zh-CN"/>
              </w:rPr>
              <w:t>每</w:t>
            </w:r>
            <w:r>
              <w:rPr>
                <w:rFonts w:ascii="等线" w:eastAsia="等线" w:hAnsi="等线" w:hint="eastAsia"/>
                <w:sz w:val="21"/>
                <w:szCs w:val="21"/>
                <w:lang w:eastAsia="zh-CN"/>
              </w:rPr>
              <w:t>次</w:t>
            </w:r>
            <w:r>
              <w:rPr>
                <w:rFonts w:ascii="等线" w:eastAsia="等线" w:hAnsi="等线" w:hint="eastAsia"/>
                <w:sz w:val="21"/>
                <w:szCs w:val="21"/>
                <w:lang w:eastAsia="zh-CN"/>
              </w:rPr>
              <w:t>6</w:t>
            </w:r>
            <w:r>
              <w:rPr>
                <w:rFonts w:ascii="等线" w:eastAsia="等线" w:hAnsi="等线" w:hint="eastAsia"/>
                <w:sz w:val="21"/>
                <w:szCs w:val="21"/>
                <w:lang w:eastAsia="zh-CN"/>
              </w:rPr>
              <w:t>个采血</w:t>
            </w:r>
            <w:r>
              <w:rPr>
                <w:rFonts w:ascii="等线" w:eastAsia="等线" w:hAnsi="等线"/>
                <w:color w:val="000000"/>
                <w:sz w:val="21"/>
                <w:szCs w:val="21"/>
                <w:lang w:eastAsia="zh-CN"/>
              </w:rPr>
              <w:t>点</w:t>
            </w:r>
            <w:r>
              <w:rPr>
                <w:rFonts w:ascii="等线" w:eastAsia="等线" w:hAnsi="等线" w:hint="eastAsia"/>
                <w:color w:val="000000"/>
                <w:sz w:val="21"/>
                <w:szCs w:val="21"/>
                <w:lang w:eastAsia="zh-CN"/>
              </w:rPr>
              <w:t>，对照组每次</w:t>
            </w:r>
            <w:r>
              <w:rPr>
                <w:rFonts w:ascii="等线" w:eastAsia="等线" w:hAnsi="等线" w:hint="eastAsia"/>
                <w:color w:val="000000"/>
                <w:sz w:val="21"/>
                <w:szCs w:val="21"/>
                <w:lang w:eastAsia="zh-CN"/>
              </w:rPr>
              <w:t>2</w:t>
            </w:r>
            <w:r>
              <w:rPr>
                <w:rFonts w:ascii="等线" w:eastAsia="等线" w:hAnsi="等线" w:hint="eastAsia"/>
                <w:color w:val="000000"/>
                <w:sz w:val="21"/>
                <w:szCs w:val="21"/>
                <w:lang w:eastAsia="zh-CN"/>
              </w:rPr>
              <w:t>个点</w:t>
            </w:r>
            <w:r>
              <w:rPr>
                <w:rFonts w:ascii="等线" w:eastAsia="等线" w:hAnsi="等线"/>
                <w:sz w:val="21"/>
                <w:szCs w:val="21"/>
                <w:lang w:eastAsia="zh-CN"/>
              </w:rPr>
              <w:t>。</w:t>
            </w:r>
          </w:p>
          <w:p w14:paraId="5E9754AC" w14:textId="77777777" w:rsidR="0057420F" w:rsidRDefault="004B6417">
            <w:pPr>
              <w:pStyle w:val="Default"/>
              <w:spacing w:line="300" w:lineRule="auto"/>
              <w:rPr>
                <w:rFonts w:ascii="等线" w:eastAsia="等线" w:hAnsi="等线" w:cs="Times New Roman"/>
                <w:b/>
                <w:bCs/>
                <w:color w:val="000000" w:themeColor="text1"/>
                <w:sz w:val="21"/>
                <w:szCs w:val="21"/>
              </w:rPr>
            </w:pPr>
            <w:r>
              <w:rPr>
                <w:rFonts w:ascii="等线" w:eastAsia="等线" w:hAnsi="等线" w:hint="eastAsia"/>
                <w:bCs/>
                <w:sz w:val="21"/>
                <w:szCs w:val="21"/>
              </w:rPr>
              <w:t>如增加额外观察或检测指标，需另外计费。</w:t>
            </w:r>
          </w:p>
        </w:tc>
        <w:tc>
          <w:tcPr>
            <w:tcW w:w="616" w:type="pct"/>
            <w:shd w:val="clear" w:color="auto" w:fill="auto"/>
            <w:vAlign w:val="center"/>
          </w:tcPr>
          <w:p w14:paraId="6E98290B"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lastRenderedPageBreak/>
              <w:t>93.9</w:t>
            </w:r>
          </w:p>
        </w:tc>
        <w:tc>
          <w:tcPr>
            <w:tcW w:w="584" w:type="pct"/>
            <w:shd w:val="clear" w:color="auto" w:fill="auto"/>
            <w:noWrap/>
            <w:vAlign w:val="center"/>
          </w:tcPr>
          <w:p w14:paraId="5E6B6DAD" w14:textId="77777777" w:rsidR="0057420F" w:rsidRDefault="004B6417">
            <w:pPr>
              <w:spacing w:line="360" w:lineRule="auto"/>
              <w:jc w:val="center"/>
              <w:rPr>
                <w:rFonts w:ascii="等线" w:eastAsia="等线" w:hAnsi="等线"/>
                <w:sz w:val="21"/>
                <w:szCs w:val="21"/>
              </w:rPr>
            </w:pPr>
            <w:r>
              <w:rPr>
                <w:rFonts w:ascii="等线" w:eastAsia="等线" w:hAnsi="等线" w:hint="eastAsia"/>
                <w:sz w:val="21"/>
                <w:szCs w:val="21"/>
                <w:lang w:eastAsia="zh-CN"/>
              </w:rPr>
              <w:t>7-8</w:t>
            </w:r>
            <w:r>
              <w:rPr>
                <w:rFonts w:ascii="等线" w:eastAsia="等线" w:hAnsi="等线"/>
                <w:sz w:val="21"/>
                <w:szCs w:val="21"/>
              </w:rPr>
              <w:t>个月</w:t>
            </w:r>
          </w:p>
        </w:tc>
      </w:tr>
      <w:tr w:rsidR="0057420F" w14:paraId="103309F9" w14:textId="77777777">
        <w:trPr>
          <w:trHeight w:val="489"/>
          <w:jc w:val="center"/>
        </w:trPr>
        <w:tc>
          <w:tcPr>
            <w:tcW w:w="280" w:type="pct"/>
            <w:shd w:val="clear" w:color="auto" w:fill="auto"/>
            <w:vAlign w:val="center"/>
          </w:tcPr>
          <w:p w14:paraId="7FBA65DD"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5</w:t>
            </w:r>
          </w:p>
        </w:tc>
        <w:tc>
          <w:tcPr>
            <w:tcW w:w="762" w:type="pct"/>
            <w:shd w:val="clear" w:color="auto" w:fill="auto"/>
            <w:vAlign w:val="center"/>
          </w:tcPr>
          <w:p w14:paraId="2CE2C599"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比格犬</w:t>
            </w:r>
            <w:r>
              <w:rPr>
                <w:rFonts w:ascii="等线" w:eastAsia="等线" w:hAnsi="等线" w:hint="eastAsia"/>
                <w:b/>
                <w:bCs/>
                <w:sz w:val="21"/>
                <w:szCs w:val="21"/>
                <w:lang w:eastAsia="zh-CN"/>
              </w:rPr>
              <w:t>4</w:t>
            </w:r>
            <w:r>
              <w:rPr>
                <w:rFonts w:ascii="等线" w:eastAsia="等线" w:hAnsi="等线" w:hint="eastAsia"/>
                <w:b/>
                <w:bCs/>
                <w:sz w:val="21"/>
                <w:szCs w:val="21"/>
                <w:lang w:eastAsia="zh-CN"/>
              </w:rPr>
              <w:t>周剂量探索性试验（</w:t>
            </w:r>
            <w:r>
              <w:rPr>
                <w:rFonts w:ascii="等线" w:eastAsia="等线" w:hAnsi="等线" w:hint="eastAsia"/>
                <w:b/>
                <w:bCs/>
                <w:sz w:val="21"/>
                <w:szCs w:val="21"/>
                <w:lang w:eastAsia="zh-CN"/>
              </w:rPr>
              <w:t>DRF</w:t>
            </w:r>
            <w:r>
              <w:rPr>
                <w:rFonts w:ascii="等线" w:eastAsia="等线" w:hAnsi="等线" w:hint="eastAsia"/>
                <w:b/>
                <w:bCs/>
                <w:sz w:val="21"/>
                <w:szCs w:val="21"/>
                <w:lang w:eastAsia="zh-CN"/>
              </w:rPr>
              <w:t>，非</w:t>
            </w:r>
            <w:r>
              <w:rPr>
                <w:rFonts w:ascii="等线" w:eastAsia="等线" w:hAnsi="等线" w:hint="eastAsia"/>
                <w:b/>
                <w:bCs/>
                <w:sz w:val="21"/>
                <w:szCs w:val="21"/>
                <w:lang w:eastAsia="zh-CN"/>
              </w:rPr>
              <w:t>GLP</w:t>
            </w:r>
            <w:r>
              <w:rPr>
                <w:rFonts w:ascii="等线" w:eastAsia="等线" w:hAnsi="等线" w:hint="eastAsia"/>
                <w:b/>
                <w:bCs/>
                <w:sz w:val="21"/>
                <w:szCs w:val="21"/>
                <w:lang w:eastAsia="zh-CN"/>
              </w:rPr>
              <w:t>）</w:t>
            </w:r>
          </w:p>
        </w:tc>
        <w:tc>
          <w:tcPr>
            <w:tcW w:w="2757" w:type="pct"/>
            <w:gridSpan w:val="2"/>
            <w:shd w:val="clear" w:color="auto" w:fill="auto"/>
            <w:vAlign w:val="center"/>
          </w:tcPr>
          <w:p w14:paraId="12C3513B"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rPr>
                <w:rFonts w:ascii="等线" w:eastAsia="等线" w:hAnsi="等线" w:cs="Times New Roman"/>
                <w:b/>
                <w:bCs/>
                <w:color w:val="000000" w:themeColor="text1"/>
                <w:sz w:val="21"/>
                <w:szCs w:val="21"/>
              </w:rPr>
              <w:t>试验设计：</w:t>
            </w:r>
            <w:r>
              <w:rPr>
                <w:rFonts w:ascii="等线" w:eastAsia="等线" w:hAnsi="等线" w:cs="Times New Roman" w:hint="eastAsia"/>
                <w:color w:val="000000" w:themeColor="text1"/>
                <w:sz w:val="21"/>
                <w:szCs w:val="21"/>
              </w:rPr>
              <w:t>比格犬</w:t>
            </w:r>
            <w:r>
              <w:rPr>
                <w:rFonts w:ascii="等线" w:eastAsia="等线" w:hAnsi="等线" w:cs="Times New Roman" w:hint="eastAsia"/>
                <w:color w:val="000000" w:themeColor="text1"/>
                <w:sz w:val="21"/>
                <w:szCs w:val="21"/>
              </w:rPr>
              <w:t>8</w:t>
            </w:r>
            <w:r>
              <w:rPr>
                <w:rFonts w:ascii="等线" w:eastAsia="等线" w:hAnsi="等线" w:cs="Times New Roman" w:hint="eastAsia"/>
                <w:color w:val="000000" w:themeColor="text1"/>
                <w:sz w:val="21"/>
                <w:szCs w:val="21"/>
              </w:rPr>
              <w:t>只（</w:t>
            </w:r>
            <w:r>
              <w:rPr>
                <w:rFonts w:ascii="等线" w:eastAsia="等线" w:hAnsi="等线" w:cs="Times New Roman"/>
                <w:color w:val="000000" w:themeColor="text1"/>
                <w:sz w:val="21"/>
                <w:szCs w:val="21"/>
              </w:rPr>
              <w:t>Non-naïve</w:t>
            </w:r>
            <w:r>
              <w:rPr>
                <w:rFonts w:ascii="等线" w:eastAsia="等线" w:hAnsi="等线" w:cs="Times New Roman" w:hint="eastAsia"/>
                <w:color w:val="000000" w:themeColor="text1"/>
                <w:sz w:val="21"/>
                <w:szCs w:val="21"/>
              </w:rPr>
              <w:t>），分</w:t>
            </w:r>
            <w:r>
              <w:rPr>
                <w:rFonts w:ascii="等线" w:eastAsia="等线" w:hAnsi="等线" w:cs="Times New Roman" w:hint="eastAsia"/>
                <w:color w:val="000000" w:themeColor="text1"/>
                <w:sz w:val="21"/>
                <w:szCs w:val="21"/>
              </w:rPr>
              <w:t>4</w:t>
            </w:r>
            <w:r>
              <w:rPr>
                <w:rFonts w:ascii="等线" w:eastAsia="等线" w:hAnsi="等线" w:cs="Times New Roman"/>
                <w:color w:val="000000" w:themeColor="text1"/>
                <w:sz w:val="21"/>
                <w:szCs w:val="21"/>
              </w:rPr>
              <w:t>组，</w:t>
            </w:r>
            <w:r>
              <w:rPr>
                <w:rFonts w:ascii="等线" w:eastAsia="等线" w:hAnsi="等线" w:cs="Times New Roman"/>
                <w:color w:val="000000" w:themeColor="text1"/>
                <w:sz w:val="21"/>
                <w:szCs w:val="21"/>
              </w:rPr>
              <w:t>1</w:t>
            </w:r>
            <w:r>
              <w:rPr>
                <w:rFonts w:ascii="等线" w:eastAsia="等线" w:hAnsi="等线" w:cs="Times New Roman" w:hint="eastAsia"/>
                <w:color w:val="000000" w:themeColor="text1"/>
                <w:sz w:val="21"/>
                <w:szCs w:val="21"/>
              </w:rPr>
              <w:t>个对照组</w:t>
            </w:r>
            <w:r>
              <w:rPr>
                <w:rFonts w:ascii="等线" w:eastAsia="等线" w:hAnsi="等线" w:cs="Times New Roman"/>
                <w:color w:val="000000" w:themeColor="text1"/>
                <w:sz w:val="21"/>
                <w:szCs w:val="21"/>
              </w:rPr>
              <w:t>+3</w:t>
            </w:r>
            <w:r>
              <w:rPr>
                <w:rFonts w:ascii="等线" w:eastAsia="等线" w:hAnsi="等线" w:cs="Times New Roman"/>
                <w:color w:val="000000" w:themeColor="text1"/>
                <w:sz w:val="21"/>
                <w:szCs w:val="21"/>
              </w:rPr>
              <w:t>个剂量供</w:t>
            </w:r>
            <w:proofErr w:type="gramStart"/>
            <w:r>
              <w:rPr>
                <w:rFonts w:ascii="等线" w:eastAsia="等线" w:hAnsi="等线" w:cs="Times New Roman"/>
                <w:color w:val="000000" w:themeColor="text1"/>
                <w:sz w:val="21"/>
                <w:szCs w:val="21"/>
              </w:rPr>
              <w:t>试品组</w:t>
            </w:r>
            <w:proofErr w:type="gramEnd"/>
            <w:r>
              <w:rPr>
                <w:rFonts w:ascii="等线" w:eastAsia="等线" w:hAnsi="等线" w:cs="Times New Roman" w:hint="eastAsia"/>
                <w:color w:val="000000" w:themeColor="text1"/>
                <w:sz w:val="21"/>
                <w:szCs w:val="21"/>
              </w:rPr>
              <w:t>。</w:t>
            </w:r>
            <w:r>
              <w:rPr>
                <w:rFonts w:ascii="等线" w:eastAsia="等线" w:hAnsi="等线" w:cs="Times New Roman"/>
                <w:color w:val="000000" w:themeColor="text1"/>
                <w:sz w:val="21"/>
                <w:szCs w:val="21"/>
              </w:rPr>
              <w:t>每组</w:t>
            </w:r>
            <w:r>
              <w:rPr>
                <w:rFonts w:ascii="等线" w:eastAsia="等线" w:hAnsi="等线" w:cs="Times New Roman" w:hint="eastAsia"/>
                <w:color w:val="000000" w:themeColor="text1"/>
                <w:sz w:val="21"/>
                <w:szCs w:val="21"/>
              </w:rPr>
              <w:t>2</w:t>
            </w:r>
            <w:r>
              <w:rPr>
                <w:rFonts w:ascii="等线" w:eastAsia="等线" w:hAnsi="等线" w:cs="Times New Roman"/>
                <w:color w:val="000000" w:themeColor="text1"/>
                <w:sz w:val="21"/>
                <w:szCs w:val="21"/>
              </w:rPr>
              <w:t>只，雌雄各半，</w:t>
            </w:r>
            <w:r>
              <w:rPr>
                <w:rFonts w:ascii="等线" w:eastAsia="等线" w:hAnsi="等线" w:cs="Times New Roman" w:hint="eastAsia"/>
                <w:color w:val="000000" w:themeColor="text1"/>
                <w:sz w:val="21"/>
                <w:szCs w:val="21"/>
              </w:rPr>
              <w:t>每天给药</w:t>
            </w:r>
            <w:r>
              <w:rPr>
                <w:rFonts w:ascii="等线" w:eastAsia="等线" w:hAnsi="等线" w:cs="Times New Roman" w:hint="eastAsia"/>
                <w:color w:val="000000" w:themeColor="text1"/>
                <w:sz w:val="21"/>
                <w:szCs w:val="21"/>
              </w:rPr>
              <w:t>1-2</w:t>
            </w:r>
            <w:r>
              <w:rPr>
                <w:rFonts w:ascii="等线" w:eastAsia="等线" w:hAnsi="等线" w:cs="Times New Roman" w:hint="eastAsia"/>
                <w:color w:val="000000" w:themeColor="text1"/>
                <w:sz w:val="21"/>
                <w:szCs w:val="21"/>
              </w:rPr>
              <w:t>次，</w:t>
            </w:r>
            <w:r>
              <w:rPr>
                <w:rFonts w:ascii="等线" w:eastAsia="等线" w:hAnsi="等线" w:cs="Times New Roman"/>
                <w:color w:val="000000" w:themeColor="text1"/>
                <w:sz w:val="21"/>
                <w:szCs w:val="21"/>
              </w:rPr>
              <w:t>连续给药</w:t>
            </w:r>
            <w:r>
              <w:rPr>
                <w:rFonts w:ascii="等线" w:eastAsia="等线" w:hAnsi="等线" w:cs="Times New Roman" w:hint="eastAsia"/>
                <w:color w:val="000000" w:themeColor="text1"/>
                <w:sz w:val="21"/>
                <w:szCs w:val="21"/>
              </w:rPr>
              <w:t>4</w:t>
            </w:r>
            <w:r>
              <w:rPr>
                <w:rFonts w:ascii="等线" w:eastAsia="等线" w:hAnsi="等线" w:cs="Times New Roman"/>
                <w:color w:val="000000" w:themeColor="text1"/>
                <w:sz w:val="21"/>
                <w:szCs w:val="21"/>
              </w:rPr>
              <w:t>周</w:t>
            </w:r>
            <w:r>
              <w:rPr>
                <w:rFonts w:ascii="等线" w:eastAsia="等线" w:hAnsi="等线" w:cs="Times New Roman" w:hint="eastAsia"/>
                <w:color w:val="000000" w:themeColor="text1"/>
                <w:sz w:val="21"/>
                <w:szCs w:val="21"/>
              </w:rPr>
              <w:t>，不设</w:t>
            </w:r>
            <w:r>
              <w:rPr>
                <w:rFonts w:ascii="等线" w:eastAsia="等线" w:hAnsi="等线" w:cs="Times New Roman"/>
                <w:color w:val="000000" w:themeColor="text1"/>
                <w:sz w:val="21"/>
                <w:szCs w:val="21"/>
              </w:rPr>
              <w:t>恢复期。</w:t>
            </w:r>
          </w:p>
          <w:p w14:paraId="6A100552"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rPr>
                <w:rFonts w:ascii="等线" w:eastAsia="等线" w:hAnsi="等线" w:cs="Times New Roman"/>
                <w:b/>
                <w:bCs/>
                <w:color w:val="000000" w:themeColor="text1"/>
                <w:sz w:val="21"/>
                <w:szCs w:val="21"/>
              </w:rPr>
              <w:t>检测指标：</w:t>
            </w:r>
            <w:r>
              <w:rPr>
                <w:rFonts w:ascii="等线" w:eastAsia="等线" w:hAnsi="等线" w:cs="Times New Roman"/>
                <w:color w:val="000000" w:themeColor="text1"/>
                <w:sz w:val="21"/>
                <w:szCs w:val="21"/>
              </w:rPr>
              <w:t>临床观察、体重、摄食量</w:t>
            </w:r>
            <w:r>
              <w:rPr>
                <w:rFonts w:ascii="等线" w:eastAsia="等线" w:hAnsi="等线" w:cs="Times New Roman" w:hint="eastAsia"/>
                <w:color w:val="000000" w:themeColor="text1"/>
                <w:sz w:val="21"/>
                <w:szCs w:val="21"/>
              </w:rPr>
              <w:t>，</w:t>
            </w:r>
            <w:r>
              <w:rPr>
                <w:rFonts w:ascii="等线" w:eastAsia="等线" w:hAnsi="等线" w:cs="Times New Roman"/>
                <w:color w:val="000000" w:themeColor="text1"/>
                <w:sz w:val="21"/>
                <w:szCs w:val="21"/>
              </w:rPr>
              <w:t>眼科检查和常规临床病理（血液学</w:t>
            </w:r>
            <w:r>
              <w:rPr>
                <w:rFonts w:ascii="等线" w:eastAsia="等线" w:hAnsi="等线" w:cs="Times New Roman"/>
                <w:color w:val="000000" w:themeColor="text1"/>
                <w:sz w:val="21"/>
                <w:szCs w:val="21"/>
              </w:rPr>
              <w:t>+</w:t>
            </w:r>
            <w:r>
              <w:rPr>
                <w:rFonts w:ascii="等线" w:eastAsia="等线" w:hAnsi="等线" w:cs="Times New Roman"/>
                <w:color w:val="000000" w:themeColor="text1"/>
                <w:sz w:val="21"/>
                <w:szCs w:val="21"/>
              </w:rPr>
              <w:t>血凝</w:t>
            </w:r>
            <w:r>
              <w:rPr>
                <w:rFonts w:ascii="等线" w:eastAsia="等线" w:hAnsi="等线" w:cs="Times New Roman"/>
                <w:color w:val="000000" w:themeColor="text1"/>
                <w:sz w:val="21"/>
                <w:szCs w:val="21"/>
              </w:rPr>
              <w:t>+</w:t>
            </w:r>
            <w:r>
              <w:rPr>
                <w:rFonts w:ascii="等线" w:eastAsia="等线" w:hAnsi="等线" w:cs="Times New Roman"/>
                <w:color w:val="000000" w:themeColor="text1"/>
                <w:sz w:val="21"/>
                <w:szCs w:val="21"/>
              </w:rPr>
              <w:t>生化）</w:t>
            </w:r>
            <w:r>
              <w:rPr>
                <w:rFonts w:ascii="等线" w:eastAsia="等线" w:hAnsi="等线" w:cs="Times New Roman"/>
                <w:color w:val="000000" w:themeColor="text1"/>
                <w:sz w:val="21"/>
                <w:szCs w:val="21"/>
              </w:rPr>
              <w:t xml:space="preserve">: </w:t>
            </w:r>
            <w:r>
              <w:rPr>
                <w:rFonts w:ascii="等线" w:eastAsia="等线" w:hAnsi="等线" w:cs="Times New Roman"/>
                <w:color w:val="000000" w:themeColor="text1"/>
                <w:sz w:val="21"/>
                <w:szCs w:val="21"/>
              </w:rPr>
              <w:t>给药前</w:t>
            </w:r>
            <w:r>
              <w:rPr>
                <w:rFonts w:ascii="等线" w:eastAsia="等线" w:hAnsi="等线" w:cs="Times New Roman"/>
                <w:color w:val="000000" w:themeColor="text1"/>
                <w:sz w:val="21"/>
                <w:szCs w:val="21"/>
              </w:rPr>
              <w:t>1</w:t>
            </w:r>
            <w:r>
              <w:rPr>
                <w:rFonts w:ascii="等线" w:eastAsia="等线" w:hAnsi="等线" w:cs="Times New Roman"/>
                <w:color w:val="000000" w:themeColor="text1"/>
                <w:sz w:val="21"/>
                <w:szCs w:val="21"/>
              </w:rPr>
              <w:t>次、给药期末</w:t>
            </w:r>
            <w:r>
              <w:rPr>
                <w:rFonts w:ascii="等线" w:eastAsia="等线" w:hAnsi="等线" w:cs="Times New Roman"/>
                <w:color w:val="000000" w:themeColor="text1"/>
                <w:sz w:val="21"/>
                <w:szCs w:val="21"/>
              </w:rPr>
              <w:t>1</w:t>
            </w:r>
            <w:r>
              <w:rPr>
                <w:rFonts w:ascii="等线" w:eastAsia="等线" w:hAnsi="等线" w:cs="Times New Roman"/>
                <w:color w:val="000000" w:themeColor="text1"/>
                <w:sz w:val="21"/>
                <w:szCs w:val="21"/>
              </w:rPr>
              <w:t>次。</w:t>
            </w:r>
            <w:r>
              <w:rPr>
                <w:rFonts w:ascii="等线" w:eastAsia="等线" w:hAnsi="等线" w:cs="Times New Roman" w:hint="eastAsia"/>
                <w:color w:val="000000" w:themeColor="text1"/>
                <w:sz w:val="21"/>
                <w:szCs w:val="21"/>
              </w:rPr>
              <w:t>给药期</w:t>
            </w:r>
            <w:r>
              <w:rPr>
                <w:rFonts w:ascii="等线" w:eastAsia="等线" w:hAnsi="等线" w:cs="Times New Roman"/>
                <w:color w:val="000000" w:themeColor="text1"/>
                <w:sz w:val="21"/>
                <w:szCs w:val="21"/>
              </w:rPr>
              <w:t>结束后进行大体解剖，试验期间的濒死动物及时解剖（记录肉眼观察异常组织并保存，</w:t>
            </w:r>
            <w:r>
              <w:rPr>
                <w:rFonts w:ascii="等线" w:eastAsia="等线" w:hAnsi="等线" w:cs="Times New Roman" w:hint="eastAsia"/>
                <w:color w:val="000000" w:themeColor="text1"/>
                <w:sz w:val="21"/>
                <w:szCs w:val="21"/>
              </w:rPr>
              <w:t>对</w:t>
            </w:r>
            <w:r>
              <w:rPr>
                <w:rFonts w:ascii="等线" w:eastAsia="等线" w:hAnsi="等线" w:cs="Times New Roman"/>
                <w:color w:val="000000" w:themeColor="text1"/>
                <w:sz w:val="21"/>
                <w:szCs w:val="21"/>
              </w:rPr>
              <w:t>肉眼观察异常的组织进行病理组织学检查）</w:t>
            </w:r>
            <w:r>
              <w:rPr>
                <w:rFonts w:ascii="等线" w:eastAsia="等线" w:hAnsi="等线" w:cs="Times New Roman" w:hint="eastAsia"/>
                <w:color w:val="000000" w:themeColor="text1"/>
                <w:sz w:val="21"/>
                <w:szCs w:val="21"/>
              </w:rPr>
              <w:t>。</w:t>
            </w:r>
          </w:p>
          <w:p w14:paraId="03A9002C"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rPr>
                <w:rFonts w:ascii="等线" w:eastAsia="等线" w:hAnsi="等线" w:hint="eastAsia"/>
                <w:b/>
                <w:sz w:val="21"/>
                <w:szCs w:val="21"/>
              </w:rPr>
              <w:t>TK</w:t>
            </w:r>
            <w:r>
              <w:rPr>
                <w:rFonts w:ascii="等线" w:eastAsia="等线" w:hAnsi="等线" w:hint="eastAsia"/>
                <w:b/>
                <w:sz w:val="21"/>
                <w:szCs w:val="21"/>
              </w:rPr>
              <w:t>采血：</w:t>
            </w:r>
            <w:r>
              <w:rPr>
                <w:rFonts w:ascii="等线" w:eastAsia="等线" w:hAnsi="等线" w:hint="eastAsia"/>
                <w:bCs/>
                <w:sz w:val="21"/>
                <w:szCs w:val="21"/>
              </w:rPr>
              <w:t>每组动物进行给药前、给药后采血，共</w:t>
            </w:r>
            <w:r>
              <w:rPr>
                <w:rFonts w:ascii="等线" w:eastAsia="等线" w:hAnsi="等线" w:hint="eastAsia"/>
                <w:bCs/>
                <w:sz w:val="21"/>
                <w:szCs w:val="21"/>
              </w:rPr>
              <w:t>6-8</w:t>
            </w:r>
            <w:r>
              <w:rPr>
                <w:rFonts w:ascii="等线" w:eastAsia="等线" w:hAnsi="等线" w:hint="eastAsia"/>
                <w:bCs/>
                <w:sz w:val="21"/>
                <w:szCs w:val="21"/>
              </w:rPr>
              <w:t>个采血点。</w:t>
            </w:r>
          </w:p>
        </w:tc>
        <w:tc>
          <w:tcPr>
            <w:tcW w:w="616" w:type="pct"/>
            <w:shd w:val="clear" w:color="auto" w:fill="auto"/>
            <w:vAlign w:val="center"/>
          </w:tcPr>
          <w:p w14:paraId="0578423F"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12.2</w:t>
            </w:r>
          </w:p>
        </w:tc>
        <w:tc>
          <w:tcPr>
            <w:tcW w:w="584" w:type="pct"/>
            <w:shd w:val="clear" w:color="auto" w:fill="auto"/>
            <w:noWrap/>
            <w:vAlign w:val="center"/>
          </w:tcPr>
          <w:p w14:paraId="71922F72"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2-3</w:t>
            </w:r>
            <w:r>
              <w:rPr>
                <w:rFonts w:ascii="等线" w:eastAsia="等线" w:hAnsi="等线" w:hint="eastAsia"/>
                <w:sz w:val="21"/>
                <w:szCs w:val="21"/>
                <w:lang w:eastAsia="zh-CN"/>
              </w:rPr>
              <w:t>个月</w:t>
            </w:r>
          </w:p>
        </w:tc>
      </w:tr>
      <w:tr w:rsidR="0057420F" w14:paraId="7BB97C1C" w14:textId="77777777">
        <w:trPr>
          <w:trHeight w:val="489"/>
          <w:jc w:val="center"/>
        </w:trPr>
        <w:tc>
          <w:tcPr>
            <w:tcW w:w="280" w:type="pct"/>
            <w:shd w:val="clear" w:color="auto" w:fill="auto"/>
            <w:vAlign w:val="center"/>
          </w:tcPr>
          <w:p w14:paraId="11125C1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6</w:t>
            </w:r>
          </w:p>
        </w:tc>
        <w:tc>
          <w:tcPr>
            <w:tcW w:w="762" w:type="pct"/>
            <w:shd w:val="clear" w:color="auto" w:fill="auto"/>
            <w:vAlign w:val="center"/>
          </w:tcPr>
          <w:p w14:paraId="0864A964"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color w:val="000000" w:themeColor="text1"/>
                <w:sz w:val="21"/>
                <w:szCs w:val="21"/>
                <w:lang w:eastAsia="zh-CN"/>
              </w:rPr>
              <w:t>B</w:t>
            </w:r>
            <w:r>
              <w:rPr>
                <w:rFonts w:ascii="等线" w:eastAsia="等线" w:hAnsi="等线"/>
                <w:b/>
                <w:bCs/>
                <w:color w:val="000000" w:themeColor="text1"/>
                <w:sz w:val="21"/>
                <w:szCs w:val="21"/>
                <w:lang w:eastAsia="zh-CN"/>
              </w:rPr>
              <w:t>eagle</w:t>
            </w:r>
            <w:r>
              <w:rPr>
                <w:rFonts w:ascii="等线" w:eastAsia="等线" w:hAnsi="等线"/>
                <w:b/>
                <w:bCs/>
                <w:color w:val="000000" w:themeColor="text1"/>
                <w:sz w:val="21"/>
                <w:szCs w:val="21"/>
                <w:lang w:eastAsia="zh-CN"/>
              </w:rPr>
              <w:t>犬重复给药</w:t>
            </w:r>
            <w:r>
              <w:rPr>
                <w:rFonts w:ascii="等线" w:eastAsia="等线" w:hAnsi="等线" w:hint="eastAsia"/>
                <w:b/>
                <w:bCs/>
                <w:color w:val="000000" w:themeColor="text1"/>
                <w:sz w:val="21"/>
                <w:szCs w:val="21"/>
                <w:lang w:eastAsia="zh-CN"/>
              </w:rPr>
              <w:t>4</w:t>
            </w:r>
            <w:r>
              <w:rPr>
                <w:rFonts w:ascii="等线" w:eastAsia="等线" w:hAnsi="等线" w:hint="eastAsia"/>
                <w:b/>
                <w:bCs/>
                <w:color w:val="000000" w:themeColor="text1"/>
                <w:sz w:val="21"/>
                <w:szCs w:val="21"/>
                <w:lang w:eastAsia="zh-CN"/>
              </w:rPr>
              <w:t>个月</w:t>
            </w:r>
            <w:r>
              <w:rPr>
                <w:rFonts w:ascii="等线" w:eastAsia="等线" w:hAnsi="等线"/>
                <w:b/>
                <w:bCs/>
                <w:color w:val="000000" w:themeColor="text1"/>
                <w:sz w:val="21"/>
                <w:szCs w:val="21"/>
                <w:lang w:eastAsia="zh-CN"/>
              </w:rPr>
              <w:t>毒性试验（</w:t>
            </w:r>
            <w:r>
              <w:rPr>
                <w:rFonts w:ascii="等线" w:eastAsia="等线" w:hAnsi="等线"/>
                <w:b/>
                <w:bCs/>
                <w:color w:val="000000" w:themeColor="text1"/>
                <w:sz w:val="21"/>
                <w:szCs w:val="21"/>
                <w:lang w:eastAsia="zh-CN"/>
              </w:rPr>
              <w:t>GLP</w:t>
            </w:r>
            <w:r>
              <w:rPr>
                <w:rFonts w:ascii="等线" w:eastAsia="等线" w:hAnsi="等线"/>
                <w:b/>
                <w:bCs/>
                <w:color w:val="000000" w:themeColor="text1"/>
                <w:sz w:val="21"/>
                <w:szCs w:val="21"/>
                <w:lang w:eastAsia="zh-CN"/>
              </w:rPr>
              <w:t>）</w:t>
            </w:r>
          </w:p>
        </w:tc>
        <w:tc>
          <w:tcPr>
            <w:tcW w:w="2757" w:type="pct"/>
            <w:gridSpan w:val="2"/>
            <w:shd w:val="clear" w:color="auto" w:fill="auto"/>
            <w:vAlign w:val="center"/>
          </w:tcPr>
          <w:p w14:paraId="18C3278A"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试验设计</w:t>
            </w:r>
            <w:r>
              <w:rPr>
                <w:rFonts w:ascii="等线" w:eastAsia="等线" w:hAnsi="等线"/>
                <w:b/>
                <w:color w:val="000000" w:themeColor="text1"/>
                <w:sz w:val="21"/>
                <w:szCs w:val="21"/>
                <w:lang w:eastAsia="zh-CN"/>
              </w:rPr>
              <w:t>:</w:t>
            </w:r>
            <w:r>
              <w:rPr>
                <w:rFonts w:ascii="等线" w:eastAsia="等线" w:hAnsi="等线"/>
                <w:b/>
                <w:color w:val="000000" w:themeColor="text1"/>
                <w:sz w:val="21"/>
                <w:szCs w:val="21"/>
                <w:lang w:eastAsia="zh-CN"/>
              </w:rPr>
              <w:t xml:space="preserve">　</w:t>
            </w:r>
            <w:r>
              <w:rPr>
                <w:rFonts w:ascii="等线" w:eastAsia="等线" w:hAnsi="等线"/>
                <w:color w:val="000000" w:themeColor="text1"/>
                <w:sz w:val="21"/>
                <w:szCs w:val="21"/>
                <w:lang w:eastAsia="zh-CN"/>
              </w:rPr>
              <w:t xml:space="preserve"> Beagle</w:t>
            </w:r>
            <w:r>
              <w:rPr>
                <w:rFonts w:ascii="等线" w:eastAsia="等线" w:hAnsi="等线"/>
                <w:color w:val="000000" w:themeColor="text1"/>
                <w:sz w:val="21"/>
                <w:szCs w:val="21"/>
                <w:lang w:eastAsia="zh-CN"/>
              </w:rPr>
              <w:t>犬</w:t>
            </w:r>
            <w:r>
              <w:rPr>
                <w:rFonts w:ascii="等线" w:eastAsia="等线" w:hAnsi="等线" w:hint="eastAsia"/>
                <w:color w:val="000000" w:themeColor="text1"/>
                <w:sz w:val="21"/>
                <w:szCs w:val="21"/>
                <w:lang w:eastAsia="zh-CN"/>
              </w:rPr>
              <w:t>40</w:t>
            </w:r>
            <w:r>
              <w:rPr>
                <w:rFonts w:ascii="等线" w:eastAsia="等线" w:hAnsi="等线"/>
                <w:color w:val="000000" w:themeColor="text1"/>
                <w:sz w:val="21"/>
                <w:szCs w:val="21"/>
                <w:lang w:eastAsia="zh-CN"/>
              </w:rPr>
              <w:t>只</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 xml:space="preserve"> naïve</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组：</w:t>
            </w:r>
            <w:r>
              <w:rPr>
                <w:rFonts w:ascii="等线" w:eastAsia="等线" w:hAnsi="等线" w:hint="eastAsia"/>
                <w:color w:val="000000" w:themeColor="text1"/>
                <w:sz w:val="21"/>
                <w:szCs w:val="21"/>
                <w:lang w:eastAsia="zh-CN"/>
              </w:rPr>
              <w:t>1</w:t>
            </w:r>
            <w:r>
              <w:rPr>
                <w:rFonts w:ascii="等线" w:eastAsia="等线" w:hAnsi="等线" w:hint="eastAsia"/>
                <w:color w:val="000000" w:themeColor="text1"/>
                <w:sz w:val="21"/>
                <w:szCs w:val="21"/>
                <w:lang w:eastAsia="zh-CN"/>
              </w:rPr>
              <w:t>溶媒对照组</w:t>
            </w:r>
            <w:r>
              <w:rPr>
                <w:rFonts w:ascii="等线" w:eastAsia="等线" w:hAnsi="等线" w:hint="eastAsia"/>
                <w:color w:val="000000" w:themeColor="text1"/>
                <w:sz w:val="21"/>
                <w:szCs w:val="21"/>
                <w:lang w:eastAsia="zh-CN"/>
              </w:rPr>
              <w:t>+3</w:t>
            </w:r>
            <w:r>
              <w:rPr>
                <w:rFonts w:ascii="等线" w:eastAsia="等线" w:hAnsi="等线" w:hint="eastAsia"/>
                <w:color w:val="000000" w:themeColor="text1"/>
                <w:sz w:val="21"/>
                <w:szCs w:val="21"/>
                <w:lang w:eastAsia="zh-CN"/>
              </w:rPr>
              <w:t>个剂量供</w:t>
            </w:r>
            <w:proofErr w:type="gramStart"/>
            <w:r>
              <w:rPr>
                <w:rFonts w:ascii="等线" w:eastAsia="等线" w:hAnsi="等线" w:hint="eastAsia"/>
                <w:color w:val="000000" w:themeColor="text1"/>
                <w:sz w:val="21"/>
                <w:szCs w:val="21"/>
                <w:lang w:eastAsia="zh-CN"/>
              </w:rPr>
              <w:t>试品组</w:t>
            </w:r>
            <w:proofErr w:type="gramEnd"/>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10</w:t>
            </w:r>
            <w:r>
              <w:rPr>
                <w:rFonts w:ascii="等线" w:eastAsia="等线" w:hAnsi="等线"/>
                <w:color w:val="000000" w:themeColor="text1"/>
                <w:sz w:val="21"/>
                <w:szCs w:val="21"/>
                <w:lang w:eastAsia="zh-CN"/>
              </w:rPr>
              <w:t>只</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组，雌雄各半。</w:t>
            </w:r>
          </w:p>
          <w:p w14:paraId="11D0942E"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给药方式：</w:t>
            </w:r>
            <w:r>
              <w:rPr>
                <w:rFonts w:ascii="等线" w:eastAsia="等线" w:hAnsi="等线" w:hint="eastAsia"/>
                <w:bCs/>
                <w:color w:val="000000" w:themeColor="text1"/>
                <w:sz w:val="21"/>
                <w:szCs w:val="21"/>
                <w:lang w:eastAsia="zh-CN"/>
              </w:rPr>
              <w:t>口服给药，</w:t>
            </w:r>
            <w:r>
              <w:rPr>
                <w:rFonts w:ascii="等线" w:eastAsia="等线" w:hAnsi="等线"/>
                <w:color w:val="000000" w:themeColor="text1"/>
                <w:sz w:val="21"/>
                <w:szCs w:val="21"/>
                <w:lang w:eastAsia="zh-CN"/>
              </w:rPr>
              <w:t>每</w:t>
            </w:r>
            <w:r>
              <w:rPr>
                <w:rFonts w:ascii="等线" w:eastAsia="等线" w:hAnsi="等线" w:hint="eastAsia"/>
                <w:color w:val="000000" w:themeColor="text1"/>
                <w:sz w:val="21"/>
                <w:szCs w:val="21"/>
                <w:lang w:eastAsia="zh-CN"/>
              </w:rPr>
              <w:t>天</w:t>
            </w:r>
            <w:r>
              <w:rPr>
                <w:rFonts w:ascii="等线" w:eastAsia="等线" w:hAnsi="等线"/>
                <w:color w:val="000000" w:themeColor="text1"/>
                <w:sz w:val="21"/>
                <w:szCs w:val="21"/>
                <w:lang w:eastAsia="zh-CN"/>
              </w:rPr>
              <w:t>给药</w:t>
            </w:r>
            <w:r>
              <w:rPr>
                <w:rFonts w:ascii="等线" w:eastAsia="等线" w:hAnsi="等线" w:hint="eastAsia"/>
                <w:color w:val="000000" w:themeColor="text1"/>
                <w:sz w:val="21"/>
                <w:szCs w:val="21"/>
                <w:lang w:eastAsia="zh-CN"/>
              </w:rPr>
              <w:t>1-2</w:t>
            </w:r>
            <w:r>
              <w:rPr>
                <w:rFonts w:ascii="等线" w:eastAsia="等线" w:hAnsi="等线"/>
                <w:color w:val="000000" w:themeColor="text1"/>
                <w:sz w:val="21"/>
                <w:szCs w:val="21"/>
                <w:lang w:eastAsia="zh-CN"/>
              </w:rPr>
              <w:t>次，连续给药</w:t>
            </w:r>
            <w:r>
              <w:rPr>
                <w:rFonts w:ascii="等线" w:eastAsia="等线" w:hAnsi="等线" w:hint="eastAsia"/>
                <w:color w:val="000000" w:themeColor="text1"/>
                <w:sz w:val="21"/>
                <w:szCs w:val="21"/>
                <w:lang w:eastAsia="zh-CN"/>
              </w:rPr>
              <w:t>4</w:t>
            </w:r>
            <w:r>
              <w:rPr>
                <w:rFonts w:ascii="等线" w:eastAsia="等线" w:hAnsi="等线" w:hint="eastAsia"/>
                <w:color w:val="000000" w:themeColor="text1"/>
                <w:sz w:val="21"/>
                <w:szCs w:val="21"/>
                <w:lang w:eastAsia="zh-CN"/>
              </w:rPr>
              <w:t>个月</w:t>
            </w:r>
            <w:r>
              <w:rPr>
                <w:rFonts w:ascii="等线" w:eastAsia="等线" w:hAnsi="等线"/>
                <w:color w:val="000000" w:themeColor="text1"/>
                <w:sz w:val="21"/>
                <w:szCs w:val="21"/>
                <w:lang w:eastAsia="zh-CN"/>
              </w:rPr>
              <w:t>。</w:t>
            </w:r>
          </w:p>
          <w:p w14:paraId="09D16149"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bCs/>
                <w:color w:val="000000" w:themeColor="text1"/>
                <w:sz w:val="21"/>
                <w:szCs w:val="21"/>
                <w:lang w:eastAsia="zh-CN"/>
              </w:rPr>
              <w:t>给药期结束</w:t>
            </w:r>
            <w:r>
              <w:rPr>
                <w:rFonts w:ascii="等线" w:eastAsia="等线" w:hAnsi="等线"/>
                <w:color w:val="000000" w:themeColor="text1"/>
                <w:sz w:val="21"/>
                <w:szCs w:val="21"/>
                <w:lang w:eastAsia="zh-CN"/>
              </w:rPr>
              <w:t>：每组剖检</w:t>
            </w:r>
            <w:r>
              <w:rPr>
                <w:rFonts w:ascii="等线" w:eastAsia="等线" w:hAnsi="等线"/>
                <w:color w:val="000000" w:themeColor="text1"/>
                <w:sz w:val="21"/>
                <w:szCs w:val="21"/>
                <w:lang w:eastAsia="zh-CN"/>
              </w:rPr>
              <w:t>6</w:t>
            </w:r>
            <w:r>
              <w:rPr>
                <w:rFonts w:ascii="等线" w:eastAsia="等线" w:hAnsi="等线"/>
                <w:color w:val="000000" w:themeColor="text1"/>
                <w:sz w:val="21"/>
                <w:szCs w:val="21"/>
                <w:lang w:eastAsia="zh-CN"/>
              </w:rPr>
              <w:t>只，雌、雄各半。</w:t>
            </w:r>
          </w:p>
          <w:p w14:paraId="408DE651"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bCs/>
                <w:color w:val="000000" w:themeColor="text1"/>
                <w:sz w:val="21"/>
                <w:szCs w:val="21"/>
                <w:lang w:eastAsia="zh-CN"/>
              </w:rPr>
              <w:t>恢复期结束：</w:t>
            </w:r>
            <w:r>
              <w:rPr>
                <w:rFonts w:ascii="等线" w:eastAsia="等线" w:hAnsi="等线"/>
                <w:color w:val="000000" w:themeColor="text1"/>
                <w:sz w:val="21"/>
                <w:szCs w:val="21"/>
                <w:lang w:eastAsia="zh-CN"/>
              </w:rPr>
              <w:t>每组剖检</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只，雌、雄各半。给药期结束后恢复</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周。</w:t>
            </w:r>
          </w:p>
          <w:p w14:paraId="1EC97F21"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检测指标</w:t>
            </w:r>
            <w:r>
              <w:rPr>
                <w:rFonts w:ascii="等线" w:eastAsia="等线" w:hAnsi="等线"/>
                <w:color w:val="000000" w:themeColor="text1"/>
                <w:sz w:val="21"/>
                <w:szCs w:val="21"/>
                <w:lang w:eastAsia="zh-CN"/>
              </w:rPr>
              <w:t>：临床观察、体重、摄食量；眼科检查（给药前、给药期结束和恢复期结束各</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次）；健康体检（呼吸、体温、心电等；适应期</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次，给药期结束和恢复期结束各</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次）；临床病理（血常规、</w:t>
            </w:r>
            <w:r>
              <w:rPr>
                <w:rFonts w:ascii="等线" w:eastAsia="等线" w:hAnsi="等线"/>
                <w:color w:val="000000" w:themeColor="text1"/>
                <w:sz w:val="21"/>
                <w:szCs w:val="21"/>
                <w:u w:val="single"/>
                <w:lang w:eastAsia="zh-CN"/>
              </w:rPr>
              <w:t>血凝</w:t>
            </w:r>
            <w:r>
              <w:rPr>
                <w:rFonts w:ascii="等线" w:eastAsia="等线" w:hAnsi="等线"/>
                <w:color w:val="000000" w:themeColor="text1"/>
                <w:sz w:val="21"/>
                <w:szCs w:val="21"/>
                <w:u w:val="single"/>
                <w:lang w:eastAsia="zh-CN"/>
              </w:rPr>
              <w:t>4</w:t>
            </w:r>
            <w:r>
              <w:rPr>
                <w:rFonts w:ascii="等线" w:eastAsia="等线" w:hAnsi="等线"/>
                <w:color w:val="000000" w:themeColor="text1"/>
                <w:sz w:val="21"/>
                <w:szCs w:val="21"/>
                <w:u w:val="single"/>
                <w:lang w:eastAsia="zh-CN"/>
              </w:rPr>
              <w:t>项</w:t>
            </w:r>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血生化、尿</w:t>
            </w:r>
            <w:r>
              <w:rPr>
                <w:rFonts w:ascii="等线" w:eastAsia="等线" w:hAnsi="等线" w:hint="eastAsia"/>
                <w:color w:val="000000" w:themeColor="text1"/>
                <w:sz w:val="21"/>
                <w:szCs w:val="21"/>
                <w:lang w:eastAsia="zh-CN"/>
              </w:rPr>
              <w:t>常规</w:t>
            </w:r>
            <w:r>
              <w:rPr>
                <w:rFonts w:ascii="等线" w:eastAsia="等线" w:hAnsi="等线"/>
                <w:color w:val="000000" w:themeColor="text1"/>
                <w:sz w:val="21"/>
                <w:szCs w:val="21"/>
                <w:lang w:eastAsia="zh-CN"/>
              </w:rPr>
              <w:t>；适应期</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次，给药期结束和恢复期结束各</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次）；给药期结束和恢复期结束进行解剖（主要脏器</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组织称重，含骨髓涂片）进行组织病理学检查和骨髓细胞检查。</w:t>
            </w:r>
          </w:p>
          <w:p w14:paraId="331ED654" w14:textId="77777777" w:rsidR="0057420F" w:rsidRDefault="004B6417">
            <w:pPr>
              <w:pStyle w:val="Default"/>
              <w:spacing w:line="300" w:lineRule="auto"/>
              <w:ind w:firstLineChars="98" w:firstLine="206"/>
              <w:rPr>
                <w:rFonts w:ascii="等线" w:eastAsia="等线" w:hAnsi="等线" w:cs="Times New Roman"/>
                <w:bCs/>
                <w:color w:val="auto"/>
                <w:sz w:val="21"/>
                <w:szCs w:val="21"/>
              </w:rPr>
            </w:pPr>
            <w:r>
              <w:rPr>
                <w:rFonts w:ascii="等线" w:eastAsia="等线" w:hAnsi="等线" w:cs="Times New Roman"/>
                <w:b/>
                <w:bCs/>
                <w:color w:val="auto"/>
                <w:sz w:val="21"/>
                <w:szCs w:val="21"/>
              </w:rPr>
              <w:t>TK</w:t>
            </w:r>
            <w:r>
              <w:rPr>
                <w:rFonts w:ascii="等线" w:eastAsia="等线" w:hAnsi="等线" w:cs="Times New Roman"/>
                <w:b/>
                <w:bCs/>
                <w:color w:val="auto"/>
                <w:sz w:val="21"/>
                <w:szCs w:val="21"/>
              </w:rPr>
              <w:t>采血：</w:t>
            </w:r>
            <w:r>
              <w:rPr>
                <w:rFonts w:ascii="等线" w:eastAsia="等线" w:hAnsi="等线" w:cs="Times New Roman"/>
                <w:bCs/>
                <w:color w:val="auto"/>
                <w:sz w:val="21"/>
                <w:szCs w:val="21"/>
              </w:rPr>
              <w:t>首次和末次给药后采血，</w:t>
            </w:r>
            <w:r>
              <w:rPr>
                <w:rFonts w:ascii="等线" w:eastAsia="等线" w:hAnsi="等线" w:cs="Times New Roman" w:hint="eastAsia"/>
                <w:bCs/>
                <w:color w:val="auto"/>
                <w:sz w:val="21"/>
                <w:szCs w:val="21"/>
              </w:rPr>
              <w:t>每次</w:t>
            </w:r>
            <w:r>
              <w:rPr>
                <w:rFonts w:ascii="等线" w:eastAsia="等线" w:hAnsi="等线" w:cs="Times New Roman" w:hint="eastAsia"/>
                <w:bCs/>
                <w:color w:val="auto"/>
                <w:sz w:val="21"/>
                <w:szCs w:val="21"/>
              </w:rPr>
              <w:t>6</w:t>
            </w:r>
            <w:r>
              <w:rPr>
                <w:rFonts w:ascii="等线" w:eastAsia="等线" w:hAnsi="等线" w:cs="Times New Roman"/>
                <w:bCs/>
                <w:color w:val="auto"/>
                <w:sz w:val="21"/>
                <w:szCs w:val="21"/>
              </w:rPr>
              <w:t>个采血点。</w:t>
            </w:r>
            <w:r>
              <w:rPr>
                <w:rFonts w:ascii="等线" w:eastAsia="等线" w:hAnsi="等线" w:cs="Times New Roman"/>
                <w:bCs/>
                <w:color w:val="auto"/>
                <w:sz w:val="21"/>
                <w:szCs w:val="21"/>
              </w:rPr>
              <w:t></w:t>
            </w:r>
            <w:r>
              <w:rPr>
                <w:rFonts w:ascii="等线" w:eastAsia="等线" w:hAnsi="等线" w:cs="Times New Roman"/>
                <w:bCs/>
                <w:color w:val="auto"/>
                <w:sz w:val="21"/>
                <w:szCs w:val="21"/>
              </w:rPr>
              <w:tab/>
            </w:r>
          </w:p>
          <w:p w14:paraId="411116FA" w14:textId="77777777" w:rsidR="0057420F" w:rsidRDefault="004B6417">
            <w:pPr>
              <w:pStyle w:val="Default"/>
              <w:spacing w:line="300" w:lineRule="auto"/>
              <w:rPr>
                <w:rFonts w:ascii="等线" w:eastAsia="等线" w:hAnsi="等线" w:cs="Times New Roman"/>
                <w:b/>
                <w:bCs/>
                <w:color w:val="000000" w:themeColor="text1"/>
                <w:sz w:val="21"/>
                <w:szCs w:val="21"/>
              </w:rPr>
            </w:pPr>
            <w:r>
              <w:rPr>
                <w:rFonts w:ascii="等线" w:eastAsia="等线" w:hAnsi="等线" w:cs="Times New Roman" w:hint="eastAsia"/>
                <w:bCs/>
                <w:color w:val="auto"/>
                <w:sz w:val="21"/>
                <w:szCs w:val="21"/>
              </w:rPr>
              <w:t>如增加额外观察或检测指标，需另外计费。</w:t>
            </w:r>
            <w:r>
              <w:rPr>
                <w:rFonts w:ascii="等线" w:eastAsia="等线" w:hAnsi="等线" w:cs="Times New Roman"/>
                <w:b/>
                <w:bCs/>
                <w:color w:val="000000" w:themeColor="text1"/>
                <w:sz w:val="21"/>
                <w:szCs w:val="21"/>
              </w:rPr>
              <w:t xml:space="preserve"> </w:t>
            </w:r>
          </w:p>
        </w:tc>
        <w:tc>
          <w:tcPr>
            <w:tcW w:w="616" w:type="pct"/>
            <w:shd w:val="clear" w:color="auto" w:fill="auto"/>
            <w:vAlign w:val="center"/>
          </w:tcPr>
          <w:p w14:paraId="47AB5314"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122.9</w:t>
            </w:r>
          </w:p>
        </w:tc>
        <w:tc>
          <w:tcPr>
            <w:tcW w:w="584" w:type="pct"/>
            <w:shd w:val="clear" w:color="auto" w:fill="auto"/>
            <w:noWrap/>
            <w:vAlign w:val="center"/>
          </w:tcPr>
          <w:p w14:paraId="129F1370"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7-8</w:t>
            </w:r>
            <w:r>
              <w:rPr>
                <w:rFonts w:ascii="等线" w:eastAsia="等线" w:hAnsi="等线" w:hint="eastAsia"/>
                <w:sz w:val="21"/>
                <w:szCs w:val="21"/>
                <w:lang w:eastAsia="zh-CN"/>
              </w:rPr>
              <w:t>个月</w:t>
            </w:r>
          </w:p>
        </w:tc>
      </w:tr>
      <w:tr w:rsidR="0057420F" w14:paraId="70897826" w14:textId="77777777">
        <w:trPr>
          <w:trHeight w:val="569"/>
          <w:jc w:val="center"/>
        </w:trPr>
        <w:tc>
          <w:tcPr>
            <w:tcW w:w="280" w:type="pct"/>
            <w:shd w:val="clear" w:color="auto" w:fill="auto"/>
            <w:vAlign w:val="center"/>
          </w:tcPr>
          <w:p w14:paraId="15DB48D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7</w:t>
            </w:r>
          </w:p>
        </w:tc>
        <w:tc>
          <w:tcPr>
            <w:tcW w:w="762" w:type="pct"/>
            <w:shd w:val="clear" w:color="auto" w:fill="auto"/>
            <w:vAlign w:val="center"/>
          </w:tcPr>
          <w:p w14:paraId="18872885" w14:textId="77777777" w:rsidR="0057420F" w:rsidRDefault="004B6417">
            <w:pPr>
              <w:spacing w:line="300" w:lineRule="auto"/>
              <w:rPr>
                <w:rFonts w:ascii="等线" w:eastAsia="等线" w:hAnsi="等线"/>
                <w:b/>
                <w:bCs/>
                <w:sz w:val="21"/>
                <w:szCs w:val="21"/>
                <w:lang w:eastAsia="zh-CN"/>
              </w:rPr>
            </w:pPr>
            <w:r>
              <w:rPr>
                <w:rFonts w:ascii="等线" w:eastAsia="等线" w:hAnsi="等线"/>
                <w:b/>
                <w:bCs/>
                <w:color w:val="000000" w:themeColor="text1"/>
                <w:sz w:val="21"/>
                <w:szCs w:val="21"/>
                <w:lang w:eastAsia="zh-CN"/>
              </w:rPr>
              <w:t>比格</w:t>
            </w:r>
            <w:proofErr w:type="gramStart"/>
            <w:r>
              <w:rPr>
                <w:rFonts w:ascii="等线" w:eastAsia="等线" w:hAnsi="等线"/>
                <w:b/>
                <w:bCs/>
                <w:color w:val="000000" w:themeColor="text1"/>
                <w:sz w:val="21"/>
                <w:szCs w:val="21"/>
                <w:lang w:eastAsia="zh-CN"/>
              </w:rPr>
              <w:t>犬安全</w:t>
            </w:r>
            <w:proofErr w:type="gramEnd"/>
            <w:r>
              <w:rPr>
                <w:rFonts w:ascii="等线" w:eastAsia="等线" w:hAnsi="等线"/>
                <w:b/>
                <w:bCs/>
                <w:color w:val="000000" w:themeColor="text1"/>
                <w:sz w:val="21"/>
                <w:szCs w:val="21"/>
                <w:lang w:eastAsia="zh-CN"/>
              </w:rPr>
              <w:t>药理试验</w:t>
            </w:r>
            <w:r>
              <w:rPr>
                <w:rFonts w:ascii="等线" w:eastAsia="等线" w:hAnsi="等线"/>
                <w:b/>
                <w:bCs/>
                <w:color w:val="000000" w:themeColor="text1"/>
                <w:sz w:val="21"/>
                <w:szCs w:val="21"/>
                <w:lang w:eastAsia="zh-CN"/>
              </w:rPr>
              <w:lastRenderedPageBreak/>
              <w:t>（遥测）（</w:t>
            </w:r>
            <w:r>
              <w:rPr>
                <w:rFonts w:ascii="等线" w:eastAsia="等线" w:hAnsi="等线"/>
                <w:b/>
                <w:bCs/>
                <w:color w:val="000000" w:themeColor="text1"/>
                <w:sz w:val="21"/>
                <w:szCs w:val="21"/>
                <w:lang w:eastAsia="zh-CN"/>
              </w:rPr>
              <w:t>GLP</w:t>
            </w:r>
            <w:r>
              <w:rPr>
                <w:rFonts w:ascii="等线" w:eastAsia="等线" w:hAnsi="等线"/>
                <w:b/>
                <w:bCs/>
                <w:color w:val="000000" w:themeColor="text1"/>
                <w:sz w:val="21"/>
                <w:szCs w:val="21"/>
                <w:lang w:eastAsia="zh-CN"/>
              </w:rPr>
              <w:t>）</w:t>
            </w:r>
          </w:p>
        </w:tc>
        <w:tc>
          <w:tcPr>
            <w:tcW w:w="2757" w:type="pct"/>
            <w:gridSpan w:val="2"/>
            <w:shd w:val="clear" w:color="auto" w:fill="auto"/>
            <w:vAlign w:val="center"/>
          </w:tcPr>
          <w:p w14:paraId="142A2ED1"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lastRenderedPageBreak/>
              <w:t>试验设计：</w:t>
            </w:r>
            <w:r>
              <w:rPr>
                <w:rFonts w:ascii="等线" w:eastAsia="等线" w:hAnsi="等线"/>
                <w:color w:val="000000" w:themeColor="text1"/>
                <w:sz w:val="21"/>
                <w:szCs w:val="21"/>
                <w:lang w:eastAsia="zh-CN"/>
              </w:rPr>
              <w:t>拉丁方交叉试验，分</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组：</w:t>
            </w:r>
            <w:r>
              <w:rPr>
                <w:rFonts w:ascii="等线" w:eastAsia="等线" w:hAnsi="等线" w:hint="eastAsia"/>
                <w:color w:val="000000" w:themeColor="text1"/>
                <w:sz w:val="21"/>
                <w:szCs w:val="21"/>
                <w:lang w:eastAsia="zh-CN"/>
              </w:rPr>
              <w:t>1</w:t>
            </w:r>
            <w:r>
              <w:rPr>
                <w:rFonts w:ascii="等线" w:eastAsia="等线" w:hAnsi="等线" w:hint="eastAsia"/>
                <w:color w:val="000000" w:themeColor="text1"/>
                <w:sz w:val="21"/>
                <w:szCs w:val="21"/>
                <w:lang w:eastAsia="zh-CN"/>
              </w:rPr>
              <w:t>溶媒对照组</w:t>
            </w:r>
            <w:r>
              <w:rPr>
                <w:rFonts w:ascii="等线" w:eastAsia="等线" w:hAnsi="等线" w:hint="eastAsia"/>
                <w:color w:val="000000" w:themeColor="text1"/>
                <w:sz w:val="21"/>
                <w:szCs w:val="21"/>
                <w:lang w:eastAsia="zh-CN"/>
              </w:rPr>
              <w:t>+3</w:t>
            </w:r>
            <w:r>
              <w:rPr>
                <w:rFonts w:ascii="等线" w:eastAsia="等线" w:hAnsi="等线" w:hint="eastAsia"/>
                <w:color w:val="000000" w:themeColor="text1"/>
                <w:sz w:val="21"/>
                <w:szCs w:val="21"/>
                <w:lang w:eastAsia="zh-CN"/>
              </w:rPr>
              <w:t>个剂量供</w:t>
            </w:r>
            <w:proofErr w:type="gramStart"/>
            <w:r>
              <w:rPr>
                <w:rFonts w:ascii="等线" w:eastAsia="等线" w:hAnsi="等线" w:hint="eastAsia"/>
                <w:color w:val="000000" w:themeColor="text1"/>
                <w:sz w:val="21"/>
                <w:szCs w:val="21"/>
                <w:lang w:eastAsia="zh-CN"/>
              </w:rPr>
              <w:t>试品组</w:t>
            </w:r>
            <w:proofErr w:type="gramEnd"/>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拉丁方交叉给药。</w:t>
            </w:r>
          </w:p>
          <w:p w14:paraId="3152B9C1"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b/>
                <w:color w:val="000000" w:themeColor="text1"/>
                <w:sz w:val="21"/>
                <w:szCs w:val="21"/>
                <w:lang w:eastAsia="zh-CN"/>
              </w:rPr>
              <w:lastRenderedPageBreak/>
              <w:t xml:space="preserve">  </w:t>
            </w:r>
            <w:r>
              <w:rPr>
                <w:rFonts w:ascii="等线" w:eastAsia="等线" w:hAnsi="等线"/>
                <w:b/>
                <w:color w:val="000000" w:themeColor="text1"/>
                <w:sz w:val="21"/>
                <w:szCs w:val="21"/>
                <w:lang w:eastAsia="zh-CN"/>
              </w:rPr>
              <w:t>检测指标</w:t>
            </w:r>
            <w:r>
              <w:rPr>
                <w:rFonts w:ascii="等线" w:eastAsia="等线" w:hAnsi="等线"/>
                <w:color w:val="000000" w:themeColor="text1"/>
                <w:sz w:val="21"/>
                <w:szCs w:val="21"/>
                <w:lang w:eastAsia="zh-CN"/>
              </w:rPr>
              <w:t>：</w:t>
            </w:r>
            <w:r>
              <w:rPr>
                <w:rFonts w:ascii="等线" w:eastAsia="等线" w:hAnsi="等线" w:hint="eastAsia"/>
                <w:color w:val="000000" w:themeColor="text1"/>
                <w:sz w:val="21"/>
                <w:szCs w:val="21"/>
                <w:lang w:eastAsia="zh-CN"/>
              </w:rPr>
              <w:t>临床</w:t>
            </w:r>
            <w:r>
              <w:rPr>
                <w:rFonts w:ascii="等线" w:eastAsia="等线" w:hAnsi="等线"/>
                <w:color w:val="000000" w:themeColor="text1"/>
                <w:sz w:val="21"/>
                <w:szCs w:val="21"/>
                <w:lang w:eastAsia="zh-CN"/>
              </w:rPr>
              <w:t>观察、体重。用遥测系统采集心血管指标</w:t>
            </w:r>
            <w:r>
              <w:rPr>
                <w:rFonts w:ascii="等线" w:eastAsia="等线" w:hAnsi="等线"/>
                <w:color w:val="000000" w:themeColor="text1"/>
                <w:sz w:val="21"/>
                <w:szCs w:val="21"/>
                <w:lang w:eastAsia="zh-CN"/>
              </w:rPr>
              <w:t xml:space="preserve"> [</w:t>
            </w:r>
            <w:r>
              <w:rPr>
                <w:rFonts w:ascii="等线" w:eastAsia="等线" w:hAnsi="等线"/>
                <w:color w:val="000000" w:themeColor="text1"/>
                <w:sz w:val="21"/>
                <w:szCs w:val="21"/>
                <w:lang w:eastAsia="zh-CN"/>
              </w:rPr>
              <w:t>采集时间为给药前</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个点和给药后</w:t>
            </w:r>
            <w:r>
              <w:rPr>
                <w:rFonts w:ascii="等线" w:eastAsia="等线" w:hAnsi="等线"/>
                <w:color w:val="000000" w:themeColor="text1"/>
                <w:sz w:val="21"/>
                <w:szCs w:val="21"/>
                <w:lang w:eastAsia="zh-CN"/>
              </w:rPr>
              <w:t>6-8</w:t>
            </w:r>
            <w:r>
              <w:rPr>
                <w:rFonts w:ascii="等线" w:eastAsia="等线" w:hAnsi="等线"/>
                <w:color w:val="000000" w:themeColor="text1"/>
                <w:sz w:val="21"/>
                <w:szCs w:val="21"/>
                <w:lang w:eastAsia="zh-CN"/>
              </w:rPr>
              <w:t>个点</w:t>
            </w:r>
            <w:r>
              <w:rPr>
                <w:rFonts w:ascii="等线" w:eastAsia="等线" w:hAnsi="等线"/>
                <w:color w:val="000000" w:themeColor="text1"/>
                <w:sz w:val="21"/>
                <w:szCs w:val="21"/>
                <w:lang w:eastAsia="zh-CN"/>
              </w:rPr>
              <w:t xml:space="preserve">, </w:t>
            </w:r>
            <w:r>
              <w:rPr>
                <w:rFonts w:ascii="等线" w:eastAsia="等线" w:hAnsi="等线"/>
                <w:color w:val="000000" w:themeColor="text1"/>
                <w:sz w:val="21"/>
                <w:szCs w:val="21"/>
                <w:lang w:eastAsia="zh-CN"/>
              </w:rPr>
              <w:t>观察时间</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个衰期）</w:t>
            </w:r>
            <w:r>
              <w:rPr>
                <w:rFonts w:ascii="等线" w:eastAsia="等线" w:hAnsi="等线"/>
                <w:color w:val="000000" w:themeColor="text1"/>
                <w:sz w:val="21"/>
                <w:szCs w:val="21"/>
                <w:lang w:eastAsia="zh-CN"/>
              </w:rPr>
              <w:t>]</w:t>
            </w:r>
          </w:p>
        </w:tc>
        <w:tc>
          <w:tcPr>
            <w:tcW w:w="616" w:type="pct"/>
            <w:shd w:val="clear" w:color="auto" w:fill="auto"/>
            <w:vAlign w:val="center"/>
          </w:tcPr>
          <w:p w14:paraId="4DACF2EF"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lastRenderedPageBreak/>
              <w:t>25.0</w:t>
            </w:r>
          </w:p>
        </w:tc>
        <w:tc>
          <w:tcPr>
            <w:tcW w:w="584" w:type="pct"/>
            <w:shd w:val="clear" w:color="auto" w:fill="auto"/>
            <w:noWrap/>
            <w:vAlign w:val="center"/>
          </w:tcPr>
          <w:p w14:paraId="7EF0A226"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NA</w:t>
            </w:r>
          </w:p>
        </w:tc>
      </w:tr>
      <w:tr w:rsidR="0057420F" w14:paraId="6DD68119" w14:textId="77777777">
        <w:trPr>
          <w:trHeight w:val="569"/>
          <w:jc w:val="center"/>
        </w:trPr>
        <w:tc>
          <w:tcPr>
            <w:tcW w:w="280" w:type="pct"/>
            <w:shd w:val="clear" w:color="auto" w:fill="auto"/>
            <w:vAlign w:val="center"/>
          </w:tcPr>
          <w:p w14:paraId="64D33CD1"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8</w:t>
            </w:r>
          </w:p>
        </w:tc>
        <w:tc>
          <w:tcPr>
            <w:tcW w:w="762" w:type="pct"/>
            <w:shd w:val="clear" w:color="auto" w:fill="auto"/>
            <w:vAlign w:val="center"/>
          </w:tcPr>
          <w:p w14:paraId="16D1173D" w14:textId="77777777" w:rsidR="0057420F" w:rsidRDefault="004B6417">
            <w:pPr>
              <w:spacing w:line="300" w:lineRule="auto"/>
              <w:rPr>
                <w:rFonts w:ascii="等线" w:eastAsia="等线" w:hAnsi="等线"/>
                <w:b/>
                <w:bCs/>
                <w:sz w:val="21"/>
                <w:szCs w:val="21"/>
                <w:lang w:eastAsia="zh-CN"/>
              </w:rPr>
            </w:pPr>
            <w:r>
              <w:rPr>
                <w:rFonts w:ascii="等线" w:eastAsia="等线" w:hAnsi="等线"/>
                <w:b/>
                <w:bCs/>
                <w:color w:val="000000" w:themeColor="text1"/>
                <w:sz w:val="21"/>
                <w:szCs w:val="21"/>
                <w:lang w:eastAsia="zh-CN"/>
              </w:rPr>
              <w:t>大鼠</w:t>
            </w:r>
            <w:r>
              <w:rPr>
                <w:rFonts w:ascii="等线" w:eastAsia="等线" w:hAnsi="等线"/>
                <w:b/>
                <w:bCs/>
                <w:color w:val="000000" w:themeColor="text1"/>
                <w:sz w:val="21"/>
                <w:szCs w:val="21"/>
                <w:lang w:eastAsia="zh-CN"/>
              </w:rPr>
              <w:t>FOB</w:t>
            </w:r>
            <w:r>
              <w:rPr>
                <w:rFonts w:ascii="等线" w:eastAsia="等线" w:hAnsi="等线"/>
                <w:b/>
                <w:bCs/>
                <w:color w:val="000000" w:themeColor="text1"/>
                <w:sz w:val="21"/>
                <w:szCs w:val="21"/>
                <w:lang w:eastAsia="zh-CN"/>
              </w:rPr>
              <w:t>试验（</w:t>
            </w:r>
            <w:r>
              <w:rPr>
                <w:rFonts w:ascii="等线" w:eastAsia="等线" w:hAnsi="等线"/>
                <w:b/>
                <w:bCs/>
                <w:color w:val="000000" w:themeColor="text1"/>
                <w:sz w:val="21"/>
                <w:szCs w:val="21"/>
                <w:lang w:eastAsia="zh-CN"/>
              </w:rPr>
              <w:t>GLP</w:t>
            </w:r>
            <w:r>
              <w:rPr>
                <w:rFonts w:ascii="等线" w:eastAsia="等线" w:hAnsi="等线"/>
                <w:b/>
                <w:bCs/>
                <w:color w:val="000000" w:themeColor="text1"/>
                <w:sz w:val="21"/>
                <w:szCs w:val="21"/>
                <w:lang w:eastAsia="zh-CN"/>
              </w:rPr>
              <w:t>）</w:t>
            </w:r>
          </w:p>
        </w:tc>
        <w:tc>
          <w:tcPr>
            <w:tcW w:w="2757" w:type="pct"/>
            <w:gridSpan w:val="2"/>
            <w:shd w:val="clear" w:color="auto" w:fill="auto"/>
            <w:vAlign w:val="center"/>
          </w:tcPr>
          <w:p w14:paraId="6E75358E"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试验设计：</w:t>
            </w:r>
            <w:r>
              <w:rPr>
                <w:rFonts w:ascii="等线" w:eastAsia="等线" w:hAnsi="等线"/>
                <w:color w:val="000000" w:themeColor="text1"/>
                <w:sz w:val="21"/>
                <w:szCs w:val="21"/>
                <w:lang w:eastAsia="zh-CN"/>
              </w:rPr>
              <w:t>SD</w:t>
            </w:r>
            <w:r>
              <w:rPr>
                <w:rFonts w:ascii="等线" w:eastAsia="等线" w:hAnsi="等线"/>
                <w:color w:val="000000" w:themeColor="text1"/>
                <w:sz w:val="21"/>
                <w:szCs w:val="21"/>
                <w:lang w:eastAsia="zh-CN"/>
              </w:rPr>
              <w:t>大鼠</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0</w:t>
            </w:r>
            <w:r>
              <w:rPr>
                <w:rFonts w:ascii="等线" w:eastAsia="等线" w:hAnsi="等线"/>
                <w:color w:val="000000" w:themeColor="text1"/>
                <w:sz w:val="21"/>
                <w:szCs w:val="21"/>
                <w:lang w:eastAsia="zh-CN"/>
              </w:rPr>
              <w:t>只，分</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组：</w:t>
            </w:r>
            <w:r>
              <w:rPr>
                <w:rFonts w:ascii="等线" w:eastAsia="等线" w:hAnsi="等线" w:hint="eastAsia"/>
                <w:color w:val="000000" w:themeColor="text1"/>
                <w:sz w:val="21"/>
                <w:szCs w:val="21"/>
                <w:lang w:eastAsia="zh-CN"/>
              </w:rPr>
              <w:t>1</w:t>
            </w:r>
            <w:r>
              <w:rPr>
                <w:rFonts w:ascii="等线" w:eastAsia="等线" w:hAnsi="等线" w:hint="eastAsia"/>
                <w:color w:val="000000" w:themeColor="text1"/>
                <w:sz w:val="21"/>
                <w:szCs w:val="21"/>
                <w:lang w:eastAsia="zh-CN"/>
              </w:rPr>
              <w:t>溶媒对照组</w:t>
            </w:r>
            <w:r>
              <w:rPr>
                <w:rFonts w:ascii="等线" w:eastAsia="等线" w:hAnsi="等线" w:hint="eastAsia"/>
                <w:color w:val="000000" w:themeColor="text1"/>
                <w:sz w:val="21"/>
                <w:szCs w:val="21"/>
                <w:lang w:eastAsia="zh-CN"/>
              </w:rPr>
              <w:t>+3</w:t>
            </w:r>
            <w:r>
              <w:rPr>
                <w:rFonts w:ascii="等线" w:eastAsia="等线" w:hAnsi="等线" w:hint="eastAsia"/>
                <w:color w:val="000000" w:themeColor="text1"/>
                <w:sz w:val="21"/>
                <w:szCs w:val="21"/>
                <w:lang w:eastAsia="zh-CN"/>
              </w:rPr>
              <w:t>个剂量供</w:t>
            </w:r>
            <w:proofErr w:type="gramStart"/>
            <w:r>
              <w:rPr>
                <w:rFonts w:ascii="等线" w:eastAsia="等线" w:hAnsi="等线" w:hint="eastAsia"/>
                <w:color w:val="000000" w:themeColor="text1"/>
                <w:sz w:val="21"/>
                <w:szCs w:val="21"/>
                <w:lang w:eastAsia="zh-CN"/>
              </w:rPr>
              <w:t>试品组</w:t>
            </w:r>
            <w:proofErr w:type="gramEnd"/>
            <w:r>
              <w:rPr>
                <w:rFonts w:ascii="等线" w:eastAsia="等线" w:hAnsi="等线" w:hint="eastAsia"/>
                <w:color w:val="000000" w:themeColor="text1"/>
                <w:sz w:val="21"/>
                <w:szCs w:val="21"/>
                <w:lang w:eastAsia="zh-CN"/>
              </w:rPr>
              <w:t>，</w:t>
            </w:r>
            <w:r>
              <w:rPr>
                <w:rFonts w:ascii="等线" w:eastAsia="等线" w:hAnsi="等线"/>
                <w:color w:val="000000" w:themeColor="text1"/>
                <w:sz w:val="21"/>
                <w:szCs w:val="21"/>
                <w:lang w:eastAsia="zh-CN"/>
              </w:rPr>
              <w:t>10</w:t>
            </w:r>
            <w:r>
              <w:rPr>
                <w:rFonts w:ascii="等线" w:eastAsia="等线" w:hAnsi="等线"/>
                <w:color w:val="000000" w:themeColor="text1"/>
                <w:sz w:val="21"/>
                <w:szCs w:val="21"/>
                <w:lang w:eastAsia="zh-CN"/>
              </w:rPr>
              <w:t>只</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组，雌雄各半。单次给药，观察</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个时间点：（</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）给药前；（</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）给药</w:t>
            </w:r>
            <w:proofErr w:type="gramStart"/>
            <w:r>
              <w:rPr>
                <w:rFonts w:ascii="等线" w:eastAsia="等线" w:hAnsi="等线"/>
                <w:color w:val="000000" w:themeColor="text1"/>
                <w:sz w:val="21"/>
                <w:szCs w:val="21"/>
                <w:lang w:eastAsia="zh-CN"/>
              </w:rPr>
              <w:t>后包括</w:t>
            </w:r>
            <w:proofErr w:type="spellStart"/>
            <w:proofErr w:type="gramEnd"/>
            <w:r>
              <w:rPr>
                <w:rFonts w:ascii="等线" w:eastAsia="等线" w:hAnsi="等线"/>
                <w:color w:val="000000" w:themeColor="text1"/>
                <w:sz w:val="21"/>
                <w:szCs w:val="21"/>
                <w:lang w:eastAsia="zh-CN"/>
              </w:rPr>
              <w:t>Tmax</w:t>
            </w:r>
            <w:proofErr w:type="spellEnd"/>
            <w:r>
              <w:rPr>
                <w:rFonts w:ascii="等线" w:eastAsia="等线" w:hAnsi="等线"/>
                <w:color w:val="000000" w:themeColor="text1"/>
                <w:sz w:val="21"/>
                <w:szCs w:val="21"/>
                <w:lang w:eastAsia="zh-CN"/>
              </w:rPr>
              <w:t>在内</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个点；（</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）给药后</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个</w:t>
            </w:r>
            <w:r>
              <w:rPr>
                <w:rFonts w:ascii="等线" w:eastAsia="等线" w:hAnsi="等线"/>
                <w:color w:val="000000" w:themeColor="text1"/>
                <w:sz w:val="21"/>
                <w:szCs w:val="21"/>
                <w:lang w:eastAsia="zh-CN"/>
              </w:rPr>
              <w:t>T</w:t>
            </w:r>
            <w:r>
              <w:rPr>
                <w:rFonts w:ascii="等线" w:eastAsia="等线" w:hAnsi="等线"/>
                <w:color w:val="000000" w:themeColor="text1"/>
                <w:sz w:val="21"/>
                <w:szCs w:val="21"/>
                <w:vertAlign w:val="subscript"/>
                <w:lang w:eastAsia="zh-CN"/>
              </w:rPr>
              <w:t>1/2</w:t>
            </w:r>
            <w:r>
              <w:rPr>
                <w:rFonts w:ascii="等线" w:eastAsia="等线" w:hAnsi="等线"/>
                <w:color w:val="000000" w:themeColor="text1"/>
                <w:sz w:val="21"/>
                <w:szCs w:val="21"/>
                <w:lang w:eastAsia="zh-CN"/>
              </w:rPr>
              <w:t>的</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个点。</w:t>
            </w:r>
          </w:p>
          <w:p w14:paraId="219483D8"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检测指标</w:t>
            </w:r>
            <w:r>
              <w:rPr>
                <w:rFonts w:ascii="等线" w:eastAsia="等线" w:hAnsi="等线"/>
                <w:color w:val="000000" w:themeColor="text1"/>
                <w:sz w:val="21"/>
                <w:szCs w:val="21"/>
                <w:lang w:eastAsia="zh-CN"/>
              </w:rPr>
              <w:t>：</w:t>
            </w:r>
          </w:p>
          <w:p w14:paraId="5992C7AA"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color w:val="000000" w:themeColor="text1"/>
                <w:sz w:val="21"/>
                <w:szCs w:val="21"/>
                <w:u w:val="single"/>
                <w:lang w:eastAsia="zh-CN"/>
              </w:rPr>
              <w:t>笼内观察</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）姿态、（</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）竖毛、（</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）阵挛性运动（观察是否有癫痫症状）、（</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）强直性运动、（</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）发声。</w:t>
            </w:r>
          </w:p>
          <w:p w14:paraId="6F02A88F"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color w:val="000000" w:themeColor="text1"/>
                <w:sz w:val="21"/>
                <w:szCs w:val="21"/>
                <w:u w:val="single"/>
                <w:lang w:eastAsia="zh-CN"/>
              </w:rPr>
              <w:t>手持观察</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）移出笼的难易程度、（</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）对手持的反应、（</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）瞳孔、（</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）眼睑、（</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）眼球、（</w:t>
            </w:r>
            <w:r>
              <w:rPr>
                <w:rFonts w:ascii="等线" w:eastAsia="等线" w:hAnsi="等线"/>
                <w:color w:val="000000" w:themeColor="text1"/>
                <w:sz w:val="21"/>
                <w:szCs w:val="21"/>
                <w:lang w:eastAsia="zh-CN"/>
              </w:rPr>
              <w:t>6</w:t>
            </w:r>
            <w:r>
              <w:rPr>
                <w:rFonts w:ascii="等线" w:eastAsia="等线" w:hAnsi="等线"/>
                <w:color w:val="000000" w:themeColor="text1"/>
                <w:sz w:val="21"/>
                <w:szCs w:val="21"/>
                <w:lang w:eastAsia="zh-CN"/>
              </w:rPr>
              <w:t>）泪液、（</w:t>
            </w:r>
            <w:r>
              <w:rPr>
                <w:rFonts w:ascii="等线" w:eastAsia="等线" w:hAnsi="等线"/>
                <w:color w:val="000000" w:themeColor="text1"/>
                <w:sz w:val="21"/>
                <w:szCs w:val="21"/>
                <w:lang w:eastAsia="zh-CN"/>
              </w:rPr>
              <w:t>7</w:t>
            </w:r>
            <w:r>
              <w:rPr>
                <w:rFonts w:ascii="等线" w:eastAsia="等线" w:hAnsi="等线"/>
                <w:color w:val="000000" w:themeColor="text1"/>
                <w:sz w:val="21"/>
                <w:szCs w:val="21"/>
                <w:lang w:eastAsia="zh-CN"/>
              </w:rPr>
              <w:t>）唾液、（</w:t>
            </w:r>
            <w:r>
              <w:rPr>
                <w:rFonts w:ascii="等线" w:eastAsia="等线" w:hAnsi="等线"/>
                <w:color w:val="000000" w:themeColor="text1"/>
                <w:sz w:val="21"/>
                <w:szCs w:val="21"/>
                <w:lang w:eastAsia="zh-CN"/>
              </w:rPr>
              <w:t>8</w:t>
            </w:r>
            <w:r>
              <w:rPr>
                <w:rFonts w:ascii="等线" w:eastAsia="等线" w:hAnsi="等线"/>
                <w:color w:val="000000" w:themeColor="text1"/>
                <w:sz w:val="21"/>
                <w:szCs w:val="21"/>
                <w:lang w:eastAsia="zh-CN"/>
              </w:rPr>
              <w:t>）呼吸、（</w:t>
            </w:r>
            <w:r>
              <w:rPr>
                <w:rFonts w:ascii="等线" w:eastAsia="等线" w:hAnsi="等线"/>
                <w:color w:val="000000" w:themeColor="text1"/>
                <w:sz w:val="21"/>
                <w:szCs w:val="21"/>
                <w:lang w:eastAsia="zh-CN"/>
              </w:rPr>
              <w:t>9</w:t>
            </w:r>
            <w:r>
              <w:rPr>
                <w:rFonts w:ascii="等线" w:eastAsia="等线" w:hAnsi="等线"/>
                <w:color w:val="000000" w:themeColor="text1"/>
                <w:sz w:val="21"/>
                <w:szCs w:val="21"/>
                <w:lang w:eastAsia="zh-CN"/>
              </w:rPr>
              <w:t>）皮肤颜色。</w:t>
            </w:r>
          </w:p>
          <w:p w14:paraId="5409740D" w14:textId="77777777" w:rsidR="0057420F" w:rsidRDefault="004B6417">
            <w:pPr>
              <w:spacing w:line="300" w:lineRule="auto"/>
              <w:ind w:firstLineChars="98" w:firstLine="206"/>
              <w:rPr>
                <w:rFonts w:ascii="等线" w:eastAsia="等线" w:hAnsi="等线"/>
                <w:color w:val="000000" w:themeColor="text1"/>
                <w:sz w:val="21"/>
                <w:szCs w:val="21"/>
                <w:lang w:eastAsia="zh-CN"/>
              </w:rPr>
            </w:pPr>
            <w:proofErr w:type="gramStart"/>
            <w:r>
              <w:rPr>
                <w:rFonts w:ascii="等线" w:eastAsia="等线" w:hAnsi="等线"/>
                <w:color w:val="000000" w:themeColor="text1"/>
                <w:sz w:val="21"/>
                <w:szCs w:val="21"/>
                <w:u w:val="single"/>
                <w:lang w:eastAsia="zh-CN"/>
              </w:rPr>
              <w:t>旷</w:t>
            </w:r>
            <w:proofErr w:type="gramEnd"/>
            <w:r>
              <w:rPr>
                <w:rFonts w:ascii="等线" w:eastAsia="等线" w:hAnsi="等线"/>
                <w:color w:val="000000" w:themeColor="text1"/>
                <w:sz w:val="21"/>
                <w:szCs w:val="21"/>
                <w:u w:val="single"/>
                <w:lang w:eastAsia="zh-CN"/>
              </w:rPr>
              <w:t>场观察</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）觉醒、（</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）步态、（</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）理毛行为、（</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）铅刻或异常行为、（</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）直立、（</w:t>
            </w:r>
            <w:r>
              <w:rPr>
                <w:rFonts w:ascii="等线" w:eastAsia="等线" w:hAnsi="等线"/>
                <w:color w:val="000000" w:themeColor="text1"/>
                <w:sz w:val="21"/>
                <w:szCs w:val="21"/>
                <w:lang w:eastAsia="zh-CN"/>
              </w:rPr>
              <w:t>6</w:t>
            </w:r>
            <w:r>
              <w:rPr>
                <w:rFonts w:ascii="等线" w:eastAsia="等线" w:hAnsi="等线"/>
                <w:color w:val="000000" w:themeColor="text1"/>
                <w:sz w:val="21"/>
                <w:szCs w:val="21"/>
                <w:lang w:eastAsia="zh-CN"/>
              </w:rPr>
              <w:t>）排尿、（</w:t>
            </w:r>
            <w:r>
              <w:rPr>
                <w:rFonts w:ascii="等线" w:eastAsia="等线" w:hAnsi="等线"/>
                <w:color w:val="000000" w:themeColor="text1"/>
                <w:sz w:val="21"/>
                <w:szCs w:val="21"/>
                <w:lang w:eastAsia="zh-CN"/>
              </w:rPr>
              <w:t>7</w:t>
            </w:r>
            <w:r>
              <w:rPr>
                <w:rFonts w:ascii="等线" w:eastAsia="等线" w:hAnsi="等线"/>
                <w:color w:val="000000" w:themeColor="text1"/>
                <w:sz w:val="21"/>
                <w:szCs w:val="21"/>
                <w:lang w:eastAsia="zh-CN"/>
              </w:rPr>
              <w:t>）排便。</w:t>
            </w:r>
          </w:p>
          <w:p w14:paraId="09B60B8A"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color w:val="000000" w:themeColor="text1"/>
                <w:sz w:val="21"/>
                <w:szCs w:val="21"/>
                <w:u w:val="single"/>
                <w:lang w:eastAsia="zh-CN"/>
              </w:rPr>
              <w:t>操作性观察</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）钝物逼近反应、（</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）接触反应、（</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）身体张力、（</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）腹部张力、（</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）肢体张力、（</w:t>
            </w:r>
            <w:r>
              <w:rPr>
                <w:rFonts w:ascii="等线" w:eastAsia="等线" w:hAnsi="等线"/>
                <w:color w:val="000000" w:themeColor="text1"/>
                <w:sz w:val="21"/>
                <w:szCs w:val="21"/>
                <w:lang w:eastAsia="zh-CN"/>
              </w:rPr>
              <w:t>6</w:t>
            </w:r>
            <w:r>
              <w:rPr>
                <w:rFonts w:ascii="等线" w:eastAsia="等线" w:hAnsi="等线"/>
                <w:color w:val="000000" w:themeColor="text1"/>
                <w:sz w:val="21"/>
                <w:szCs w:val="21"/>
                <w:lang w:eastAsia="zh-CN"/>
              </w:rPr>
              <w:t>）瞳孔反射、（</w:t>
            </w:r>
            <w:r>
              <w:rPr>
                <w:rFonts w:ascii="等线" w:eastAsia="等线" w:hAnsi="等线"/>
                <w:color w:val="000000" w:themeColor="text1"/>
                <w:sz w:val="21"/>
                <w:szCs w:val="21"/>
                <w:lang w:eastAsia="zh-CN"/>
              </w:rPr>
              <w:t>7</w:t>
            </w:r>
            <w:r>
              <w:rPr>
                <w:rFonts w:ascii="等线" w:eastAsia="等线" w:hAnsi="等线"/>
                <w:color w:val="000000" w:themeColor="text1"/>
                <w:sz w:val="21"/>
                <w:szCs w:val="21"/>
                <w:lang w:eastAsia="zh-CN"/>
              </w:rPr>
              <w:t>）短音应答、（</w:t>
            </w:r>
            <w:r>
              <w:rPr>
                <w:rFonts w:ascii="等线" w:eastAsia="等线" w:hAnsi="等线"/>
                <w:color w:val="000000" w:themeColor="text1"/>
                <w:sz w:val="21"/>
                <w:szCs w:val="21"/>
                <w:lang w:eastAsia="zh-CN"/>
              </w:rPr>
              <w:t>8</w:t>
            </w:r>
            <w:r>
              <w:rPr>
                <w:rFonts w:ascii="等线" w:eastAsia="等线" w:hAnsi="等线"/>
                <w:color w:val="000000" w:themeColor="text1"/>
                <w:sz w:val="21"/>
                <w:szCs w:val="21"/>
                <w:lang w:eastAsia="zh-CN"/>
              </w:rPr>
              <w:t>）</w:t>
            </w:r>
            <w:proofErr w:type="gramStart"/>
            <w:r>
              <w:rPr>
                <w:rFonts w:ascii="等线" w:eastAsia="等线" w:hAnsi="等线"/>
                <w:color w:val="000000" w:themeColor="text1"/>
                <w:sz w:val="21"/>
                <w:szCs w:val="21"/>
                <w:lang w:eastAsia="zh-CN"/>
              </w:rPr>
              <w:t>捏尾反应</w:t>
            </w:r>
            <w:proofErr w:type="gramEnd"/>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9</w:t>
            </w:r>
            <w:r>
              <w:rPr>
                <w:rFonts w:ascii="等线" w:eastAsia="等线" w:hAnsi="等线"/>
                <w:color w:val="000000" w:themeColor="text1"/>
                <w:sz w:val="21"/>
                <w:szCs w:val="21"/>
                <w:lang w:eastAsia="zh-CN"/>
              </w:rPr>
              <w:t>）空中翻正反</w:t>
            </w:r>
            <w:r>
              <w:rPr>
                <w:rFonts w:ascii="等线" w:eastAsia="等线" w:hAnsi="等线"/>
                <w:color w:val="000000" w:themeColor="text1"/>
                <w:sz w:val="21"/>
                <w:szCs w:val="21"/>
                <w:lang w:eastAsia="zh-CN"/>
              </w:rPr>
              <w:t>射、（</w:t>
            </w:r>
            <w:r>
              <w:rPr>
                <w:rFonts w:ascii="等线" w:eastAsia="等线" w:hAnsi="等线"/>
                <w:color w:val="000000" w:themeColor="text1"/>
                <w:sz w:val="21"/>
                <w:szCs w:val="21"/>
                <w:lang w:eastAsia="zh-CN"/>
              </w:rPr>
              <w:t>10</w:t>
            </w:r>
            <w:r>
              <w:rPr>
                <w:rFonts w:ascii="等线" w:eastAsia="等线" w:hAnsi="等线"/>
                <w:color w:val="000000" w:themeColor="text1"/>
                <w:sz w:val="21"/>
                <w:szCs w:val="21"/>
                <w:lang w:eastAsia="zh-CN"/>
              </w:rPr>
              <w:t>）前、后肢握力。</w:t>
            </w:r>
          </w:p>
          <w:p w14:paraId="27E5676E"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color w:val="000000" w:themeColor="text1"/>
                <w:sz w:val="21"/>
                <w:szCs w:val="21"/>
                <w:u w:val="single"/>
                <w:lang w:eastAsia="zh-CN"/>
              </w:rPr>
              <w:t>生理指标检测</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）体重（</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）直肠温度。</w:t>
            </w:r>
          </w:p>
        </w:tc>
        <w:tc>
          <w:tcPr>
            <w:tcW w:w="616" w:type="pct"/>
            <w:shd w:val="clear" w:color="auto" w:fill="auto"/>
            <w:vAlign w:val="center"/>
          </w:tcPr>
          <w:p w14:paraId="26BDA694"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8.0</w:t>
            </w:r>
          </w:p>
        </w:tc>
        <w:tc>
          <w:tcPr>
            <w:tcW w:w="584" w:type="pct"/>
            <w:shd w:val="clear" w:color="auto" w:fill="auto"/>
            <w:noWrap/>
            <w:vAlign w:val="center"/>
          </w:tcPr>
          <w:p w14:paraId="54AC3768"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3</w:t>
            </w:r>
            <w:r>
              <w:rPr>
                <w:rFonts w:ascii="等线" w:eastAsia="等线" w:hAnsi="等线" w:hint="eastAsia"/>
                <w:sz w:val="21"/>
                <w:szCs w:val="21"/>
                <w:lang w:eastAsia="zh-CN"/>
              </w:rPr>
              <w:t>个月</w:t>
            </w:r>
          </w:p>
        </w:tc>
      </w:tr>
      <w:tr w:rsidR="0057420F" w14:paraId="55192831" w14:textId="77777777">
        <w:trPr>
          <w:trHeight w:val="569"/>
          <w:jc w:val="center"/>
        </w:trPr>
        <w:tc>
          <w:tcPr>
            <w:tcW w:w="280" w:type="pct"/>
            <w:shd w:val="clear" w:color="auto" w:fill="auto"/>
            <w:vAlign w:val="center"/>
          </w:tcPr>
          <w:p w14:paraId="592380A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9</w:t>
            </w:r>
          </w:p>
        </w:tc>
        <w:tc>
          <w:tcPr>
            <w:tcW w:w="762" w:type="pct"/>
            <w:shd w:val="clear" w:color="auto" w:fill="auto"/>
            <w:vAlign w:val="center"/>
          </w:tcPr>
          <w:p w14:paraId="420ABE10" w14:textId="77777777" w:rsidR="0057420F" w:rsidRDefault="004B6417">
            <w:pPr>
              <w:spacing w:line="300" w:lineRule="auto"/>
              <w:rPr>
                <w:rFonts w:ascii="等线" w:eastAsia="等线" w:hAnsi="等线"/>
                <w:b/>
                <w:bCs/>
                <w:sz w:val="21"/>
                <w:szCs w:val="21"/>
                <w:lang w:eastAsia="zh-CN"/>
              </w:rPr>
            </w:pPr>
            <w:r>
              <w:rPr>
                <w:rFonts w:ascii="等线" w:eastAsia="等线" w:hAnsi="等线"/>
                <w:b/>
                <w:bCs/>
                <w:color w:val="000000" w:themeColor="text1"/>
                <w:sz w:val="21"/>
                <w:szCs w:val="21"/>
                <w:lang w:eastAsia="zh-CN"/>
              </w:rPr>
              <w:t>大鼠呼吸系统影响试验（</w:t>
            </w:r>
            <w:r>
              <w:rPr>
                <w:rFonts w:ascii="等线" w:eastAsia="等线" w:hAnsi="等线"/>
                <w:b/>
                <w:bCs/>
                <w:color w:val="000000" w:themeColor="text1"/>
                <w:sz w:val="21"/>
                <w:szCs w:val="21"/>
                <w:lang w:eastAsia="zh-CN"/>
              </w:rPr>
              <w:t>GLP</w:t>
            </w:r>
            <w:r>
              <w:rPr>
                <w:rFonts w:ascii="等线" w:eastAsia="等线" w:hAnsi="等线"/>
                <w:b/>
                <w:bCs/>
                <w:color w:val="000000" w:themeColor="text1"/>
                <w:sz w:val="21"/>
                <w:szCs w:val="21"/>
                <w:lang w:eastAsia="zh-CN"/>
              </w:rPr>
              <w:t>）</w:t>
            </w:r>
          </w:p>
        </w:tc>
        <w:tc>
          <w:tcPr>
            <w:tcW w:w="2757" w:type="pct"/>
            <w:gridSpan w:val="2"/>
            <w:shd w:val="clear" w:color="auto" w:fill="auto"/>
            <w:vAlign w:val="center"/>
          </w:tcPr>
          <w:p w14:paraId="312A4547" w14:textId="77777777" w:rsidR="0057420F" w:rsidRDefault="004B6417">
            <w:pPr>
              <w:spacing w:line="300" w:lineRule="auto"/>
              <w:ind w:firstLineChars="98" w:firstLine="206"/>
              <w:rPr>
                <w:rFonts w:ascii="等线" w:eastAsia="等线" w:hAnsi="等线"/>
                <w:color w:val="000000" w:themeColor="text1"/>
                <w:sz w:val="21"/>
                <w:szCs w:val="21"/>
                <w:lang w:eastAsia="zh-CN"/>
              </w:rPr>
            </w:pPr>
            <w:r>
              <w:rPr>
                <w:rFonts w:ascii="等线" w:eastAsia="等线" w:hAnsi="等线"/>
                <w:b/>
                <w:color w:val="000000" w:themeColor="text1"/>
                <w:sz w:val="21"/>
                <w:szCs w:val="21"/>
                <w:lang w:eastAsia="zh-CN"/>
              </w:rPr>
              <w:t>试验设计：</w:t>
            </w:r>
            <w:r>
              <w:rPr>
                <w:rFonts w:ascii="等线" w:eastAsia="等线" w:hAnsi="等线"/>
                <w:color w:val="000000" w:themeColor="text1"/>
                <w:sz w:val="21"/>
                <w:szCs w:val="21"/>
                <w:lang w:eastAsia="zh-CN"/>
              </w:rPr>
              <w:t>SD</w:t>
            </w:r>
            <w:r>
              <w:rPr>
                <w:rFonts w:ascii="等线" w:eastAsia="等线" w:hAnsi="等线"/>
                <w:color w:val="000000" w:themeColor="text1"/>
                <w:sz w:val="21"/>
                <w:szCs w:val="21"/>
                <w:lang w:eastAsia="zh-CN"/>
              </w:rPr>
              <w:t>大鼠</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0</w:t>
            </w:r>
            <w:r>
              <w:rPr>
                <w:rFonts w:ascii="等线" w:eastAsia="等线" w:hAnsi="等线"/>
                <w:color w:val="000000" w:themeColor="text1"/>
                <w:sz w:val="21"/>
                <w:szCs w:val="21"/>
                <w:lang w:eastAsia="zh-CN"/>
              </w:rPr>
              <w:t>只，分</w:t>
            </w:r>
            <w:r>
              <w:rPr>
                <w:rFonts w:ascii="等线" w:eastAsia="等线" w:hAnsi="等线" w:hint="eastAsia"/>
                <w:color w:val="000000" w:themeColor="text1"/>
                <w:sz w:val="21"/>
                <w:szCs w:val="21"/>
                <w:lang w:eastAsia="zh-CN"/>
              </w:rPr>
              <w:t>4</w:t>
            </w:r>
            <w:r>
              <w:rPr>
                <w:rFonts w:ascii="等线" w:eastAsia="等线" w:hAnsi="等线"/>
                <w:color w:val="000000" w:themeColor="text1"/>
                <w:sz w:val="21"/>
                <w:szCs w:val="21"/>
                <w:lang w:eastAsia="zh-CN"/>
              </w:rPr>
              <w:t>组：</w:t>
            </w:r>
            <w:r>
              <w:rPr>
                <w:rFonts w:ascii="等线" w:eastAsia="等线" w:hAnsi="等线" w:hint="eastAsia"/>
                <w:color w:val="000000" w:themeColor="text1"/>
                <w:sz w:val="21"/>
                <w:szCs w:val="21"/>
                <w:lang w:eastAsia="zh-CN"/>
              </w:rPr>
              <w:t>1</w:t>
            </w:r>
            <w:r>
              <w:rPr>
                <w:rFonts w:ascii="等线" w:eastAsia="等线" w:hAnsi="等线" w:hint="eastAsia"/>
                <w:color w:val="000000" w:themeColor="text1"/>
                <w:sz w:val="21"/>
                <w:szCs w:val="21"/>
                <w:lang w:eastAsia="zh-CN"/>
              </w:rPr>
              <w:t>溶媒对照组</w:t>
            </w:r>
            <w:r>
              <w:rPr>
                <w:rFonts w:ascii="等线" w:eastAsia="等线" w:hAnsi="等线" w:hint="eastAsia"/>
                <w:color w:val="000000" w:themeColor="text1"/>
                <w:sz w:val="21"/>
                <w:szCs w:val="21"/>
                <w:lang w:eastAsia="zh-CN"/>
              </w:rPr>
              <w:t>+3</w:t>
            </w:r>
            <w:r>
              <w:rPr>
                <w:rFonts w:ascii="等线" w:eastAsia="等线" w:hAnsi="等线" w:hint="eastAsia"/>
                <w:color w:val="000000" w:themeColor="text1"/>
                <w:sz w:val="21"/>
                <w:szCs w:val="21"/>
                <w:lang w:eastAsia="zh-CN"/>
              </w:rPr>
              <w:t>个剂量供</w:t>
            </w:r>
            <w:proofErr w:type="gramStart"/>
            <w:r>
              <w:rPr>
                <w:rFonts w:ascii="等线" w:eastAsia="等线" w:hAnsi="等线" w:hint="eastAsia"/>
                <w:color w:val="000000" w:themeColor="text1"/>
                <w:sz w:val="21"/>
                <w:szCs w:val="21"/>
                <w:lang w:eastAsia="zh-CN"/>
              </w:rPr>
              <w:t>试品组</w:t>
            </w:r>
            <w:proofErr w:type="gramEnd"/>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10</w:t>
            </w:r>
            <w:r>
              <w:rPr>
                <w:rFonts w:ascii="等线" w:eastAsia="等线" w:hAnsi="等线"/>
                <w:color w:val="000000" w:themeColor="text1"/>
                <w:sz w:val="21"/>
                <w:szCs w:val="21"/>
                <w:lang w:eastAsia="zh-CN"/>
              </w:rPr>
              <w:t>只</w:t>
            </w:r>
            <w:r>
              <w:rPr>
                <w:rFonts w:ascii="等线" w:eastAsia="等线" w:hAnsi="等线"/>
                <w:color w:val="000000" w:themeColor="text1"/>
                <w:sz w:val="21"/>
                <w:szCs w:val="21"/>
                <w:lang w:eastAsia="zh-CN"/>
              </w:rPr>
              <w:t>/</w:t>
            </w:r>
            <w:r>
              <w:rPr>
                <w:rFonts w:ascii="等线" w:eastAsia="等线" w:hAnsi="等线"/>
                <w:color w:val="000000" w:themeColor="text1"/>
                <w:sz w:val="21"/>
                <w:szCs w:val="21"/>
                <w:lang w:eastAsia="zh-CN"/>
              </w:rPr>
              <w:t>组，雌雄各半。单次给药，观察</w:t>
            </w:r>
            <w:r>
              <w:rPr>
                <w:rFonts w:ascii="等线" w:eastAsia="等线" w:hAnsi="等线"/>
                <w:color w:val="000000" w:themeColor="text1"/>
                <w:sz w:val="21"/>
                <w:szCs w:val="21"/>
                <w:lang w:eastAsia="zh-CN"/>
              </w:rPr>
              <w:t>4</w:t>
            </w:r>
            <w:r>
              <w:rPr>
                <w:rFonts w:ascii="等线" w:eastAsia="等线" w:hAnsi="等线"/>
                <w:color w:val="000000" w:themeColor="text1"/>
                <w:sz w:val="21"/>
                <w:szCs w:val="21"/>
                <w:lang w:eastAsia="zh-CN"/>
              </w:rPr>
              <w:t>个时间点：（</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）给药前；（</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）给药</w:t>
            </w:r>
            <w:proofErr w:type="gramStart"/>
            <w:r>
              <w:rPr>
                <w:rFonts w:ascii="等线" w:eastAsia="等线" w:hAnsi="等线"/>
                <w:color w:val="000000" w:themeColor="text1"/>
                <w:sz w:val="21"/>
                <w:szCs w:val="21"/>
                <w:lang w:eastAsia="zh-CN"/>
              </w:rPr>
              <w:t>后包括</w:t>
            </w:r>
            <w:proofErr w:type="spellStart"/>
            <w:proofErr w:type="gramEnd"/>
            <w:r>
              <w:rPr>
                <w:rFonts w:ascii="等线" w:eastAsia="等线" w:hAnsi="等线"/>
                <w:color w:val="000000" w:themeColor="text1"/>
                <w:sz w:val="21"/>
                <w:szCs w:val="21"/>
                <w:lang w:eastAsia="zh-CN"/>
              </w:rPr>
              <w:t>Tmax</w:t>
            </w:r>
            <w:proofErr w:type="spellEnd"/>
            <w:r>
              <w:rPr>
                <w:rFonts w:ascii="等线" w:eastAsia="等线" w:hAnsi="等线"/>
                <w:color w:val="000000" w:themeColor="text1"/>
                <w:sz w:val="21"/>
                <w:szCs w:val="21"/>
                <w:lang w:eastAsia="zh-CN"/>
              </w:rPr>
              <w:t>在内</w:t>
            </w:r>
            <w:r>
              <w:rPr>
                <w:rFonts w:ascii="等线" w:eastAsia="等线" w:hAnsi="等线"/>
                <w:color w:val="000000" w:themeColor="text1"/>
                <w:sz w:val="21"/>
                <w:szCs w:val="21"/>
                <w:lang w:eastAsia="zh-CN"/>
              </w:rPr>
              <w:t>2</w:t>
            </w:r>
            <w:r>
              <w:rPr>
                <w:rFonts w:ascii="等线" w:eastAsia="等线" w:hAnsi="等线"/>
                <w:color w:val="000000" w:themeColor="text1"/>
                <w:sz w:val="21"/>
                <w:szCs w:val="21"/>
                <w:lang w:eastAsia="zh-CN"/>
              </w:rPr>
              <w:t>个点；（</w:t>
            </w:r>
            <w:r>
              <w:rPr>
                <w:rFonts w:ascii="等线" w:eastAsia="等线" w:hAnsi="等线"/>
                <w:color w:val="000000" w:themeColor="text1"/>
                <w:sz w:val="21"/>
                <w:szCs w:val="21"/>
                <w:lang w:eastAsia="zh-CN"/>
              </w:rPr>
              <w:t>3</w:t>
            </w:r>
            <w:r>
              <w:rPr>
                <w:rFonts w:ascii="等线" w:eastAsia="等线" w:hAnsi="等线"/>
                <w:color w:val="000000" w:themeColor="text1"/>
                <w:sz w:val="21"/>
                <w:szCs w:val="21"/>
                <w:lang w:eastAsia="zh-CN"/>
              </w:rPr>
              <w:t>）给药后</w:t>
            </w:r>
            <w:r>
              <w:rPr>
                <w:rFonts w:ascii="等线" w:eastAsia="等线" w:hAnsi="等线"/>
                <w:color w:val="000000" w:themeColor="text1"/>
                <w:sz w:val="21"/>
                <w:szCs w:val="21"/>
                <w:lang w:eastAsia="zh-CN"/>
              </w:rPr>
              <w:t>≥5</w:t>
            </w:r>
            <w:r>
              <w:rPr>
                <w:rFonts w:ascii="等线" w:eastAsia="等线" w:hAnsi="等线"/>
                <w:color w:val="000000" w:themeColor="text1"/>
                <w:sz w:val="21"/>
                <w:szCs w:val="21"/>
                <w:lang w:eastAsia="zh-CN"/>
              </w:rPr>
              <w:t>个</w:t>
            </w:r>
            <w:r>
              <w:rPr>
                <w:rFonts w:ascii="等线" w:eastAsia="等线" w:hAnsi="等线"/>
                <w:color w:val="000000" w:themeColor="text1"/>
                <w:sz w:val="21"/>
                <w:szCs w:val="21"/>
                <w:lang w:eastAsia="zh-CN"/>
              </w:rPr>
              <w:t>T</w:t>
            </w:r>
            <w:r>
              <w:rPr>
                <w:rFonts w:ascii="等线" w:eastAsia="等线" w:hAnsi="等线"/>
                <w:color w:val="000000" w:themeColor="text1"/>
                <w:sz w:val="21"/>
                <w:szCs w:val="21"/>
                <w:vertAlign w:val="subscript"/>
                <w:lang w:eastAsia="zh-CN"/>
              </w:rPr>
              <w:t>1/2</w:t>
            </w:r>
            <w:r>
              <w:rPr>
                <w:rFonts w:ascii="等线" w:eastAsia="等线" w:hAnsi="等线"/>
                <w:color w:val="000000" w:themeColor="text1"/>
                <w:sz w:val="21"/>
                <w:szCs w:val="21"/>
                <w:lang w:eastAsia="zh-CN"/>
              </w:rPr>
              <w:t>的</w:t>
            </w:r>
            <w:r>
              <w:rPr>
                <w:rFonts w:ascii="等线" w:eastAsia="等线" w:hAnsi="等线"/>
                <w:color w:val="000000" w:themeColor="text1"/>
                <w:sz w:val="21"/>
                <w:szCs w:val="21"/>
                <w:lang w:eastAsia="zh-CN"/>
              </w:rPr>
              <w:t>1</w:t>
            </w:r>
            <w:r>
              <w:rPr>
                <w:rFonts w:ascii="等线" w:eastAsia="等线" w:hAnsi="等线"/>
                <w:color w:val="000000" w:themeColor="text1"/>
                <w:sz w:val="21"/>
                <w:szCs w:val="21"/>
                <w:lang w:eastAsia="zh-CN"/>
              </w:rPr>
              <w:t>个点。</w:t>
            </w:r>
          </w:p>
          <w:p w14:paraId="3DB089FD"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b/>
                <w:color w:val="000000" w:themeColor="text1"/>
                <w:sz w:val="21"/>
                <w:szCs w:val="21"/>
                <w:lang w:eastAsia="zh-CN"/>
              </w:rPr>
              <w:t>检测指标</w:t>
            </w:r>
            <w:r>
              <w:rPr>
                <w:rFonts w:ascii="等线" w:eastAsia="等线" w:hAnsi="等线"/>
                <w:color w:val="000000" w:themeColor="text1"/>
                <w:sz w:val="21"/>
                <w:szCs w:val="21"/>
                <w:lang w:eastAsia="zh-CN"/>
              </w:rPr>
              <w:t>：呼吸频率、呼吸节律、潮气量。</w:t>
            </w:r>
          </w:p>
        </w:tc>
        <w:tc>
          <w:tcPr>
            <w:tcW w:w="616" w:type="pct"/>
            <w:shd w:val="clear" w:color="auto" w:fill="auto"/>
            <w:vAlign w:val="center"/>
          </w:tcPr>
          <w:p w14:paraId="38AA768B"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8.0</w:t>
            </w:r>
          </w:p>
        </w:tc>
        <w:tc>
          <w:tcPr>
            <w:tcW w:w="584" w:type="pct"/>
            <w:shd w:val="clear" w:color="auto" w:fill="auto"/>
            <w:noWrap/>
            <w:vAlign w:val="center"/>
          </w:tcPr>
          <w:p w14:paraId="7E927ED8"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3</w:t>
            </w:r>
            <w:r>
              <w:rPr>
                <w:rFonts w:ascii="等线" w:eastAsia="等线" w:hAnsi="等线" w:hint="eastAsia"/>
                <w:sz w:val="21"/>
                <w:szCs w:val="21"/>
                <w:lang w:eastAsia="zh-CN"/>
              </w:rPr>
              <w:t>个月</w:t>
            </w:r>
          </w:p>
        </w:tc>
      </w:tr>
      <w:tr w:rsidR="0057420F" w14:paraId="4E7EBB17" w14:textId="77777777">
        <w:trPr>
          <w:trHeight w:val="569"/>
          <w:jc w:val="center"/>
        </w:trPr>
        <w:tc>
          <w:tcPr>
            <w:tcW w:w="280" w:type="pct"/>
            <w:shd w:val="clear" w:color="auto" w:fill="auto"/>
            <w:vAlign w:val="center"/>
          </w:tcPr>
          <w:p w14:paraId="4127C63A"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10</w:t>
            </w:r>
          </w:p>
        </w:tc>
        <w:tc>
          <w:tcPr>
            <w:tcW w:w="762" w:type="pct"/>
            <w:shd w:val="clear" w:color="auto" w:fill="auto"/>
            <w:vAlign w:val="center"/>
          </w:tcPr>
          <w:p w14:paraId="2DEC8486" w14:textId="77777777" w:rsidR="0057420F" w:rsidRDefault="004B6417">
            <w:pPr>
              <w:spacing w:line="300" w:lineRule="auto"/>
              <w:rPr>
                <w:rFonts w:ascii="等线" w:eastAsia="等线" w:hAnsi="等线"/>
                <w:b/>
                <w:bCs/>
                <w:sz w:val="21"/>
                <w:szCs w:val="21"/>
                <w:lang w:eastAsia="zh-CN"/>
              </w:rPr>
            </w:pPr>
            <w:r>
              <w:rPr>
                <w:rFonts w:ascii="等线" w:eastAsia="等线" w:hAnsi="等线"/>
                <w:b/>
                <w:bCs/>
                <w:sz w:val="21"/>
                <w:szCs w:val="21"/>
                <w:lang w:eastAsia="zh-CN"/>
              </w:rPr>
              <w:t>遗传毒性试验（</w:t>
            </w:r>
            <w:r>
              <w:rPr>
                <w:rFonts w:ascii="等线" w:eastAsia="等线" w:hAnsi="等线"/>
                <w:b/>
                <w:bCs/>
                <w:sz w:val="21"/>
                <w:szCs w:val="21"/>
                <w:lang w:eastAsia="zh-CN"/>
              </w:rPr>
              <w:t>Ames</w:t>
            </w:r>
            <w:r>
              <w:rPr>
                <w:rFonts w:ascii="等线" w:eastAsia="等线" w:hAnsi="等线"/>
                <w:b/>
                <w:bCs/>
                <w:sz w:val="21"/>
                <w:szCs w:val="21"/>
                <w:lang w:eastAsia="zh-CN"/>
              </w:rPr>
              <w:t>、体外染色体畸变、微核试验）（</w:t>
            </w:r>
            <w:r>
              <w:rPr>
                <w:rFonts w:ascii="等线" w:eastAsia="等线" w:hAnsi="等线"/>
                <w:b/>
                <w:bCs/>
                <w:sz w:val="21"/>
                <w:szCs w:val="21"/>
                <w:lang w:eastAsia="zh-CN"/>
              </w:rPr>
              <w:t>GLP</w:t>
            </w:r>
            <w:r>
              <w:rPr>
                <w:rFonts w:ascii="等线" w:eastAsia="等线" w:hAnsi="等线" w:hint="eastAsia"/>
                <w:b/>
                <w:bCs/>
                <w:sz w:val="21"/>
                <w:szCs w:val="21"/>
                <w:lang w:eastAsia="zh-CN"/>
              </w:rPr>
              <w:t>，分离</w:t>
            </w:r>
            <w:r>
              <w:rPr>
                <w:rFonts w:ascii="等线" w:eastAsia="等线" w:hAnsi="等线" w:hint="eastAsia"/>
                <w:b/>
                <w:bCs/>
                <w:sz w:val="21"/>
                <w:szCs w:val="21"/>
                <w:lang w:eastAsia="zh-CN"/>
              </w:rPr>
              <w:t>3</w:t>
            </w:r>
            <w:r>
              <w:rPr>
                <w:rFonts w:ascii="等线" w:eastAsia="等线" w:hAnsi="等线" w:hint="eastAsia"/>
                <w:b/>
                <w:bCs/>
                <w:sz w:val="21"/>
                <w:szCs w:val="21"/>
                <w:lang w:eastAsia="zh-CN"/>
              </w:rPr>
              <w:t>个单体</w:t>
            </w:r>
            <w:r>
              <w:rPr>
                <w:rFonts w:ascii="等线" w:eastAsia="等线" w:hAnsi="等线" w:hint="eastAsia"/>
                <w:b/>
                <w:bCs/>
                <w:sz w:val="21"/>
                <w:szCs w:val="21"/>
                <w:lang w:eastAsia="zh-CN"/>
              </w:rPr>
              <w:lastRenderedPageBreak/>
              <w:t>成份</w:t>
            </w:r>
            <w:r>
              <w:rPr>
                <w:rFonts w:ascii="等线" w:eastAsia="等线" w:hAnsi="等线" w:hint="eastAsia"/>
                <w:b/>
                <w:bCs/>
                <w:sz w:val="21"/>
                <w:szCs w:val="21"/>
                <w:lang w:eastAsia="zh-CN"/>
              </w:rPr>
              <w:t>or</w:t>
            </w:r>
            <w:r>
              <w:rPr>
                <w:rFonts w:ascii="等线" w:eastAsia="等线" w:hAnsi="等线" w:hint="eastAsia"/>
                <w:b/>
                <w:bCs/>
                <w:sz w:val="21"/>
                <w:szCs w:val="21"/>
                <w:lang w:eastAsia="zh-CN"/>
              </w:rPr>
              <w:t>动物体内给药制备血清检测</w:t>
            </w:r>
            <w:r>
              <w:rPr>
                <w:rFonts w:ascii="等线" w:eastAsia="等线" w:hAnsi="等线"/>
                <w:b/>
                <w:bCs/>
                <w:sz w:val="21"/>
                <w:szCs w:val="21"/>
                <w:lang w:eastAsia="zh-CN"/>
              </w:rPr>
              <w:t>）</w:t>
            </w:r>
          </w:p>
        </w:tc>
        <w:tc>
          <w:tcPr>
            <w:tcW w:w="2757" w:type="pct"/>
            <w:gridSpan w:val="2"/>
            <w:shd w:val="clear" w:color="auto" w:fill="auto"/>
            <w:vAlign w:val="center"/>
          </w:tcPr>
          <w:p w14:paraId="65A4E045" w14:textId="77777777" w:rsidR="0057420F" w:rsidRDefault="004B6417">
            <w:pPr>
              <w:spacing w:line="300" w:lineRule="auto"/>
              <w:ind w:firstLineChars="98" w:firstLine="206"/>
              <w:rPr>
                <w:rFonts w:ascii="等线" w:eastAsia="等线" w:hAnsi="等线"/>
                <w:bCs/>
                <w:color w:val="000000" w:themeColor="text1"/>
                <w:sz w:val="21"/>
                <w:szCs w:val="21"/>
                <w:lang w:eastAsia="zh-CN"/>
              </w:rPr>
            </w:pPr>
            <w:r>
              <w:rPr>
                <w:rFonts w:ascii="等线" w:eastAsia="等线" w:hAnsi="等线"/>
                <w:b/>
                <w:color w:val="000000" w:themeColor="text1"/>
                <w:sz w:val="21"/>
                <w:szCs w:val="21"/>
                <w:lang w:eastAsia="zh-CN"/>
              </w:rPr>
              <w:lastRenderedPageBreak/>
              <w:t>Ames</w:t>
            </w:r>
            <w:r>
              <w:rPr>
                <w:rFonts w:ascii="等线" w:eastAsia="等线" w:hAnsi="等线"/>
                <w:b/>
                <w:color w:val="000000" w:themeColor="text1"/>
                <w:sz w:val="21"/>
                <w:szCs w:val="21"/>
                <w:lang w:eastAsia="zh-CN"/>
              </w:rPr>
              <w:t>试验：</w:t>
            </w:r>
            <w:r>
              <w:rPr>
                <w:rFonts w:ascii="等线" w:eastAsia="等线" w:hAnsi="等线"/>
                <w:bCs/>
                <w:color w:val="000000" w:themeColor="text1"/>
                <w:sz w:val="21"/>
                <w:szCs w:val="21"/>
                <w:lang w:eastAsia="zh-CN"/>
              </w:rPr>
              <w:t>菌株</w:t>
            </w:r>
            <w:r>
              <w:rPr>
                <w:rFonts w:ascii="等线" w:eastAsia="等线" w:hAnsi="等线"/>
                <w:bCs/>
                <w:color w:val="000000" w:themeColor="text1"/>
                <w:sz w:val="21"/>
                <w:szCs w:val="21"/>
                <w:lang w:eastAsia="zh-CN"/>
              </w:rPr>
              <w:t>5</w:t>
            </w:r>
            <w:r>
              <w:rPr>
                <w:rFonts w:ascii="等线" w:eastAsia="等线" w:hAnsi="等线"/>
                <w:bCs/>
                <w:color w:val="000000" w:themeColor="text1"/>
                <w:sz w:val="21"/>
                <w:szCs w:val="21"/>
                <w:lang w:eastAsia="zh-CN"/>
              </w:rPr>
              <w:t>种，</w:t>
            </w:r>
            <w:proofErr w:type="gramStart"/>
            <w:r>
              <w:rPr>
                <w:rFonts w:ascii="等线" w:eastAsia="等线" w:hAnsi="等线"/>
                <w:bCs/>
                <w:color w:val="000000" w:themeColor="text1"/>
                <w:sz w:val="21"/>
                <w:szCs w:val="21"/>
                <w:lang w:eastAsia="zh-CN"/>
              </w:rPr>
              <w:t>分加与</w:t>
            </w:r>
            <w:proofErr w:type="gramEnd"/>
            <w:r>
              <w:rPr>
                <w:rFonts w:ascii="等线" w:eastAsia="等线" w:hAnsi="等线"/>
                <w:bCs/>
                <w:color w:val="000000" w:themeColor="text1"/>
                <w:sz w:val="21"/>
                <w:szCs w:val="21"/>
                <w:lang w:eastAsia="zh-CN"/>
              </w:rPr>
              <w:t>不加</w:t>
            </w:r>
            <w:r>
              <w:rPr>
                <w:rFonts w:ascii="等线" w:eastAsia="等线" w:hAnsi="等线"/>
                <w:bCs/>
                <w:color w:val="000000" w:themeColor="text1"/>
                <w:sz w:val="21"/>
                <w:szCs w:val="21"/>
                <w:lang w:eastAsia="zh-CN"/>
              </w:rPr>
              <w:t>S9</w:t>
            </w:r>
            <w:r>
              <w:rPr>
                <w:rFonts w:ascii="等线" w:eastAsia="等线" w:hAnsi="等线"/>
                <w:bCs/>
                <w:color w:val="000000" w:themeColor="text1"/>
                <w:sz w:val="21"/>
                <w:szCs w:val="21"/>
                <w:lang w:eastAsia="zh-CN"/>
              </w:rPr>
              <w:t>两种情况，标准平板参入法：至少</w:t>
            </w:r>
            <w:r>
              <w:rPr>
                <w:rFonts w:ascii="等线" w:eastAsia="等线" w:hAnsi="等线"/>
                <w:bCs/>
                <w:color w:val="000000" w:themeColor="text1"/>
                <w:sz w:val="21"/>
                <w:szCs w:val="21"/>
                <w:lang w:eastAsia="zh-CN"/>
              </w:rPr>
              <w:t>5</w:t>
            </w:r>
            <w:r>
              <w:rPr>
                <w:rFonts w:ascii="等线" w:eastAsia="等线" w:hAnsi="等线"/>
                <w:bCs/>
                <w:color w:val="000000" w:themeColor="text1"/>
                <w:sz w:val="21"/>
                <w:szCs w:val="21"/>
                <w:lang w:eastAsia="zh-CN"/>
              </w:rPr>
              <w:t>个分析浓度，设对照（阴性</w:t>
            </w:r>
            <w:r>
              <w:rPr>
                <w:rFonts w:ascii="等线" w:eastAsia="等线" w:hAnsi="等线"/>
                <w:bCs/>
                <w:color w:val="000000" w:themeColor="text1"/>
                <w:sz w:val="21"/>
                <w:szCs w:val="21"/>
                <w:lang w:eastAsia="zh-CN"/>
              </w:rPr>
              <w:t>/</w:t>
            </w:r>
            <w:r>
              <w:rPr>
                <w:rFonts w:ascii="等线" w:eastAsia="等线" w:hAnsi="等线"/>
                <w:bCs/>
                <w:color w:val="000000" w:themeColor="text1"/>
                <w:sz w:val="21"/>
                <w:szCs w:val="21"/>
                <w:lang w:eastAsia="zh-CN"/>
              </w:rPr>
              <w:t>赋形剂</w:t>
            </w:r>
            <w:r>
              <w:rPr>
                <w:rFonts w:ascii="等线" w:eastAsia="等线" w:hAnsi="等线"/>
                <w:bCs/>
                <w:color w:val="000000" w:themeColor="text1"/>
                <w:sz w:val="21"/>
                <w:szCs w:val="21"/>
                <w:lang w:eastAsia="zh-CN"/>
              </w:rPr>
              <w:t>/</w:t>
            </w:r>
            <w:r>
              <w:rPr>
                <w:rFonts w:ascii="等线" w:eastAsia="等线" w:hAnsi="等线"/>
                <w:bCs/>
                <w:color w:val="000000" w:themeColor="text1"/>
                <w:sz w:val="21"/>
                <w:szCs w:val="21"/>
                <w:lang w:eastAsia="zh-CN"/>
              </w:rPr>
              <w:t>阳性）。先进行预试，正式试验重复至少一次。</w:t>
            </w:r>
          </w:p>
          <w:p w14:paraId="013C9DDF" w14:textId="77777777" w:rsidR="0057420F" w:rsidRDefault="004B6417">
            <w:pPr>
              <w:spacing w:line="300" w:lineRule="auto"/>
              <w:ind w:firstLineChars="98" w:firstLine="206"/>
              <w:rPr>
                <w:rFonts w:ascii="等线" w:eastAsia="等线" w:hAnsi="等线"/>
                <w:bCs/>
                <w:color w:val="000000" w:themeColor="text1"/>
                <w:sz w:val="21"/>
                <w:szCs w:val="21"/>
                <w:lang w:eastAsia="zh-CN"/>
              </w:rPr>
            </w:pPr>
            <w:r>
              <w:rPr>
                <w:rFonts w:ascii="等线" w:eastAsia="等线" w:hAnsi="等线"/>
                <w:b/>
                <w:color w:val="000000" w:themeColor="text1"/>
                <w:sz w:val="21"/>
                <w:szCs w:val="21"/>
                <w:lang w:eastAsia="zh-CN"/>
              </w:rPr>
              <w:t>体外染色体畸变试验：</w:t>
            </w:r>
            <w:r>
              <w:rPr>
                <w:rFonts w:ascii="等线" w:eastAsia="等线" w:hAnsi="等线"/>
                <w:bCs/>
                <w:color w:val="000000" w:themeColor="text1"/>
                <w:sz w:val="21"/>
                <w:szCs w:val="21"/>
                <w:lang w:eastAsia="zh-CN"/>
              </w:rPr>
              <w:t xml:space="preserve"> CHL</w:t>
            </w:r>
            <w:r>
              <w:rPr>
                <w:rFonts w:ascii="等线" w:eastAsia="等线" w:hAnsi="等线"/>
                <w:bCs/>
                <w:color w:val="000000" w:themeColor="text1"/>
                <w:sz w:val="21"/>
                <w:szCs w:val="21"/>
                <w:lang w:eastAsia="zh-CN"/>
              </w:rPr>
              <w:t>细胞，</w:t>
            </w:r>
            <w:proofErr w:type="gramStart"/>
            <w:r>
              <w:rPr>
                <w:rFonts w:ascii="等线" w:eastAsia="等线" w:hAnsi="等线"/>
                <w:bCs/>
                <w:color w:val="000000" w:themeColor="text1"/>
                <w:sz w:val="21"/>
                <w:szCs w:val="21"/>
                <w:lang w:eastAsia="zh-CN"/>
              </w:rPr>
              <w:t>分加与</w:t>
            </w:r>
            <w:proofErr w:type="gramEnd"/>
            <w:r>
              <w:rPr>
                <w:rFonts w:ascii="等线" w:eastAsia="等线" w:hAnsi="等线"/>
                <w:bCs/>
                <w:color w:val="000000" w:themeColor="text1"/>
                <w:sz w:val="21"/>
                <w:szCs w:val="21"/>
                <w:lang w:eastAsia="zh-CN"/>
              </w:rPr>
              <w:t>不加</w:t>
            </w:r>
            <w:r>
              <w:rPr>
                <w:rFonts w:ascii="等线" w:eastAsia="等线" w:hAnsi="等线"/>
                <w:bCs/>
                <w:color w:val="000000" w:themeColor="text1"/>
                <w:sz w:val="21"/>
                <w:szCs w:val="21"/>
                <w:lang w:eastAsia="zh-CN"/>
              </w:rPr>
              <w:t>S9</w:t>
            </w:r>
            <w:r>
              <w:rPr>
                <w:rFonts w:ascii="等线" w:eastAsia="等线" w:hAnsi="等线"/>
                <w:bCs/>
                <w:color w:val="000000" w:themeColor="text1"/>
                <w:sz w:val="21"/>
                <w:szCs w:val="21"/>
                <w:lang w:eastAsia="zh-CN"/>
              </w:rPr>
              <w:t>两种情况，</w:t>
            </w:r>
            <w:proofErr w:type="gramStart"/>
            <w:r>
              <w:rPr>
                <w:rFonts w:ascii="等线" w:eastAsia="等线" w:hAnsi="等线"/>
                <w:bCs/>
                <w:color w:val="000000" w:themeColor="text1"/>
                <w:sz w:val="21"/>
                <w:szCs w:val="21"/>
                <w:lang w:eastAsia="zh-CN"/>
              </w:rPr>
              <w:t>每条件</w:t>
            </w:r>
            <w:proofErr w:type="gramEnd"/>
            <w:r>
              <w:rPr>
                <w:rFonts w:ascii="等线" w:eastAsia="等线" w:hAnsi="等线"/>
                <w:bCs/>
                <w:color w:val="000000" w:themeColor="text1"/>
                <w:sz w:val="21"/>
                <w:szCs w:val="21"/>
                <w:lang w:eastAsia="zh-CN"/>
              </w:rPr>
              <w:t>至少</w:t>
            </w:r>
            <w:r>
              <w:rPr>
                <w:rFonts w:ascii="等线" w:eastAsia="等线" w:hAnsi="等线"/>
                <w:bCs/>
                <w:color w:val="000000" w:themeColor="text1"/>
                <w:sz w:val="21"/>
                <w:szCs w:val="21"/>
                <w:lang w:eastAsia="zh-CN"/>
              </w:rPr>
              <w:t>3</w:t>
            </w:r>
            <w:r>
              <w:rPr>
                <w:rFonts w:ascii="等线" w:eastAsia="等线" w:hAnsi="等线"/>
                <w:bCs/>
                <w:color w:val="000000" w:themeColor="text1"/>
                <w:sz w:val="21"/>
                <w:szCs w:val="21"/>
                <w:lang w:eastAsia="zh-CN"/>
              </w:rPr>
              <w:t>个可分析浓度；设对照（阴性</w:t>
            </w:r>
            <w:r>
              <w:rPr>
                <w:rFonts w:ascii="等线" w:eastAsia="等线" w:hAnsi="等线"/>
                <w:bCs/>
                <w:color w:val="000000" w:themeColor="text1"/>
                <w:sz w:val="21"/>
                <w:szCs w:val="21"/>
                <w:lang w:eastAsia="zh-CN"/>
              </w:rPr>
              <w:t>/</w:t>
            </w:r>
            <w:r>
              <w:rPr>
                <w:rFonts w:ascii="等线" w:eastAsia="等线" w:hAnsi="等线"/>
                <w:bCs/>
                <w:color w:val="000000" w:themeColor="text1"/>
                <w:sz w:val="21"/>
                <w:szCs w:val="21"/>
                <w:lang w:eastAsia="zh-CN"/>
              </w:rPr>
              <w:t>赋形剂</w:t>
            </w:r>
            <w:r>
              <w:rPr>
                <w:rFonts w:ascii="等线" w:eastAsia="等线" w:hAnsi="等线"/>
                <w:bCs/>
                <w:color w:val="000000" w:themeColor="text1"/>
                <w:sz w:val="21"/>
                <w:szCs w:val="21"/>
                <w:lang w:eastAsia="zh-CN"/>
              </w:rPr>
              <w:t>/</w:t>
            </w:r>
            <w:r>
              <w:rPr>
                <w:rFonts w:ascii="等线" w:eastAsia="等线" w:hAnsi="等线"/>
                <w:bCs/>
                <w:color w:val="000000" w:themeColor="text1"/>
                <w:sz w:val="21"/>
                <w:szCs w:val="21"/>
                <w:lang w:eastAsia="zh-CN"/>
              </w:rPr>
              <w:t>阳性），</w:t>
            </w:r>
            <w:proofErr w:type="gramStart"/>
            <w:r>
              <w:rPr>
                <w:rFonts w:ascii="等线" w:eastAsia="等线" w:hAnsi="等线"/>
                <w:bCs/>
                <w:color w:val="000000" w:themeColor="text1"/>
                <w:sz w:val="21"/>
                <w:szCs w:val="21"/>
                <w:lang w:eastAsia="zh-CN"/>
              </w:rPr>
              <w:t>每条件</w:t>
            </w:r>
            <w:proofErr w:type="gramEnd"/>
            <w:r>
              <w:rPr>
                <w:rFonts w:ascii="等线" w:eastAsia="等线" w:hAnsi="等线"/>
                <w:bCs/>
                <w:color w:val="000000" w:themeColor="text1"/>
                <w:sz w:val="21"/>
                <w:szCs w:val="21"/>
                <w:lang w:eastAsia="zh-CN"/>
              </w:rPr>
              <w:t>2</w:t>
            </w:r>
            <w:r>
              <w:rPr>
                <w:rFonts w:ascii="等线" w:eastAsia="等线" w:hAnsi="等线"/>
                <w:bCs/>
                <w:color w:val="000000" w:themeColor="text1"/>
                <w:sz w:val="21"/>
                <w:szCs w:val="21"/>
                <w:lang w:eastAsia="zh-CN"/>
              </w:rPr>
              <w:t>重复。先进行预试，正式试验重复至少一次。</w:t>
            </w:r>
          </w:p>
          <w:p w14:paraId="0D812F95" w14:textId="77777777" w:rsidR="0057420F" w:rsidRDefault="004B6417">
            <w:pPr>
              <w:spacing w:line="300" w:lineRule="auto"/>
              <w:ind w:firstLineChars="98" w:firstLine="206"/>
              <w:rPr>
                <w:rFonts w:ascii="等线" w:eastAsia="等线" w:hAnsi="等线"/>
                <w:bCs/>
                <w:color w:val="000000" w:themeColor="text1"/>
                <w:sz w:val="21"/>
                <w:szCs w:val="21"/>
                <w:lang w:eastAsia="zh-CN"/>
              </w:rPr>
            </w:pPr>
            <w:r>
              <w:rPr>
                <w:rFonts w:ascii="等线" w:eastAsia="等线" w:hAnsi="等线"/>
                <w:b/>
                <w:color w:val="000000" w:themeColor="text1"/>
                <w:sz w:val="21"/>
                <w:szCs w:val="21"/>
                <w:lang w:eastAsia="zh-CN"/>
              </w:rPr>
              <w:lastRenderedPageBreak/>
              <w:t>体内微核试验：</w:t>
            </w:r>
            <w:r>
              <w:rPr>
                <w:rFonts w:ascii="等线" w:eastAsia="等线" w:hAnsi="等线"/>
                <w:bCs/>
                <w:color w:val="000000" w:themeColor="text1"/>
                <w:sz w:val="21"/>
                <w:szCs w:val="21"/>
                <w:lang w:eastAsia="zh-CN"/>
              </w:rPr>
              <w:t>50</w:t>
            </w:r>
            <w:r>
              <w:rPr>
                <w:rFonts w:ascii="等线" w:eastAsia="等线" w:hAnsi="等线"/>
                <w:bCs/>
                <w:color w:val="000000" w:themeColor="text1"/>
                <w:sz w:val="21"/>
                <w:szCs w:val="21"/>
                <w:lang w:eastAsia="zh-CN"/>
              </w:rPr>
              <w:t>只小鼠（或大鼠），分</w:t>
            </w:r>
            <w:r>
              <w:rPr>
                <w:rFonts w:ascii="等线" w:eastAsia="等线" w:hAnsi="等线"/>
                <w:bCs/>
                <w:color w:val="000000" w:themeColor="text1"/>
                <w:sz w:val="21"/>
                <w:szCs w:val="21"/>
                <w:lang w:eastAsia="zh-CN"/>
              </w:rPr>
              <w:t>5</w:t>
            </w:r>
            <w:r>
              <w:rPr>
                <w:rFonts w:ascii="等线" w:eastAsia="等线" w:hAnsi="等线"/>
                <w:bCs/>
                <w:color w:val="000000" w:themeColor="text1"/>
                <w:sz w:val="21"/>
                <w:szCs w:val="21"/>
                <w:lang w:eastAsia="zh-CN"/>
              </w:rPr>
              <w:t>组：</w:t>
            </w:r>
            <w:r>
              <w:rPr>
                <w:rFonts w:ascii="等线" w:eastAsia="等线" w:hAnsi="等线"/>
                <w:bCs/>
                <w:color w:val="000000" w:themeColor="text1"/>
                <w:sz w:val="21"/>
                <w:szCs w:val="21"/>
                <w:lang w:eastAsia="zh-CN"/>
              </w:rPr>
              <w:t>1</w:t>
            </w:r>
            <w:r>
              <w:rPr>
                <w:rFonts w:ascii="等线" w:eastAsia="等线" w:hAnsi="等线"/>
                <w:bCs/>
                <w:color w:val="000000" w:themeColor="text1"/>
                <w:sz w:val="21"/>
                <w:szCs w:val="21"/>
                <w:lang w:eastAsia="zh-CN"/>
              </w:rPr>
              <w:t>对照</w:t>
            </w:r>
            <w:r>
              <w:rPr>
                <w:rFonts w:ascii="等线" w:eastAsia="等线" w:hAnsi="等线"/>
                <w:bCs/>
                <w:color w:val="000000" w:themeColor="text1"/>
                <w:sz w:val="21"/>
                <w:szCs w:val="21"/>
                <w:lang w:eastAsia="zh-CN"/>
              </w:rPr>
              <w:t>+3</w:t>
            </w:r>
            <w:r>
              <w:rPr>
                <w:rFonts w:ascii="等线" w:eastAsia="等线" w:hAnsi="等线"/>
                <w:bCs/>
                <w:color w:val="000000" w:themeColor="text1"/>
                <w:sz w:val="21"/>
                <w:szCs w:val="21"/>
                <w:lang w:eastAsia="zh-CN"/>
              </w:rPr>
              <w:t>剂量</w:t>
            </w:r>
            <w:r>
              <w:rPr>
                <w:rFonts w:ascii="等线" w:eastAsia="等线" w:hAnsi="等线"/>
                <w:bCs/>
                <w:color w:val="000000" w:themeColor="text1"/>
                <w:sz w:val="21"/>
                <w:szCs w:val="21"/>
                <w:lang w:eastAsia="zh-CN"/>
              </w:rPr>
              <w:t>+1</w:t>
            </w:r>
            <w:r>
              <w:rPr>
                <w:rFonts w:ascii="等线" w:eastAsia="等线" w:hAnsi="等线"/>
                <w:bCs/>
                <w:color w:val="000000" w:themeColor="text1"/>
                <w:sz w:val="21"/>
                <w:szCs w:val="21"/>
                <w:lang w:eastAsia="zh-CN"/>
              </w:rPr>
              <w:t>阳性，每组</w:t>
            </w:r>
            <w:r>
              <w:rPr>
                <w:rFonts w:ascii="等线" w:eastAsia="等线" w:hAnsi="等线"/>
                <w:bCs/>
                <w:color w:val="000000" w:themeColor="text1"/>
                <w:sz w:val="21"/>
                <w:szCs w:val="21"/>
                <w:lang w:eastAsia="zh-CN"/>
              </w:rPr>
              <w:t>10</w:t>
            </w:r>
            <w:r>
              <w:rPr>
                <w:rFonts w:ascii="等线" w:eastAsia="等线" w:hAnsi="等线"/>
                <w:bCs/>
                <w:color w:val="000000" w:themeColor="text1"/>
                <w:sz w:val="21"/>
                <w:szCs w:val="21"/>
                <w:lang w:eastAsia="zh-CN"/>
              </w:rPr>
              <w:t>只，雌雄各半；每天给药</w:t>
            </w:r>
            <w:r>
              <w:rPr>
                <w:rFonts w:ascii="等线" w:eastAsia="等线" w:hAnsi="等线"/>
                <w:bCs/>
                <w:color w:val="000000" w:themeColor="text1"/>
                <w:sz w:val="21"/>
                <w:szCs w:val="21"/>
                <w:lang w:eastAsia="zh-CN"/>
              </w:rPr>
              <w:t>1</w:t>
            </w:r>
            <w:r>
              <w:rPr>
                <w:rFonts w:ascii="等线" w:eastAsia="等线" w:hAnsi="等线"/>
                <w:bCs/>
                <w:color w:val="000000" w:themeColor="text1"/>
                <w:sz w:val="21"/>
                <w:szCs w:val="21"/>
                <w:lang w:eastAsia="zh-CN"/>
              </w:rPr>
              <w:t>次，给药</w:t>
            </w:r>
            <w:r>
              <w:rPr>
                <w:rFonts w:ascii="等线" w:eastAsia="等线" w:hAnsi="等线"/>
                <w:bCs/>
                <w:color w:val="000000" w:themeColor="text1"/>
                <w:sz w:val="21"/>
                <w:szCs w:val="21"/>
                <w:lang w:eastAsia="zh-CN"/>
              </w:rPr>
              <w:t>1-3</w:t>
            </w:r>
            <w:r>
              <w:rPr>
                <w:rFonts w:ascii="等线" w:eastAsia="等线" w:hAnsi="等线"/>
                <w:bCs/>
                <w:color w:val="000000" w:themeColor="text1"/>
                <w:sz w:val="21"/>
                <w:szCs w:val="21"/>
                <w:lang w:eastAsia="zh-CN"/>
              </w:rPr>
              <w:t>次，末次给药后</w:t>
            </w:r>
            <w:r>
              <w:rPr>
                <w:rFonts w:ascii="等线" w:eastAsia="等线" w:hAnsi="等线"/>
                <w:bCs/>
                <w:color w:val="000000" w:themeColor="text1"/>
                <w:sz w:val="21"/>
                <w:szCs w:val="21"/>
                <w:lang w:eastAsia="zh-CN"/>
              </w:rPr>
              <w:t>24h</w:t>
            </w:r>
            <w:r>
              <w:rPr>
                <w:rFonts w:ascii="等线" w:eastAsia="等线" w:hAnsi="等线"/>
                <w:bCs/>
                <w:color w:val="000000" w:themeColor="text1"/>
                <w:sz w:val="21"/>
                <w:szCs w:val="21"/>
                <w:lang w:eastAsia="zh-CN"/>
              </w:rPr>
              <w:t>采集样本并固定，进行镜检分析。</w:t>
            </w:r>
          </w:p>
        </w:tc>
        <w:tc>
          <w:tcPr>
            <w:tcW w:w="616" w:type="pct"/>
            <w:shd w:val="clear" w:color="auto" w:fill="auto"/>
            <w:vAlign w:val="center"/>
          </w:tcPr>
          <w:p w14:paraId="300B2A1E" w14:textId="77777777" w:rsidR="0057420F" w:rsidRDefault="004B6417">
            <w:pPr>
              <w:spacing w:line="360" w:lineRule="auto"/>
              <w:jc w:val="center"/>
              <w:rPr>
                <w:rFonts w:ascii="等线" w:eastAsia="等线" w:hAnsi="等线"/>
                <w:bCs/>
                <w:color w:val="000000" w:themeColor="text1"/>
                <w:sz w:val="21"/>
                <w:szCs w:val="21"/>
                <w:lang w:eastAsia="zh-CN"/>
              </w:rPr>
            </w:pPr>
            <w:r>
              <w:rPr>
                <w:rFonts w:ascii="等线" w:eastAsia="等线" w:hAnsi="等线" w:hint="eastAsia"/>
                <w:bCs/>
                <w:color w:val="000000" w:themeColor="text1"/>
                <w:sz w:val="21"/>
                <w:szCs w:val="21"/>
                <w:lang w:eastAsia="zh-CN"/>
              </w:rPr>
              <w:lastRenderedPageBreak/>
              <w:t>每个成份</w:t>
            </w:r>
            <w:r>
              <w:rPr>
                <w:rFonts w:ascii="等线" w:eastAsia="等线" w:hAnsi="等线" w:hint="eastAsia"/>
                <w:bCs/>
                <w:color w:val="000000" w:themeColor="text1"/>
                <w:sz w:val="21"/>
                <w:szCs w:val="21"/>
                <w:lang w:eastAsia="zh-CN"/>
              </w:rPr>
              <w:t>16.0</w:t>
            </w:r>
          </w:p>
        </w:tc>
        <w:tc>
          <w:tcPr>
            <w:tcW w:w="584" w:type="pct"/>
            <w:shd w:val="clear" w:color="auto" w:fill="auto"/>
            <w:noWrap/>
            <w:vAlign w:val="center"/>
          </w:tcPr>
          <w:p w14:paraId="375B8EB6"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2-3</w:t>
            </w:r>
            <w:r>
              <w:rPr>
                <w:rFonts w:ascii="等线" w:eastAsia="等线" w:hAnsi="等线" w:hint="eastAsia"/>
                <w:sz w:val="21"/>
                <w:szCs w:val="21"/>
                <w:lang w:eastAsia="zh-CN"/>
              </w:rPr>
              <w:t>个月</w:t>
            </w:r>
          </w:p>
        </w:tc>
      </w:tr>
      <w:tr w:rsidR="0057420F" w14:paraId="5B842920" w14:textId="77777777">
        <w:trPr>
          <w:trHeight w:val="569"/>
          <w:jc w:val="center"/>
        </w:trPr>
        <w:tc>
          <w:tcPr>
            <w:tcW w:w="280" w:type="pct"/>
            <w:shd w:val="clear" w:color="auto" w:fill="auto"/>
            <w:vAlign w:val="center"/>
          </w:tcPr>
          <w:p w14:paraId="6EDC30C7" w14:textId="77777777" w:rsidR="0057420F" w:rsidRDefault="004B6417">
            <w:pPr>
              <w:spacing w:line="360" w:lineRule="auto"/>
              <w:jc w:val="center"/>
              <w:rPr>
                <w:rFonts w:ascii="等线" w:eastAsia="等线" w:hAnsi="等线"/>
                <w:b/>
                <w:bCs/>
                <w:sz w:val="21"/>
                <w:szCs w:val="21"/>
              </w:rPr>
            </w:pPr>
            <w:r>
              <w:rPr>
                <w:rFonts w:ascii="等线" w:eastAsia="等线" w:hAnsi="等线" w:hint="eastAsia"/>
                <w:b/>
                <w:bCs/>
                <w:sz w:val="21"/>
                <w:szCs w:val="21"/>
                <w:lang w:eastAsia="zh-CN"/>
              </w:rPr>
              <w:lastRenderedPageBreak/>
              <w:t>11</w:t>
            </w:r>
          </w:p>
        </w:tc>
        <w:tc>
          <w:tcPr>
            <w:tcW w:w="762" w:type="pct"/>
            <w:shd w:val="clear" w:color="auto" w:fill="auto"/>
            <w:vAlign w:val="center"/>
          </w:tcPr>
          <w:p w14:paraId="104830D1" w14:textId="77777777" w:rsidR="0057420F" w:rsidRDefault="004B6417">
            <w:pPr>
              <w:spacing w:line="300" w:lineRule="auto"/>
              <w:rPr>
                <w:rFonts w:ascii="等线" w:eastAsia="等线" w:hAnsi="等线"/>
                <w:b/>
                <w:bCs/>
                <w:sz w:val="21"/>
                <w:szCs w:val="21"/>
                <w:lang w:eastAsia="zh-CN"/>
              </w:rPr>
            </w:pPr>
            <w:r>
              <w:rPr>
                <w:rFonts w:ascii="等线" w:eastAsia="等线" w:hAnsi="等线"/>
                <w:b/>
                <w:bCs/>
                <w:sz w:val="21"/>
                <w:szCs w:val="21"/>
                <w:lang w:eastAsia="zh-CN"/>
              </w:rPr>
              <w:t>给药制剂分析（</w:t>
            </w:r>
            <w:r>
              <w:rPr>
                <w:rFonts w:ascii="等线" w:eastAsia="等线" w:hAnsi="等线"/>
                <w:b/>
                <w:bCs/>
                <w:sz w:val="21"/>
                <w:szCs w:val="21"/>
                <w:lang w:eastAsia="zh-CN"/>
              </w:rPr>
              <w:t>GLP</w:t>
            </w:r>
            <w:r>
              <w:rPr>
                <w:rFonts w:ascii="等线" w:eastAsia="等线" w:hAnsi="等线"/>
                <w:b/>
                <w:bCs/>
                <w:sz w:val="21"/>
                <w:szCs w:val="21"/>
                <w:lang w:eastAsia="zh-CN"/>
              </w:rPr>
              <w:t>）</w:t>
            </w:r>
          </w:p>
        </w:tc>
        <w:tc>
          <w:tcPr>
            <w:tcW w:w="2757" w:type="pct"/>
            <w:gridSpan w:val="2"/>
            <w:shd w:val="clear" w:color="auto" w:fill="auto"/>
            <w:vAlign w:val="center"/>
          </w:tcPr>
          <w:p w14:paraId="3C857268"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包含方法</w:t>
            </w:r>
            <w:proofErr w:type="gramStart"/>
            <w:r>
              <w:rPr>
                <w:rFonts w:ascii="等线" w:eastAsia="等线" w:hAnsi="等线" w:hint="eastAsia"/>
                <w:sz w:val="21"/>
                <w:szCs w:val="21"/>
                <w:lang w:eastAsia="zh-CN"/>
              </w:rPr>
              <w:t>学转移</w:t>
            </w:r>
            <w:proofErr w:type="gramEnd"/>
            <w:r>
              <w:rPr>
                <w:rFonts w:ascii="等线" w:eastAsia="等线" w:hAnsi="等线" w:hint="eastAsia"/>
                <w:sz w:val="21"/>
                <w:szCs w:val="21"/>
                <w:lang w:eastAsia="zh-CN"/>
              </w:rPr>
              <w:t>和验证，仅限</w:t>
            </w:r>
            <w:proofErr w:type="gramStart"/>
            <w:r>
              <w:rPr>
                <w:rFonts w:ascii="等线" w:eastAsia="等线" w:hAnsi="等线" w:hint="eastAsia"/>
                <w:sz w:val="21"/>
                <w:szCs w:val="21"/>
                <w:lang w:eastAsia="zh-CN"/>
              </w:rPr>
              <w:t>供试品中</w:t>
            </w:r>
            <w:proofErr w:type="gramEnd"/>
            <w:r>
              <w:rPr>
                <w:rFonts w:ascii="等线" w:eastAsia="等线" w:hAnsi="等线" w:hint="eastAsia"/>
                <w:sz w:val="21"/>
                <w:szCs w:val="21"/>
                <w:lang w:eastAsia="zh-CN"/>
              </w:rPr>
              <w:t>的一个指标成份的制剂分析；</w:t>
            </w:r>
          </w:p>
          <w:p w14:paraId="6682C743"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sz w:val="21"/>
                <w:szCs w:val="21"/>
                <w:lang w:eastAsia="zh-CN"/>
              </w:rPr>
              <w:t>正式试验给药前需预留</w:t>
            </w:r>
            <w:r>
              <w:rPr>
                <w:rFonts w:ascii="等线" w:eastAsia="等线" w:hAnsi="等线"/>
                <w:sz w:val="21"/>
                <w:szCs w:val="21"/>
                <w:lang w:eastAsia="zh-CN"/>
              </w:rPr>
              <w:t>1</w:t>
            </w:r>
            <w:r>
              <w:rPr>
                <w:rFonts w:ascii="等线" w:eastAsia="等线" w:hAnsi="等线"/>
                <w:sz w:val="21"/>
                <w:szCs w:val="21"/>
                <w:lang w:eastAsia="zh-CN"/>
              </w:rPr>
              <w:t>个月进行方法学验证研究</w:t>
            </w:r>
            <w:r>
              <w:rPr>
                <w:rFonts w:ascii="等线" w:eastAsia="等线" w:hAnsi="等线" w:hint="eastAsia"/>
                <w:sz w:val="21"/>
                <w:szCs w:val="21"/>
                <w:lang w:eastAsia="zh-CN"/>
              </w:rPr>
              <w:t>；</w:t>
            </w:r>
          </w:p>
          <w:p w14:paraId="42233A1E"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sz w:val="21"/>
                <w:szCs w:val="21"/>
                <w:lang w:eastAsia="zh-CN"/>
              </w:rPr>
              <w:t>单独出具方法学验证报告。</w:t>
            </w:r>
          </w:p>
          <w:p w14:paraId="5C797680"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若为</w:t>
            </w:r>
            <w:r>
              <w:rPr>
                <w:rFonts w:ascii="等线" w:eastAsia="等线" w:hAnsi="等线" w:hint="eastAsia"/>
                <w:sz w:val="21"/>
                <w:szCs w:val="21"/>
                <w:lang w:eastAsia="zh-CN"/>
              </w:rPr>
              <w:t>3</w:t>
            </w:r>
            <w:r>
              <w:rPr>
                <w:rFonts w:ascii="等线" w:eastAsia="等线" w:hAnsi="等线" w:hint="eastAsia"/>
                <w:sz w:val="21"/>
                <w:szCs w:val="21"/>
                <w:lang w:eastAsia="zh-CN"/>
              </w:rPr>
              <w:t>个成份则报价</w:t>
            </w:r>
            <w:r>
              <w:rPr>
                <w:rFonts w:ascii="等线" w:eastAsia="等线" w:hAnsi="等线" w:hint="eastAsia"/>
                <w:sz w:val="21"/>
                <w:szCs w:val="21"/>
                <w:lang w:eastAsia="zh-CN"/>
              </w:rPr>
              <w:t>X3</w:t>
            </w:r>
            <w:r>
              <w:rPr>
                <w:rFonts w:ascii="等线" w:eastAsia="等线" w:hAnsi="等线" w:hint="eastAsia"/>
                <w:sz w:val="21"/>
                <w:szCs w:val="21"/>
                <w:lang w:eastAsia="zh-CN"/>
              </w:rPr>
              <w:t>。</w:t>
            </w:r>
          </w:p>
        </w:tc>
        <w:tc>
          <w:tcPr>
            <w:tcW w:w="616" w:type="pct"/>
            <w:shd w:val="clear" w:color="auto" w:fill="auto"/>
            <w:vAlign w:val="center"/>
          </w:tcPr>
          <w:p w14:paraId="3AC3F207"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6</w:t>
            </w:r>
            <w:r>
              <w:rPr>
                <w:rFonts w:ascii="等线" w:eastAsia="等线" w:hAnsi="等线"/>
                <w:sz w:val="21"/>
                <w:szCs w:val="21"/>
              </w:rPr>
              <w:t>.0</w:t>
            </w:r>
          </w:p>
        </w:tc>
        <w:tc>
          <w:tcPr>
            <w:tcW w:w="584" w:type="pct"/>
            <w:shd w:val="clear" w:color="auto" w:fill="auto"/>
            <w:noWrap/>
            <w:vAlign w:val="center"/>
          </w:tcPr>
          <w:p w14:paraId="0A28D51B" w14:textId="77777777" w:rsidR="0057420F" w:rsidRDefault="004B6417">
            <w:pPr>
              <w:spacing w:line="360" w:lineRule="auto"/>
              <w:rPr>
                <w:rFonts w:ascii="等线" w:eastAsia="等线" w:hAnsi="等线"/>
                <w:sz w:val="21"/>
                <w:szCs w:val="21"/>
                <w:lang w:eastAsia="zh-CN"/>
              </w:rPr>
            </w:pPr>
            <w:r>
              <w:rPr>
                <w:rFonts w:ascii="等线" w:eastAsia="等线" w:hAnsi="等线"/>
                <w:sz w:val="21"/>
                <w:szCs w:val="21"/>
              </w:rPr>
              <w:t>1-2</w:t>
            </w:r>
            <w:r>
              <w:rPr>
                <w:rFonts w:ascii="等线" w:eastAsia="等线" w:hAnsi="等线"/>
                <w:sz w:val="21"/>
                <w:szCs w:val="21"/>
              </w:rPr>
              <w:t>个月</w:t>
            </w:r>
          </w:p>
        </w:tc>
      </w:tr>
      <w:tr w:rsidR="0057420F" w14:paraId="2E157093" w14:textId="77777777">
        <w:trPr>
          <w:trHeight w:val="569"/>
          <w:jc w:val="center"/>
        </w:trPr>
        <w:tc>
          <w:tcPr>
            <w:tcW w:w="280" w:type="pct"/>
            <w:shd w:val="clear" w:color="auto" w:fill="auto"/>
            <w:vAlign w:val="center"/>
          </w:tcPr>
          <w:p w14:paraId="782A92E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12</w:t>
            </w:r>
          </w:p>
        </w:tc>
        <w:tc>
          <w:tcPr>
            <w:tcW w:w="762" w:type="pct"/>
            <w:shd w:val="clear" w:color="auto" w:fill="auto"/>
            <w:vAlign w:val="center"/>
          </w:tcPr>
          <w:p w14:paraId="14539A4B"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大鼠、</w:t>
            </w:r>
            <w:r>
              <w:rPr>
                <w:rFonts w:ascii="等线" w:eastAsia="等线" w:hAnsi="等线"/>
                <w:b/>
                <w:bCs/>
                <w:sz w:val="21"/>
                <w:szCs w:val="21"/>
                <w:lang w:eastAsia="zh-CN"/>
              </w:rPr>
              <w:t>犬</w:t>
            </w:r>
            <w:r>
              <w:rPr>
                <w:rFonts w:ascii="等线" w:eastAsia="等线" w:hAnsi="等线"/>
                <w:b/>
                <w:bCs/>
                <w:sz w:val="21"/>
                <w:szCs w:val="21"/>
                <w:lang w:eastAsia="zh-CN"/>
              </w:rPr>
              <w:t>TK</w:t>
            </w:r>
            <w:r>
              <w:rPr>
                <w:rFonts w:ascii="等线" w:eastAsia="等线" w:hAnsi="等线" w:hint="eastAsia"/>
                <w:b/>
                <w:bCs/>
                <w:sz w:val="21"/>
                <w:szCs w:val="21"/>
                <w:lang w:eastAsia="zh-CN"/>
              </w:rPr>
              <w:t>分析方法验证和</w:t>
            </w:r>
            <w:r>
              <w:rPr>
                <w:rFonts w:ascii="等线" w:eastAsia="等线" w:hAnsi="等线"/>
                <w:b/>
                <w:bCs/>
                <w:sz w:val="21"/>
                <w:szCs w:val="21"/>
                <w:lang w:eastAsia="zh-CN"/>
              </w:rPr>
              <w:t>指标检测</w:t>
            </w:r>
          </w:p>
        </w:tc>
        <w:tc>
          <w:tcPr>
            <w:tcW w:w="2757" w:type="pct"/>
            <w:gridSpan w:val="2"/>
            <w:shd w:val="clear" w:color="auto" w:fill="auto"/>
            <w:vAlign w:val="center"/>
          </w:tcPr>
          <w:p w14:paraId="6652DD06"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hint="eastAsia"/>
                <w:sz w:val="21"/>
                <w:szCs w:val="21"/>
                <w:lang w:eastAsia="zh-CN"/>
              </w:rPr>
              <w:t>大鼠、</w:t>
            </w:r>
            <w:proofErr w:type="gramStart"/>
            <w:r>
              <w:rPr>
                <w:rFonts w:ascii="等线" w:eastAsia="等线" w:hAnsi="等线" w:hint="eastAsia"/>
                <w:sz w:val="21"/>
                <w:szCs w:val="21"/>
                <w:lang w:eastAsia="zh-CN"/>
              </w:rPr>
              <w:t>犬两种</w:t>
            </w:r>
            <w:proofErr w:type="gramEnd"/>
            <w:r>
              <w:rPr>
                <w:rFonts w:ascii="等线" w:eastAsia="等线" w:hAnsi="等线" w:hint="eastAsia"/>
                <w:sz w:val="21"/>
                <w:szCs w:val="21"/>
                <w:lang w:eastAsia="zh-CN"/>
              </w:rPr>
              <w:t>种属的</w:t>
            </w:r>
            <w:r>
              <w:rPr>
                <w:rFonts w:ascii="等线" w:eastAsia="等线" w:hAnsi="等线"/>
                <w:sz w:val="21"/>
                <w:szCs w:val="21"/>
                <w:lang w:eastAsia="zh-CN"/>
              </w:rPr>
              <w:t>TK</w:t>
            </w:r>
            <w:r>
              <w:rPr>
                <w:rFonts w:ascii="等线" w:eastAsia="等线" w:hAnsi="等线" w:hint="eastAsia"/>
                <w:sz w:val="21"/>
                <w:szCs w:val="21"/>
                <w:lang w:eastAsia="zh-CN"/>
              </w:rPr>
              <w:t>分析方法完全验证及血样稳定性考察；</w:t>
            </w:r>
          </w:p>
          <w:p w14:paraId="13F62EB6"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hint="eastAsia"/>
                <w:sz w:val="21"/>
                <w:szCs w:val="21"/>
                <w:lang w:eastAsia="zh-CN"/>
              </w:rPr>
              <w:t>检测生物基质中的</w:t>
            </w:r>
            <w:r>
              <w:rPr>
                <w:rFonts w:ascii="等线" w:eastAsia="等线" w:hAnsi="等线" w:hint="eastAsia"/>
                <w:sz w:val="21"/>
                <w:szCs w:val="21"/>
                <w:lang w:eastAsia="zh-CN"/>
              </w:rPr>
              <w:t>3</w:t>
            </w:r>
            <w:r>
              <w:rPr>
                <w:rFonts w:ascii="等线" w:eastAsia="等线" w:hAnsi="等线" w:hint="eastAsia"/>
                <w:sz w:val="21"/>
                <w:szCs w:val="21"/>
                <w:lang w:eastAsia="zh-CN"/>
              </w:rPr>
              <w:t>种成分，不含代谢产物；若需，则费用另计</w:t>
            </w:r>
            <w:ins w:id="204" w:author="赵剑" w:date="2025-06-06T17:13: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p w14:paraId="666AB56F"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hint="eastAsia"/>
                <w:sz w:val="21"/>
                <w:szCs w:val="21"/>
                <w:lang w:eastAsia="zh-CN"/>
              </w:rPr>
              <w:t>含大鼠</w:t>
            </w:r>
            <w:r>
              <w:rPr>
                <w:rFonts w:ascii="等线" w:eastAsia="等线" w:hAnsi="等线" w:hint="eastAsia"/>
                <w:sz w:val="21"/>
                <w:szCs w:val="21"/>
                <w:lang w:eastAsia="zh-CN"/>
              </w:rPr>
              <w:t>28</w:t>
            </w:r>
            <w:r>
              <w:rPr>
                <w:rFonts w:ascii="等线" w:eastAsia="等线" w:hAnsi="等线" w:hint="eastAsia"/>
                <w:sz w:val="21"/>
                <w:szCs w:val="21"/>
                <w:lang w:eastAsia="zh-CN"/>
              </w:rPr>
              <w:t>天、犬</w:t>
            </w:r>
            <w:r>
              <w:rPr>
                <w:rFonts w:ascii="等线" w:eastAsia="等线" w:hAnsi="等线" w:hint="eastAsia"/>
                <w:sz w:val="21"/>
                <w:szCs w:val="21"/>
                <w:lang w:eastAsia="zh-CN"/>
              </w:rPr>
              <w:t>28</w:t>
            </w:r>
            <w:r>
              <w:rPr>
                <w:rFonts w:ascii="等线" w:eastAsia="等线" w:hAnsi="等线" w:hint="eastAsia"/>
                <w:sz w:val="21"/>
                <w:szCs w:val="21"/>
                <w:lang w:eastAsia="zh-CN"/>
              </w:rPr>
              <w:t>天试验和大鼠</w:t>
            </w:r>
            <w:r>
              <w:rPr>
                <w:rFonts w:ascii="等线" w:eastAsia="等线" w:hAnsi="等线" w:hint="eastAsia"/>
                <w:sz w:val="21"/>
                <w:szCs w:val="21"/>
                <w:lang w:eastAsia="zh-CN"/>
              </w:rPr>
              <w:t>13</w:t>
            </w:r>
            <w:r>
              <w:rPr>
                <w:rFonts w:ascii="等线" w:eastAsia="等线" w:hAnsi="等线" w:hint="eastAsia"/>
                <w:sz w:val="21"/>
                <w:szCs w:val="21"/>
                <w:lang w:eastAsia="zh-CN"/>
              </w:rPr>
              <w:t>周、犬</w:t>
            </w:r>
            <w:r>
              <w:rPr>
                <w:rFonts w:ascii="等线" w:eastAsia="等线" w:hAnsi="等线" w:hint="eastAsia"/>
                <w:sz w:val="21"/>
                <w:szCs w:val="21"/>
                <w:lang w:eastAsia="zh-CN"/>
              </w:rPr>
              <w:t>13</w:t>
            </w:r>
            <w:r>
              <w:rPr>
                <w:rFonts w:ascii="等线" w:eastAsia="等线" w:hAnsi="等线" w:hint="eastAsia"/>
                <w:sz w:val="21"/>
                <w:szCs w:val="21"/>
                <w:lang w:eastAsia="zh-CN"/>
              </w:rPr>
              <w:t>周试验</w:t>
            </w:r>
            <w:r>
              <w:rPr>
                <w:rFonts w:ascii="等线" w:eastAsia="等线" w:hAnsi="等线" w:hint="eastAsia"/>
                <w:sz w:val="21"/>
                <w:szCs w:val="21"/>
                <w:lang w:eastAsia="zh-CN"/>
              </w:rPr>
              <w:t>TK</w:t>
            </w:r>
            <w:r>
              <w:rPr>
                <w:rFonts w:ascii="等线" w:eastAsia="等线" w:hAnsi="等线" w:hint="eastAsia"/>
                <w:sz w:val="21"/>
                <w:szCs w:val="21"/>
                <w:lang w:eastAsia="zh-CN"/>
              </w:rPr>
              <w:t>样品检测与报告，其中包含</w:t>
            </w:r>
            <w:r>
              <w:rPr>
                <w:rFonts w:ascii="等线" w:eastAsia="等线" w:hAnsi="等线" w:hint="eastAsia"/>
                <w:sz w:val="21"/>
                <w:szCs w:val="21"/>
                <w:lang w:eastAsia="zh-CN"/>
              </w:rPr>
              <w:t>10%</w:t>
            </w:r>
            <w:r>
              <w:rPr>
                <w:rFonts w:ascii="等线" w:eastAsia="等线" w:hAnsi="等线" w:hint="eastAsia"/>
                <w:sz w:val="21"/>
                <w:szCs w:val="21"/>
                <w:lang w:eastAsia="zh-CN"/>
              </w:rPr>
              <w:t>的</w:t>
            </w:r>
            <w:r>
              <w:rPr>
                <w:rFonts w:ascii="等线" w:eastAsia="等线" w:hAnsi="等线" w:hint="eastAsia"/>
                <w:sz w:val="21"/>
                <w:szCs w:val="21"/>
                <w:lang w:eastAsia="zh-CN"/>
              </w:rPr>
              <w:t>ISR</w:t>
            </w:r>
            <w:r>
              <w:rPr>
                <w:rFonts w:ascii="等线" w:eastAsia="等线" w:hAnsi="等线" w:hint="eastAsia"/>
                <w:sz w:val="21"/>
                <w:szCs w:val="21"/>
                <w:lang w:eastAsia="zh-CN"/>
              </w:rPr>
              <w:t>及</w:t>
            </w:r>
            <w:r>
              <w:rPr>
                <w:rFonts w:ascii="等线" w:eastAsia="等线" w:hAnsi="等线" w:hint="eastAsia"/>
                <w:sz w:val="21"/>
                <w:szCs w:val="21"/>
                <w:lang w:eastAsia="zh-CN"/>
              </w:rPr>
              <w:t>10%</w:t>
            </w:r>
            <w:r>
              <w:rPr>
                <w:rFonts w:ascii="等线" w:eastAsia="等线" w:hAnsi="等线" w:hint="eastAsia"/>
                <w:sz w:val="21"/>
                <w:szCs w:val="21"/>
                <w:lang w:eastAsia="zh-CN"/>
              </w:rPr>
              <w:t>可能的复测样本，使用</w:t>
            </w:r>
            <w:r>
              <w:rPr>
                <w:rFonts w:ascii="等线" w:eastAsia="等线" w:hAnsi="等线" w:hint="eastAsia"/>
                <w:sz w:val="21"/>
                <w:szCs w:val="21"/>
                <w:lang w:eastAsia="zh-CN"/>
              </w:rPr>
              <w:t xml:space="preserve"> </w:t>
            </w:r>
            <w:proofErr w:type="spellStart"/>
            <w:r>
              <w:rPr>
                <w:rFonts w:ascii="等线" w:eastAsia="等线" w:hAnsi="等线" w:hint="eastAsia"/>
                <w:sz w:val="21"/>
                <w:szCs w:val="21"/>
                <w:lang w:eastAsia="zh-CN"/>
              </w:rPr>
              <w:t>WinNonlin</w:t>
            </w:r>
            <w:proofErr w:type="spellEnd"/>
            <w:r>
              <w:rPr>
                <w:rFonts w:ascii="等线" w:eastAsia="等线" w:hAnsi="等线" w:hint="eastAsia"/>
                <w:sz w:val="21"/>
                <w:szCs w:val="21"/>
                <w:lang w:eastAsia="zh-CN"/>
              </w:rPr>
              <w:t xml:space="preserve"> 6.3</w:t>
            </w:r>
            <w:r>
              <w:rPr>
                <w:rFonts w:ascii="等线" w:eastAsia="等线" w:hAnsi="等线" w:hint="eastAsia"/>
                <w:sz w:val="21"/>
                <w:szCs w:val="21"/>
                <w:lang w:eastAsia="zh-CN"/>
              </w:rPr>
              <w:t>软件</w:t>
            </w:r>
            <w:proofErr w:type="gramStart"/>
            <w:r>
              <w:rPr>
                <w:rFonts w:ascii="等线" w:eastAsia="等线" w:hAnsi="等线" w:hint="eastAsia"/>
                <w:sz w:val="21"/>
                <w:szCs w:val="21"/>
                <w:lang w:eastAsia="zh-CN"/>
              </w:rPr>
              <w:t>进行毒代参数</w:t>
            </w:r>
            <w:proofErr w:type="gramEnd"/>
            <w:r>
              <w:rPr>
                <w:rFonts w:ascii="等线" w:eastAsia="等线" w:hAnsi="等线" w:hint="eastAsia"/>
                <w:sz w:val="21"/>
                <w:szCs w:val="21"/>
                <w:lang w:eastAsia="zh-CN"/>
              </w:rPr>
              <w:t>的分析与计算。</w:t>
            </w:r>
          </w:p>
          <w:p w14:paraId="26BF61CE" w14:textId="77777777" w:rsidR="0057420F" w:rsidRDefault="004B6417">
            <w:pPr>
              <w:spacing w:line="300" w:lineRule="auto"/>
              <w:ind w:firstLineChars="98" w:firstLine="206"/>
              <w:rPr>
                <w:rFonts w:ascii="等线" w:eastAsia="等线" w:hAnsi="等线"/>
                <w:sz w:val="21"/>
                <w:szCs w:val="21"/>
                <w:lang w:eastAsia="zh-CN"/>
              </w:rPr>
            </w:pPr>
            <w:r>
              <w:rPr>
                <w:rFonts w:ascii="等线" w:eastAsia="等线" w:hAnsi="等线"/>
                <w:sz w:val="21"/>
                <w:szCs w:val="21"/>
                <w:lang w:eastAsia="zh-CN"/>
              </w:rPr>
              <w:t>单独出具</w:t>
            </w:r>
            <w:r>
              <w:rPr>
                <w:rFonts w:ascii="等线" w:eastAsia="等线" w:hAnsi="等线"/>
                <w:sz w:val="21"/>
                <w:szCs w:val="21"/>
                <w:lang w:eastAsia="zh-CN"/>
              </w:rPr>
              <w:t>TK</w:t>
            </w:r>
            <w:r>
              <w:rPr>
                <w:rFonts w:ascii="等线" w:eastAsia="等线" w:hAnsi="等线"/>
                <w:sz w:val="21"/>
                <w:szCs w:val="21"/>
                <w:lang w:eastAsia="zh-CN"/>
              </w:rPr>
              <w:t>检测方法学验证报告。</w:t>
            </w:r>
          </w:p>
        </w:tc>
        <w:tc>
          <w:tcPr>
            <w:tcW w:w="616" w:type="pct"/>
            <w:shd w:val="clear" w:color="auto" w:fill="auto"/>
            <w:vAlign w:val="center"/>
          </w:tcPr>
          <w:p w14:paraId="1717E6B1"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42.6</w:t>
            </w:r>
          </w:p>
        </w:tc>
        <w:tc>
          <w:tcPr>
            <w:tcW w:w="584" w:type="pct"/>
            <w:shd w:val="clear" w:color="auto" w:fill="auto"/>
            <w:noWrap/>
            <w:vAlign w:val="center"/>
          </w:tcPr>
          <w:p w14:paraId="0AF9D963"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2</w:t>
            </w:r>
            <w:r>
              <w:rPr>
                <w:rFonts w:ascii="等线" w:eastAsia="等线" w:hAnsi="等线" w:hint="eastAsia"/>
                <w:sz w:val="21"/>
                <w:szCs w:val="21"/>
                <w:lang w:eastAsia="zh-CN"/>
              </w:rPr>
              <w:t>个月</w:t>
            </w:r>
          </w:p>
        </w:tc>
      </w:tr>
      <w:tr w:rsidR="0057420F" w14:paraId="7EF7B6A8" w14:textId="77777777">
        <w:trPr>
          <w:trHeight w:val="823"/>
          <w:jc w:val="center"/>
        </w:trPr>
        <w:tc>
          <w:tcPr>
            <w:tcW w:w="280" w:type="pct"/>
            <w:shd w:val="clear" w:color="auto" w:fill="auto"/>
            <w:vAlign w:val="center"/>
          </w:tcPr>
          <w:p w14:paraId="078C876E"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35343A23"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小计</w:t>
            </w:r>
          </w:p>
        </w:tc>
        <w:tc>
          <w:tcPr>
            <w:tcW w:w="2757" w:type="pct"/>
            <w:gridSpan w:val="2"/>
            <w:shd w:val="clear" w:color="auto" w:fill="auto"/>
            <w:vAlign w:val="center"/>
          </w:tcPr>
          <w:p w14:paraId="2FA72CE1" w14:textId="77777777" w:rsidR="0057420F" w:rsidRDefault="0057420F">
            <w:pPr>
              <w:spacing w:line="300" w:lineRule="auto"/>
              <w:ind w:firstLineChars="98" w:firstLine="206"/>
              <w:rPr>
                <w:rFonts w:ascii="等线" w:eastAsia="等线" w:hAnsi="等线"/>
                <w:b/>
                <w:bCs/>
                <w:sz w:val="21"/>
                <w:szCs w:val="21"/>
                <w:lang w:eastAsia="zh-CN"/>
              </w:rPr>
            </w:pPr>
          </w:p>
        </w:tc>
        <w:tc>
          <w:tcPr>
            <w:tcW w:w="616" w:type="pct"/>
            <w:shd w:val="clear" w:color="auto" w:fill="auto"/>
            <w:vAlign w:val="center"/>
          </w:tcPr>
          <w:p w14:paraId="3B717740"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374.8</w:t>
            </w:r>
          </w:p>
        </w:tc>
        <w:tc>
          <w:tcPr>
            <w:tcW w:w="584" w:type="pct"/>
            <w:shd w:val="clear" w:color="auto" w:fill="auto"/>
            <w:noWrap/>
            <w:vAlign w:val="center"/>
          </w:tcPr>
          <w:p w14:paraId="0AF89EFB" w14:textId="77777777" w:rsidR="0057420F" w:rsidRDefault="0057420F">
            <w:pPr>
              <w:spacing w:line="360" w:lineRule="auto"/>
              <w:rPr>
                <w:rFonts w:ascii="等线" w:eastAsia="等线" w:hAnsi="等线"/>
                <w:b/>
                <w:bCs/>
                <w:sz w:val="21"/>
                <w:szCs w:val="21"/>
                <w:lang w:eastAsia="zh-CN"/>
              </w:rPr>
            </w:pPr>
          </w:p>
        </w:tc>
      </w:tr>
      <w:tr w:rsidR="0057420F" w14:paraId="7D44BCB6" w14:textId="77777777">
        <w:trPr>
          <w:trHeight w:val="569"/>
          <w:jc w:val="center"/>
        </w:trPr>
        <w:tc>
          <w:tcPr>
            <w:tcW w:w="5000" w:type="pct"/>
            <w:gridSpan w:val="6"/>
            <w:shd w:val="clear" w:color="auto" w:fill="auto"/>
            <w:vAlign w:val="center"/>
          </w:tcPr>
          <w:p w14:paraId="00274312"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b/>
                <w:bCs/>
                <w:sz w:val="21"/>
                <w:szCs w:val="21"/>
                <w:lang w:eastAsia="zh-CN"/>
              </w:rPr>
              <w:t>二、药代实验</w:t>
            </w:r>
          </w:p>
        </w:tc>
      </w:tr>
      <w:tr w:rsidR="0057420F" w14:paraId="32085655" w14:textId="77777777">
        <w:trPr>
          <w:trHeight w:val="569"/>
          <w:jc w:val="center"/>
        </w:trPr>
        <w:tc>
          <w:tcPr>
            <w:tcW w:w="280" w:type="pct"/>
            <w:shd w:val="clear" w:color="auto" w:fill="auto"/>
            <w:vAlign w:val="center"/>
          </w:tcPr>
          <w:p w14:paraId="510894A5"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b/>
                <w:bCs/>
                <w:sz w:val="21"/>
                <w:szCs w:val="21"/>
                <w:lang w:eastAsia="zh-CN"/>
              </w:rPr>
              <w:t>1</w:t>
            </w:r>
          </w:p>
        </w:tc>
        <w:tc>
          <w:tcPr>
            <w:tcW w:w="762" w:type="pct"/>
            <w:shd w:val="clear" w:color="auto" w:fill="auto"/>
            <w:vAlign w:val="center"/>
          </w:tcPr>
          <w:p w14:paraId="513B4FD6"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SD</w:t>
            </w:r>
            <w:r>
              <w:rPr>
                <w:rFonts w:ascii="等线" w:eastAsia="等线" w:hAnsi="等线" w:hint="eastAsia"/>
                <w:b/>
                <w:bCs/>
                <w:sz w:val="21"/>
                <w:szCs w:val="21"/>
                <w:lang w:eastAsia="zh-CN"/>
              </w:rPr>
              <w:t>大鼠</w:t>
            </w:r>
            <w:r>
              <w:rPr>
                <w:rFonts w:ascii="等线" w:eastAsia="等线" w:hAnsi="等线" w:hint="eastAsia"/>
                <w:b/>
                <w:bCs/>
                <w:sz w:val="21"/>
                <w:szCs w:val="21"/>
                <w:lang w:eastAsia="zh-CN"/>
              </w:rPr>
              <w:t xml:space="preserve"> </w:t>
            </w:r>
            <w:r>
              <w:rPr>
                <w:rFonts w:ascii="等线" w:eastAsia="等线" w:hAnsi="等线" w:hint="eastAsia"/>
                <w:b/>
                <w:bCs/>
                <w:sz w:val="21"/>
                <w:szCs w:val="21"/>
                <w:lang w:eastAsia="zh-CN"/>
              </w:rPr>
              <w:t>血浆动力学研究</w:t>
            </w:r>
            <w:r>
              <w:rPr>
                <w:rFonts w:ascii="等线" w:eastAsia="等线" w:hAnsi="等线" w:hint="eastAsia"/>
                <w:b/>
                <w:bCs/>
                <w:sz w:val="21"/>
                <w:szCs w:val="21"/>
                <w:lang w:eastAsia="zh-CN"/>
              </w:rPr>
              <w:t>(</w:t>
            </w:r>
            <w:r>
              <w:rPr>
                <w:rFonts w:ascii="等线" w:eastAsia="等线" w:hAnsi="等线" w:hint="eastAsia"/>
                <w:b/>
                <w:bCs/>
                <w:sz w:val="21"/>
                <w:szCs w:val="21"/>
                <w:lang w:eastAsia="zh-CN"/>
              </w:rPr>
              <w:t>单剂量和多剂量</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6B72B309" w14:textId="77777777" w:rsidR="0057420F" w:rsidRDefault="004B6417">
            <w:pPr>
              <w:spacing w:line="30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大鼠</w:t>
            </w:r>
            <w:r>
              <w:rPr>
                <w:rFonts w:ascii="等线" w:eastAsia="等线" w:hAnsi="等线" w:hint="eastAsia"/>
                <w:sz w:val="21"/>
                <w:szCs w:val="21"/>
                <w:lang w:eastAsia="zh-CN"/>
              </w:rPr>
              <w:t>1</w:t>
            </w:r>
            <w:r>
              <w:rPr>
                <w:rFonts w:ascii="等线" w:eastAsia="等线" w:hAnsi="等线" w:hint="eastAsia"/>
                <w:sz w:val="21"/>
                <w:szCs w:val="21"/>
                <w:lang w:eastAsia="zh-CN"/>
              </w:rPr>
              <w:t>个静脉注射组，低中高</w:t>
            </w:r>
            <w:r>
              <w:rPr>
                <w:rFonts w:ascii="等线" w:eastAsia="等线" w:hAnsi="等线" w:hint="eastAsia"/>
                <w:sz w:val="21"/>
                <w:szCs w:val="21"/>
                <w:lang w:eastAsia="zh-CN"/>
              </w:rPr>
              <w:t>3</w:t>
            </w:r>
            <w:r>
              <w:rPr>
                <w:rFonts w:ascii="等线" w:eastAsia="等线" w:hAnsi="等线" w:hint="eastAsia"/>
                <w:sz w:val="21"/>
                <w:szCs w:val="21"/>
                <w:lang w:eastAsia="zh-CN"/>
              </w:rPr>
              <w:t>个</w:t>
            </w:r>
            <w:proofErr w:type="gramStart"/>
            <w:r>
              <w:rPr>
                <w:rFonts w:ascii="等线" w:eastAsia="等线" w:hAnsi="等线" w:hint="eastAsia"/>
                <w:sz w:val="21"/>
                <w:szCs w:val="21"/>
                <w:lang w:eastAsia="zh-CN"/>
              </w:rPr>
              <w:t>灌胃给药单</w:t>
            </w:r>
            <w:proofErr w:type="gramEnd"/>
            <w:r>
              <w:rPr>
                <w:rFonts w:ascii="等线" w:eastAsia="等线" w:hAnsi="等线" w:hint="eastAsia"/>
                <w:sz w:val="21"/>
                <w:szCs w:val="21"/>
                <w:lang w:eastAsia="zh-CN"/>
              </w:rPr>
              <w:t>剂量组和</w:t>
            </w:r>
            <w:r>
              <w:rPr>
                <w:rFonts w:ascii="等线" w:eastAsia="等线" w:hAnsi="等线" w:hint="eastAsia"/>
                <w:sz w:val="21"/>
                <w:szCs w:val="21"/>
                <w:lang w:eastAsia="zh-CN"/>
              </w:rPr>
              <w:t>1</w:t>
            </w:r>
            <w:r>
              <w:rPr>
                <w:rFonts w:ascii="等线" w:eastAsia="等线" w:hAnsi="等线" w:hint="eastAsia"/>
                <w:sz w:val="21"/>
                <w:szCs w:val="21"/>
                <w:lang w:eastAsia="zh-CN"/>
              </w:rPr>
              <w:t>个</w:t>
            </w:r>
            <w:proofErr w:type="gramStart"/>
            <w:r>
              <w:rPr>
                <w:rFonts w:ascii="等线" w:eastAsia="等线" w:hAnsi="等线" w:hint="eastAsia"/>
                <w:sz w:val="21"/>
                <w:szCs w:val="21"/>
                <w:lang w:eastAsia="zh-CN"/>
              </w:rPr>
              <w:t>灌胃多剂量</w:t>
            </w:r>
            <w:proofErr w:type="gramEnd"/>
            <w:r>
              <w:rPr>
                <w:rFonts w:ascii="等线" w:eastAsia="等线" w:hAnsi="等线" w:hint="eastAsia"/>
                <w:sz w:val="21"/>
                <w:szCs w:val="21"/>
                <w:lang w:eastAsia="zh-CN"/>
              </w:rPr>
              <w:t>组，共</w:t>
            </w:r>
            <w:r>
              <w:rPr>
                <w:rFonts w:ascii="等线" w:eastAsia="等线" w:hAnsi="等线" w:hint="eastAsia"/>
                <w:sz w:val="21"/>
                <w:szCs w:val="21"/>
                <w:lang w:eastAsia="zh-CN"/>
              </w:rPr>
              <w:t>5</w:t>
            </w:r>
            <w:r>
              <w:rPr>
                <w:rFonts w:ascii="等线" w:eastAsia="等线" w:hAnsi="等线" w:hint="eastAsia"/>
                <w:sz w:val="21"/>
                <w:szCs w:val="21"/>
                <w:lang w:eastAsia="zh-CN"/>
              </w:rPr>
              <w:t>个组。</w:t>
            </w:r>
            <w:r>
              <w:rPr>
                <w:rFonts w:ascii="等线" w:eastAsia="等线" w:hAnsi="等线" w:hint="eastAsia"/>
                <w:sz w:val="21"/>
                <w:szCs w:val="21"/>
                <w:lang w:eastAsia="zh-CN"/>
              </w:rPr>
              <w:t xml:space="preserve">  </w:t>
            </w:r>
          </w:p>
          <w:p w14:paraId="2A4B487F" w14:textId="77777777" w:rsidR="0057420F" w:rsidRDefault="004B6417">
            <w:pPr>
              <w:spacing w:line="300" w:lineRule="auto"/>
              <w:rPr>
                <w:rFonts w:ascii="等线" w:eastAsia="等线" w:hAnsi="等线"/>
                <w:sz w:val="21"/>
                <w:szCs w:val="21"/>
                <w:lang w:eastAsia="zh-CN"/>
              </w:rPr>
            </w:pPr>
            <w:r>
              <w:rPr>
                <w:rFonts w:ascii="等线" w:eastAsia="等线" w:hAnsi="等线" w:hint="eastAsia"/>
                <w:sz w:val="21"/>
                <w:szCs w:val="21"/>
                <w:lang w:eastAsia="zh-CN"/>
              </w:rPr>
              <w:t>2.</w:t>
            </w:r>
            <w:r>
              <w:rPr>
                <w:rFonts w:ascii="等线" w:eastAsia="等线" w:hAnsi="等线" w:hint="eastAsia"/>
                <w:sz w:val="21"/>
                <w:szCs w:val="21"/>
                <w:lang w:eastAsia="zh-CN"/>
              </w:rPr>
              <w:t>每个剂量组</w:t>
            </w:r>
            <w:r>
              <w:rPr>
                <w:rFonts w:ascii="等线" w:eastAsia="等线" w:hAnsi="等线" w:hint="eastAsia"/>
                <w:sz w:val="21"/>
                <w:szCs w:val="21"/>
                <w:lang w:eastAsia="zh-CN"/>
              </w:rPr>
              <w:t>6</w:t>
            </w:r>
            <w:r>
              <w:rPr>
                <w:rFonts w:ascii="等线" w:eastAsia="等线" w:hAnsi="等线" w:hint="eastAsia"/>
                <w:sz w:val="21"/>
                <w:szCs w:val="21"/>
                <w:lang w:eastAsia="zh-CN"/>
              </w:rPr>
              <w:t>只动物（雌雄各半），共</w:t>
            </w:r>
            <w:r>
              <w:rPr>
                <w:rFonts w:ascii="等线" w:eastAsia="等线" w:hAnsi="等线" w:hint="eastAsia"/>
                <w:sz w:val="21"/>
                <w:szCs w:val="21"/>
                <w:lang w:eastAsia="zh-CN"/>
              </w:rPr>
              <w:t>30</w:t>
            </w:r>
            <w:r>
              <w:rPr>
                <w:rFonts w:ascii="等线" w:eastAsia="等线" w:hAnsi="等线" w:hint="eastAsia"/>
                <w:sz w:val="21"/>
                <w:szCs w:val="21"/>
                <w:lang w:eastAsia="zh-CN"/>
              </w:rPr>
              <w:t>只大鼠。</w:t>
            </w:r>
          </w:p>
          <w:p w14:paraId="2528FD17" w14:textId="77777777" w:rsidR="0057420F" w:rsidRDefault="004B6417">
            <w:pPr>
              <w:spacing w:line="300" w:lineRule="auto"/>
              <w:rPr>
                <w:rFonts w:ascii="等线" w:eastAsia="等线" w:hAnsi="等线"/>
                <w:sz w:val="21"/>
                <w:szCs w:val="21"/>
                <w:lang w:eastAsia="zh-CN"/>
              </w:rPr>
            </w:pPr>
            <w:r>
              <w:rPr>
                <w:rFonts w:ascii="等线" w:eastAsia="等线" w:hAnsi="等线" w:hint="eastAsia"/>
                <w:sz w:val="21"/>
                <w:szCs w:val="21"/>
                <w:lang w:eastAsia="zh-CN"/>
              </w:rPr>
              <w:t>3.</w:t>
            </w:r>
            <w:r>
              <w:rPr>
                <w:rFonts w:ascii="等线" w:eastAsia="等线" w:hAnsi="等线" w:hint="eastAsia"/>
                <w:sz w:val="21"/>
                <w:szCs w:val="21"/>
                <w:lang w:eastAsia="zh-CN"/>
              </w:rPr>
              <w:t>采用验证的</w:t>
            </w:r>
            <w:r>
              <w:rPr>
                <w:rFonts w:ascii="等线" w:eastAsia="等线" w:hAnsi="等线" w:hint="eastAsia"/>
                <w:sz w:val="21"/>
                <w:szCs w:val="21"/>
                <w:lang w:eastAsia="zh-CN"/>
              </w:rPr>
              <w:t>LC-MS/MS</w:t>
            </w:r>
            <w:r>
              <w:rPr>
                <w:rFonts w:ascii="等线" w:eastAsia="等线" w:hAnsi="等线" w:hint="eastAsia"/>
                <w:sz w:val="21"/>
                <w:szCs w:val="21"/>
                <w:lang w:eastAsia="zh-CN"/>
              </w:rPr>
              <w:t>方法检测大鼠血浆样品中待测物浓度，采用</w:t>
            </w:r>
            <w:proofErr w:type="spellStart"/>
            <w:r>
              <w:rPr>
                <w:rFonts w:ascii="等线" w:eastAsia="等线" w:hAnsi="等线" w:hint="eastAsia"/>
                <w:sz w:val="21"/>
                <w:szCs w:val="21"/>
                <w:lang w:eastAsia="zh-CN"/>
              </w:rPr>
              <w:t>winnolin</w:t>
            </w:r>
            <w:proofErr w:type="spellEnd"/>
            <w:r>
              <w:rPr>
                <w:rFonts w:ascii="等线" w:eastAsia="等线" w:hAnsi="等线" w:hint="eastAsia"/>
                <w:sz w:val="21"/>
                <w:szCs w:val="21"/>
                <w:lang w:eastAsia="zh-CN"/>
              </w:rPr>
              <w:t>软件计算相关药动学参数。</w:t>
            </w:r>
          </w:p>
          <w:p w14:paraId="308223BD" w14:textId="77777777" w:rsidR="0057420F" w:rsidRDefault="004B6417">
            <w:pPr>
              <w:spacing w:line="300" w:lineRule="auto"/>
              <w:rPr>
                <w:rFonts w:ascii="等线" w:eastAsia="等线" w:hAnsi="等线"/>
                <w:sz w:val="21"/>
                <w:szCs w:val="21"/>
                <w:lang w:eastAsia="zh-CN"/>
              </w:rPr>
            </w:pPr>
            <w:r>
              <w:rPr>
                <w:rFonts w:ascii="等线" w:eastAsia="等线" w:hAnsi="等线" w:hint="eastAsia"/>
                <w:sz w:val="21"/>
                <w:szCs w:val="21"/>
                <w:lang w:eastAsia="zh-CN"/>
              </w:rPr>
              <w:t>4.</w:t>
            </w:r>
            <w:r>
              <w:rPr>
                <w:rFonts w:ascii="等线" w:eastAsia="等线" w:hAnsi="等线" w:hint="eastAsia"/>
                <w:sz w:val="21"/>
                <w:szCs w:val="21"/>
                <w:lang w:eastAsia="zh-CN"/>
              </w:rPr>
              <w:t>本试验及下列试验均检测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05" w:author="赵剑" w:date="2025-06-06T17:14: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0BA1CEF9"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598DDA9B" w14:textId="77777777" w:rsidR="0057420F" w:rsidRDefault="004B6417">
            <w:pPr>
              <w:spacing w:line="360" w:lineRule="auto"/>
              <w:rPr>
                <w:rFonts w:ascii="等线" w:eastAsia="等线" w:hAnsi="等线"/>
                <w:sz w:val="21"/>
                <w:szCs w:val="21"/>
                <w:lang w:eastAsia="zh-CN"/>
              </w:rPr>
            </w:pPr>
            <w:r>
              <w:rPr>
                <w:rFonts w:ascii="等线" w:eastAsia="等线" w:hAnsi="等线"/>
                <w:sz w:val="21"/>
                <w:szCs w:val="21"/>
              </w:rPr>
              <w:t>1</w:t>
            </w:r>
            <w:r>
              <w:rPr>
                <w:rFonts w:ascii="等线" w:eastAsia="等线" w:hAnsi="等线"/>
                <w:sz w:val="21"/>
                <w:szCs w:val="21"/>
              </w:rPr>
              <w:t>个月</w:t>
            </w:r>
          </w:p>
        </w:tc>
      </w:tr>
      <w:tr w:rsidR="0057420F" w14:paraId="5D65ABEB" w14:textId="77777777">
        <w:trPr>
          <w:trHeight w:val="569"/>
          <w:jc w:val="center"/>
        </w:trPr>
        <w:tc>
          <w:tcPr>
            <w:tcW w:w="280" w:type="pct"/>
            <w:shd w:val="clear" w:color="auto" w:fill="auto"/>
            <w:vAlign w:val="center"/>
          </w:tcPr>
          <w:p w14:paraId="04E4D58C"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2</w:t>
            </w:r>
          </w:p>
        </w:tc>
        <w:tc>
          <w:tcPr>
            <w:tcW w:w="762" w:type="pct"/>
            <w:shd w:val="clear" w:color="auto" w:fill="auto"/>
            <w:vAlign w:val="center"/>
          </w:tcPr>
          <w:p w14:paraId="59E10717"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比格犬</w:t>
            </w:r>
            <w:r>
              <w:rPr>
                <w:rFonts w:ascii="等线" w:eastAsia="等线" w:hAnsi="等线" w:hint="eastAsia"/>
                <w:b/>
                <w:bCs/>
                <w:sz w:val="21"/>
                <w:szCs w:val="21"/>
                <w:lang w:eastAsia="zh-CN"/>
              </w:rPr>
              <w:t xml:space="preserve"> </w:t>
            </w:r>
            <w:r>
              <w:rPr>
                <w:rFonts w:ascii="等线" w:eastAsia="等线" w:hAnsi="等线" w:hint="eastAsia"/>
                <w:b/>
                <w:bCs/>
                <w:sz w:val="21"/>
                <w:szCs w:val="21"/>
                <w:lang w:eastAsia="zh-CN"/>
              </w:rPr>
              <w:t>血浆动力学研究</w:t>
            </w:r>
            <w:r>
              <w:rPr>
                <w:rFonts w:ascii="等线" w:eastAsia="等线" w:hAnsi="等线" w:hint="eastAsia"/>
                <w:b/>
                <w:bCs/>
                <w:sz w:val="21"/>
                <w:szCs w:val="21"/>
                <w:lang w:eastAsia="zh-CN"/>
              </w:rPr>
              <w:t>(</w:t>
            </w:r>
            <w:r>
              <w:rPr>
                <w:rFonts w:ascii="等线" w:eastAsia="等线" w:hAnsi="等线" w:hint="eastAsia"/>
                <w:b/>
                <w:bCs/>
                <w:sz w:val="21"/>
                <w:szCs w:val="21"/>
                <w:lang w:eastAsia="zh-CN"/>
              </w:rPr>
              <w:t>单剂量和多剂量</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28D9F624"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 xml:space="preserve"> </w:t>
            </w:r>
            <w:r>
              <w:rPr>
                <w:rFonts w:ascii="等线" w:eastAsia="等线" w:hAnsi="等线" w:hint="eastAsia"/>
                <w:sz w:val="21"/>
                <w:szCs w:val="21"/>
                <w:lang w:eastAsia="zh-CN"/>
              </w:rPr>
              <w:t>犬</w:t>
            </w:r>
            <w:r>
              <w:rPr>
                <w:rFonts w:ascii="等线" w:eastAsia="等线" w:hAnsi="等线" w:hint="eastAsia"/>
                <w:sz w:val="21"/>
                <w:szCs w:val="21"/>
                <w:lang w:eastAsia="zh-CN"/>
              </w:rPr>
              <w:t>1</w:t>
            </w:r>
            <w:r>
              <w:rPr>
                <w:rFonts w:ascii="等线" w:eastAsia="等线" w:hAnsi="等线" w:hint="eastAsia"/>
                <w:sz w:val="21"/>
                <w:szCs w:val="21"/>
                <w:lang w:eastAsia="zh-CN"/>
              </w:rPr>
              <w:t>个静脉注射组，低中高</w:t>
            </w:r>
            <w:r>
              <w:rPr>
                <w:rFonts w:ascii="等线" w:eastAsia="等线" w:hAnsi="等线" w:hint="eastAsia"/>
                <w:sz w:val="21"/>
                <w:szCs w:val="21"/>
                <w:lang w:eastAsia="zh-CN"/>
              </w:rPr>
              <w:t>3</w:t>
            </w:r>
            <w:r>
              <w:rPr>
                <w:rFonts w:ascii="等线" w:eastAsia="等线" w:hAnsi="等线" w:hint="eastAsia"/>
                <w:sz w:val="21"/>
                <w:szCs w:val="21"/>
                <w:lang w:eastAsia="zh-CN"/>
              </w:rPr>
              <w:t>个</w:t>
            </w:r>
            <w:proofErr w:type="gramStart"/>
            <w:r>
              <w:rPr>
                <w:rFonts w:ascii="等线" w:eastAsia="等线" w:hAnsi="等线" w:hint="eastAsia"/>
                <w:sz w:val="21"/>
                <w:szCs w:val="21"/>
                <w:lang w:eastAsia="zh-CN"/>
              </w:rPr>
              <w:t>灌胃单剂量</w:t>
            </w:r>
            <w:proofErr w:type="gramEnd"/>
            <w:r>
              <w:rPr>
                <w:rFonts w:ascii="等线" w:eastAsia="等线" w:hAnsi="等线" w:hint="eastAsia"/>
                <w:sz w:val="21"/>
                <w:szCs w:val="21"/>
                <w:lang w:eastAsia="zh-CN"/>
              </w:rPr>
              <w:t>组和</w:t>
            </w:r>
            <w:r>
              <w:rPr>
                <w:rFonts w:ascii="等线" w:eastAsia="等线" w:hAnsi="等线" w:hint="eastAsia"/>
                <w:sz w:val="21"/>
                <w:szCs w:val="21"/>
                <w:lang w:eastAsia="zh-CN"/>
              </w:rPr>
              <w:t>1</w:t>
            </w:r>
            <w:r>
              <w:rPr>
                <w:rFonts w:ascii="等线" w:eastAsia="等线" w:hAnsi="等线" w:hint="eastAsia"/>
                <w:sz w:val="21"/>
                <w:szCs w:val="21"/>
                <w:lang w:eastAsia="zh-CN"/>
              </w:rPr>
              <w:t>个</w:t>
            </w:r>
            <w:proofErr w:type="gramStart"/>
            <w:r>
              <w:rPr>
                <w:rFonts w:ascii="等线" w:eastAsia="等线" w:hAnsi="等线" w:hint="eastAsia"/>
                <w:sz w:val="21"/>
                <w:szCs w:val="21"/>
                <w:lang w:eastAsia="zh-CN"/>
              </w:rPr>
              <w:t>灌胃多剂量</w:t>
            </w:r>
            <w:proofErr w:type="gramEnd"/>
            <w:r>
              <w:rPr>
                <w:rFonts w:ascii="等线" w:eastAsia="等线" w:hAnsi="等线" w:hint="eastAsia"/>
                <w:sz w:val="21"/>
                <w:szCs w:val="21"/>
                <w:lang w:eastAsia="zh-CN"/>
              </w:rPr>
              <w:t>组，共</w:t>
            </w:r>
            <w:r>
              <w:rPr>
                <w:rFonts w:ascii="等线" w:eastAsia="等线" w:hAnsi="等线" w:hint="eastAsia"/>
                <w:sz w:val="21"/>
                <w:szCs w:val="21"/>
                <w:lang w:eastAsia="zh-CN"/>
              </w:rPr>
              <w:t>5</w:t>
            </w:r>
            <w:r>
              <w:rPr>
                <w:rFonts w:ascii="等线" w:eastAsia="等线" w:hAnsi="等线" w:hint="eastAsia"/>
                <w:sz w:val="21"/>
                <w:szCs w:val="21"/>
                <w:lang w:eastAsia="zh-CN"/>
              </w:rPr>
              <w:t>个组。</w:t>
            </w:r>
            <w:r>
              <w:rPr>
                <w:rFonts w:ascii="等线" w:eastAsia="等线" w:hAnsi="等线" w:hint="eastAsia"/>
                <w:sz w:val="21"/>
                <w:szCs w:val="21"/>
                <w:lang w:eastAsia="zh-CN"/>
              </w:rPr>
              <w:t xml:space="preserve"> </w:t>
            </w:r>
          </w:p>
          <w:p w14:paraId="4CC4956D"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每个剂量组</w:t>
            </w:r>
            <w:r>
              <w:rPr>
                <w:rFonts w:ascii="等线" w:eastAsia="等线" w:hAnsi="等线" w:hint="eastAsia"/>
                <w:sz w:val="21"/>
                <w:szCs w:val="21"/>
                <w:lang w:eastAsia="zh-CN"/>
              </w:rPr>
              <w:t>6</w:t>
            </w:r>
            <w:r>
              <w:rPr>
                <w:rFonts w:ascii="等线" w:eastAsia="等线" w:hAnsi="等线" w:hint="eastAsia"/>
                <w:sz w:val="21"/>
                <w:szCs w:val="21"/>
                <w:lang w:eastAsia="zh-CN"/>
              </w:rPr>
              <w:t>只动物（雌雄各半），共</w:t>
            </w:r>
            <w:r>
              <w:rPr>
                <w:rFonts w:ascii="等线" w:eastAsia="等线" w:hAnsi="等线" w:hint="eastAsia"/>
                <w:sz w:val="21"/>
                <w:szCs w:val="21"/>
                <w:lang w:eastAsia="zh-CN"/>
              </w:rPr>
              <w:t>30</w:t>
            </w:r>
            <w:r>
              <w:rPr>
                <w:rFonts w:ascii="等线" w:eastAsia="等线" w:hAnsi="等线" w:hint="eastAsia"/>
                <w:sz w:val="21"/>
                <w:szCs w:val="21"/>
                <w:lang w:eastAsia="zh-CN"/>
              </w:rPr>
              <w:t>只比格犬。</w:t>
            </w:r>
          </w:p>
          <w:p w14:paraId="2CA541FA"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lastRenderedPageBreak/>
              <w:t>采用验证的</w:t>
            </w:r>
            <w:r>
              <w:rPr>
                <w:rFonts w:ascii="等线" w:eastAsia="等线" w:hAnsi="等线" w:hint="eastAsia"/>
                <w:sz w:val="21"/>
                <w:szCs w:val="21"/>
                <w:lang w:eastAsia="zh-CN"/>
              </w:rPr>
              <w:t>LC-MS/MS</w:t>
            </w:r>
            <w:r>
              <w:rPr>
                <w:rFonts w:ascii="等线" w:eastAsia="等线" w:hAnsi="等线" w:hint="eastAsia"/>
                <w:sz w:val="21"/>
                <w:szCs w:val="21"/>
                <w:lang w:eastAsia="zh-CN"/>
              </w:rPr>
              <w:t>方法检测犬血浆样品中待测物浓度，采用</w:t>
            </w:r>
            <w:proofErr w:type="spellStart"/>
            <w:r>
              <w:rPr>
                <w:rFonts w:ascii="等线" w:eastAsia="等线" w:hAnsi="等线" w:hint="eastAsia"/>
                <w:sz w:val="21"/>
                <w:szCs w:val="21"/>
                <w:lang w:eastAsia="zh-CN"/>
              </w:rPr>
              <w:t>winnolin</w:t>
            </w:r>
            <w:proofErr w:type="spellEnd"/>
            <w:r>
              <w:rPr>
                <w:rFonts w:ascii="等线" w:eastAsia="等线" w:hAnsi="等线" w:hint="eastAsia"/>
                <w:sz w:val="21"/>
                <w:szCs w:val="21"/>
                <w:lang w:eastAsia="zh-CN"/>
              </w:rPr>
              <w:t>软件计算相关药动学参数。</w:t>
            </w:r>
          </w:p>
          <w:p w14:paraId="5AE0E351"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本试验及下列试验均检测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06" w:author="赵剑" w:date="2025-06-06T17:14: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007D8FEB"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lastRenderedPageBreak/>
              <w:t>28.6</w:t>
            </w:r>
          </w:p>
        </w:tc>
        <w:tc>
          <w:tcPr>
            <w:tcW w:w="584" w:type="pct"/>
            <w:shd w:val="clear" w:color="auto" w:fill="auto"/>
            <w:noWrap/>
            <w:vAlign w:val="center"/>
          </w:tcPr>
          <w:p w14:paraId="6C06D6A7"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2</w:t>
            </w:r>
            <w:r>
              <w:rPr>
                <w:rFonts w:ascii="等线" w:eastAsia="等线" w:hAnsi="等线"/>
                <w:sz w:val="21"/>
                <w:szCs w:val="21"/>
              </w:rPr>
              <w:t>个月</w:t>
            </w:r>
          </w:p>
        </w:tc>
      </w:tr>
      <w:tr w:rsidR="0057420F" w14:paraId="78A1CD17" w14:textId="77777777">
        <w:trPr>
          <w:trHeight w:val="569"/>
          <w:jc w:val="center"/>
        </w:trPr>
        <w:tc>
          <w:tcPr>
            <w:tcW w:w="280" w:type="pct"/>
            <w:shd w:val="clear" w:color="auto" w:fill="auto"/>
            <w:vAlign w:val="center"/>
          </w:tcPr>
          <w:p w14:paraId="2081474A"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3</w:t>
            </w:r>
          </w:p>
        </w:tc>
        <w:tc>
          <w:tcPr>
            <w:tcW w:w="762" w:type="pct"/>
            <w:shd w:val="clear" w:color="auto" w:fill="auto"/>
            <w:vAlign w:val="center"/>
          </w:tcPr>
          <w:p w14:paraId="1A98B176"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SD</w:t>
            </w:r>
            <w:r>
              <w:rPr>
                <w:rFonts w:ascii="等线" w:eastAsia="等线" w:hAnsi="等线" w:hint="eastAsia"/>
                <w:b/>
                <w:bCs/>
                <w:sz w:val="21"/>
                <w:szCs w:val="21"/>
                <w:lang w:eastAsia="zh-CN"/>
              </w:rPr>
              <w:t>大</w:t>
            </w:r>
            <w:proofErr w:type="gramStart"/>
            <w:r>
              <w:rPr>
                <w:rFonts w:ascii="等线" w:eastAsia="等线" w:hAnsi="等线" w:hint="eastAsia"/>
                <w:b/>
                <w:bCs/>
                <w:sz w:val="21"/>
                <w:szCs w:val="21"/>
                <w:lang w:eastAsia="zh-CN"/>
              </w:rPr>
              <w:t>鼠组织</w:t>
            </w:r>
            <w:proofErr w:type="gramEnd"/>
            <w:r>
              <w:rPr>
                <w:rFonts w:ascii="等线" w:eastAsia="等线" w:hAnsi="等线" w:hint="eastAsia"/>
                <w:b/>
                <w:bCs/>
                <w:sz w:val="21"/>
                <w:szCs w:val="21"/>
                <w:lang w:eastAsia="zh-CN"/>
              </w:rPr>
              <w:t>分布试验</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6EDCAB98"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采集</w:t>
            </w:r>
            <w:r>
              <w:rPr>
                <w:rFonts w:ascii="等线" w:eastAsia="等线" w:hAnsi="等线" w:hint="eastAsia"/>
                <w:sz w:val="21"/>
                <w:szCs w:val="21"/>
                <w:lang w:eastAsia="zh-CN"/>
              </w:rPr>
              <w:t>4</w:t>
            </w:r>
            <w:r>
              <w:rPr>
                <w:rFonts w:ascii="等线" w:eastAsia="等线" w:hAnsi="等线" w:hint="eastAsia"/>
                <w:sz w:val="21"/>
                <w:szCs w:val="21"/>
                <w:lang w:eastAsia="zh-CN"/>
              </w:rPr>
              <w:t>个时间点大</w:t>
            </w:r>
            <w:proofErr w:type="gramStart"/>
            <w:r>
              <w:rPr>
                <w:rFonts w:ascii="等线" w:eastAsia="等线" w:hAnsi="等线" w:hint="eastAsia"/>
                <w:sz w:val="21"/>
                <w:szCs w:val="21"/>
                <w:lang w:eastAsia="zh-CN"/>
              </w:rPr>
              <w:t>鼠组织</w:t>
            </w:r>
            <w:proofErr w:type="gramEnd"/>
            <w:r>
              <w:rPr>
                <w:rFonts w:ascii="等线" w:eastAsia="等线" w:hAnsi="等线" w:hint="eastAsia"/>
                <w:sz w:val="21"/>
                <w:szCs w:val="21"/>
                <w:lang w:eastAsia="zh-CN"/>
              </w:rPr>
              <w:t>样品，每个时间点</w:t>
            </w:r>
            <w:r>
              <w:rPr>
                <w:rFonts w:ascii="等线" w:eastAsia="等线" w:hAnsi="等线" w:hint="eastAsia"/>
                <w:sz w:val="21"/>
                <w:szCs w:val="21"/>
                <w:lang w:eastAsia="zh-CN"/>
              </w:rPr>
              <w:t>6</w:t>
            </w:r>
            <w:r>
              <w:rPr>
                <w:rFonts w:ascii="等线" w:eastAsia="等线" w:hAnsi="等线" w:hint="eastAsia"/>
                <w:sz w:val="21"/>
                <w:szCs w:val="21"/>
                <w:lang w:eastAsia="zh-CN"/>
              </w:rPr>
              <w:t>只大鼠（雌雄各半），测定药物在脑、心、肺、肝、胃、脾、肾、骨骼肌、脂肪、小肠、直肠、卵巢、子宫、睾丸等组织的中药物浓度。</w:t>
            </w:r>
          </w:p>
          <w:p w14:paraId="22AFDB1C"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本试验及下列试验均检测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07" w:author="赵剑" w:date="2025-06-06T17:14: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4F75826F"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6A19BE2E"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1DFA16DC" w14:textId="77777777">
        <w:trPr>
          <w:trHeight w:val="569"/>
          <w:jc w:val="center"/>
        </w:trPr>
        <w:tc>
          <w:tcPr>
            <w:tcW w:w="280" w:type="pct"/>
            <w:shd w:val="clear" w:color="auto" w:fill="auto"/>
            <w:vAlign w:val="center"/>
          </w:tcPr>
          <w:p w14:paraId="7245D826"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4</w:t>
            </w:r>
          </w:p>
        </w:tc>
        <w:tc>
          <w:tcPr>
            <w:tcW w:w="762" w:type="pct"/>
            <w:shd w:val="clear" w:color="auto" w:fill="auto"/>
            <w:vAlign w:val="center"/>
          </w:tcPr>
          <w:p w14:paraId="7C82201D"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SD</w:t>
            </w:r>
            <w:r>
              <w:rPr>
                <w:rFonts w:ascii="等线" w:eastAsia="等线" w:hAnsi="等线" w:hint="eastAsia"/>
                <w:b/>
                <w:bCs/>
                <w:sz w:val="21"/>
                <w:szCs w:val="21"/>
                <w:lang w:eastAsia="zh-CN"/>
              </w:rPr>
              <w:t>大鼠粪、尿、胆汁排泄试验</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2716F18C"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大鼠粪、尿排泄和胆汁排泄各</w:t>
            </w:r>
            <w:r>
              <w:rPr>
                <w:rFonts w:ascii="等线" w:eastAsia="等线" w:hAnsi="等线" w:hint="eastAsia"/>
                <w:sz w:val="21"/>
                <w:szCs w:val="21"/>
                <w:lang w:eastAsia="zh-CN"/>
              </w:rPr>
              <w:t>6</w:t>
            </w:r>
            <w:r>
              <w:rPr>
                <w:rFonts w:ascii="等线" w:eastAsia="等线" w:hAnsi="等线" w:hint="eastAsia"/>
                <w:sz w:val="21"/>
                <w:szCs w:val="21"/>
                <w:lang w:eastAsia="zh-CN"/>
              </w:rPr>
              <w:t>只动物大鼠（雌雄各半），</w:t>
            </w:r>
            <w:proofErr w:type="gramStart"/>
            <w:r>
              <w:rPr>
                <w:rFonts w:ascii="等线" w:eastAsia="等线" w:hAnsi="等线" w:hint="eastAsia"/>
                <w:sz w:val="21"/>
                <w:szCs w:val="21"/>
                <w:lang w:eastAsia="zh-CN"/>
              </w:rPr>
              <w:t>收集约</w:t>
            </w:r>
            <w:proofErr w:type="gramEnd"/>
            <w:r>
              <w:rPr>
                <w:rFonts w:ascii="等线" w:eastAsia="等线" w:hAnsi="等线" w:hint="eastAsia"/>
                <w:sz w:val="21"/>
                <w:szCs w:val="21"/>
                <w:lang w:eastAsia="zh-CN"/>
              </w:rPr>
              <w:t>72h</w:t>
            </w:r>
            <w:r>
              <w:rPr>
                <w:rFonts w:ascii="等线" w:eastAsia="等线" w:hAnsi="等线" w:hint="eastAsia"/>
                <w:sz w:val="21"/>
                <w:szCs w:val="21"/>
                <w:lang w:eastAsia="zh-CN"/>
              </w:rPr>
              <w:t>粪尿排泄与胆汁排泄样品。</w:t>
            </w:r>
            <w:r>
              <w:rPr>
                <w:rFonts w:ascii="等线" w:eastAsia="等线" w:hAnsi="等线" w:hint="eastAsia"/>
                <w:sz w:val="21"/>
                <w:szCs w:val="21"/>
                <w:lang w:eastAsia="zh-CN"/>
              </w:rPr>
              <w:t xml:space="preserve"> </w:t>
            </w:r>
          </w:p>
          <w:p w14:paraId="363D48D3"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采用验证的</w:t>
            </w:r>
            <w:r>
              <w:rPr>
                <w:rFonts w:ascii="等线" w:eastAsia="等线" w:hAnsi="等线" w:hint="eastAsia"/>
                <w:sz w:val="21"/>
                <w:szCs w:val="21"/>
                <w:lang w:eastAsia="zh-CN"/>
              </w:rPr>
              <w:t>LC-MS/MS</w:t>
            </w:r>
            <w:r>
              <w:rPr>
                <w:rFonts w:ascii="等线" w:eastAsia="等线" w:hAnsi="等线" w:hint="eastAsia"/>
                <w:sz w:val="21"/>
                <w:szCs w:val="21"/>
                <w:lang w:eastAsia="zh-CN"/>
              </w:rPr>
              <w:t>方法检测药物在大鼠尿、粪、胆汁中的浓度并计算累积排泄量；</w:t>
            </w:r>
            <w:r>
              <w:rPr>
                <w:rFonts w:ascii="等线" w:eastAsia="等线" w:hAnsi="等线" w:hint="eastAsia"/>
                <w:sz w:val="21"/>
                <w:szCs w:val="21"/>
                <w:lang w:eastAsia="zh-CN"/>
              </w:rPr>
              <w:t xml:space="preserve"> </w:t>
            </w:r>
          </w:p>
          <w:p w14:paraId="681F8CA2"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确定药物主要排泄途径，提供物质平衡数据</w:t>
            </w:r>
          </w:p>
          <w:p w14:paraId="1D6315B8"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08" w:author="赵剑" w:date="2025-06-06T17:15: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7D44F8C6"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9.9</w:t>
            </w:r>
          </w:p>
        </w:tc>
        <w:tc>
          <w:tcPr>
            <w:tcW w:w="584" w:type="pct"/>
            <w:shd w:val="clear" w:color="auto" w:fill="auto"/>
            <w:noWrap/>
            <w:vAlign w:val="center"/>
          </w:tcPr>
          <w:p w14:paraId="5A08C854"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5AB15631" w14:textId="77777777">
        <w:trPr>
          <w:trHeight w:val="569"/>
          <w:jc w:val="center"/>
        </w:trPr>
        <w:tc>
          <w:tcPr>
            <w:tcW w:w="280" w:type="pct"/>
            <w:shd w:val="clear" w:color="auto" w:fill="auto"/>
            <w:vAlign w:val="center"/>
          </w:tcPr>
          <w:p w14:paraId="1E4BAF5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5</w:t>
            </w:r>
          </w:p>
        </w:tc>
        <w:tc>
          <w:tcPr>
            <w:tcW w:w="762" w:type="pct"/>
            <w:shd w:val="clear" w:color="auto" w:fill="auto"/>
            <w:vAlign w:val="center"/>
          </w:tcPr>
          <w:p w14:paraId="58919582"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代谢产物鉴定试验</w:t>
            </w:r>
            <w:r>
              <w:rPr>
                <w:rFonts w:ascii="等线" w:eastAsia="等线" w:hAnsi="等线" w:hint="eastAsia"/>
                <w:b/>
                <w:bCs/>
                <w:sz w:val="21"/>
                <w:szCs w:val="21"/>
                <w:lang w:eastAsia="zh-CN"/>
              </w:rPr>
              <w:t>-</w:t>
            </w:r>
            <w:r>
              <w:rPr>
                <w:rFonts w:ascii="等线" w:eastAsia="等线" w:hAnsi="等线" w:hint="eastAsia"/>
                <w:b/>
                <w:bCs/>
                <w:sz w:val="21"/>
                <w:szCs w:val="21"/>
                <w:lang w:eastAsia="zh-CN"/>
              </w:rPr>
              <w:t>体内代谢物鉴定</w:t>
            </w:r>
          </w:p>
        </w:tc>
        <w:tc>
          <w:tcPr>
            <w:tcW w:w="2757" w:type="pct"/>
            <w:gridSpan w:val="2"/>
            <w:shd w:val="clear" w:color="auto" w:fill="auto"/>
            <w:vAlign w:val="center"/>
          </w:tcPr>
          <w:p w14:paraId="64218952" w14:textId="77777777" w:rsidR="0057420F" w:rsidRDefault="004B6417">
            <w:pPr>
              <w:spacing w:line="300" w:lineRule="auto"/>
              <w:ind w:firstLineChars="100" w:firstLine="210"/>
              <w:rPr>
                <w:rFonts w:ascii="等线" w:eastAsia="等线" w:hAnsi="等线"/>
                <w:b/>
                <w:sz w:val="21"/>
                <w:szCs w:val="21"/>
                <w:lang w:eastAsia="zh-CN"/>
              </w:rPr>
            </w:pPr>
            <w:r>
              <w:rPr>
                <w:rFonts w:ascii="等线" w:eastAsia="等线" w:hAnsi="等线" w:hint="eastAsia"/>
                <w:sz w:val="21"/>
                <w:szCs w:val="21"/>
                <w:lang w:eastAsia="zh-CN"/>
              </w:rPr>
              <w:t>采用高分辨质谱研究</w:t>
            </w:r>
            <w:r>
              <w:rPr>
                <w:rFonts w:ascii="等线" w:eastAsia="等线" w:hAnsi="等线" w:hint="eastAsia"/>
                <w:sz w:val="21"/>
                <w:szCs w:val="21"/>
                <w:lang w:eastAsia="zh-CN"/>
              </w:rPr>
              <w:t>XXX</w:t>
            </w:r>
            <w:r>
              <w:rPr>
                <w:rFonts w:ascii="等线" w:eastAsia="等线" w:hAnsi="等线" w:hint="eastAsia"/>
                <w:sz w:val="21"/>
                <w:szCs w:val="21"/>
                <w:lang w:eastAsia="zh-CN"/>
              </w:rPr>
              <w:t>化合物在大鼠血浆、粪、尿、胆汁及犬血浆中的主要代谢方式及代谢产物。</w:t>
            </w:r>
          </w:p>
        </w:tc>
        <w:tc>
          <w:tcPr>
            <w:tcW w:w="616" w:type="pct"/>
            <w:shd w:val="clear" w:color="auto" w:fill="auto"/>
            <w:vAlign w:val="center"/>
          </w:tcPr>
          <w:p w14:paraId="759DFA9C"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11</w:t>
            </w:r>
            <w:r>
              <w:rPr>
                <w:rFonts w:ascii="等线" w:eastAsia="等线" w:hAnsi="等线" w:cs="等线" w:hint="eastAsia"/>
                <w:color w:val="000000"/>
                <w:sz w:val="21"/>
                <w:szCs w:val="21"/>
                <w:lang w:eastAsia="zh-CN" w:bidi="ar"/>
              </w:rPr>
              <w:t>.0</w:t>
            </w:r>
          </w:p>
        </w:tc>
        <w:tc>
          <w:tcPr>
            <w:tcW w:w="584" w:type="pct"/>
            <w:shd w:val="clear" w:color="auto" w:fill="auto"/>
            <w:noWrap/>
            <w:vAlign w:val="center"/>
          </w:tcPr>
          <w:p w14:paraId="48A41B1F"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4EDBD977" w14:textId="77777777">
        <w:trPr>
          <w:trHeight w:val="569"/>
          <w:jc w:val="center"/>
        </w:trPr>
        <w:tc>
          <w:tcPr>
            <w:tcW w:w="280" w:type="pct"/>
            <w:shd w:val="clear" w:color="auto" w:fill="auto"/>
            <w:vAlign w:val="center"/>
          </w:tcPr>
          <w:p w14:paraId="60447F26"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6</w:t>
            </w:r>
          </w:p>
        </w:tc>
        <w:tc>
          <w:tcPr>
            <w:tcW w:w="762" w:type="pct"/>
            <w:shd w:val="clear" w:color="auto" w:fill="auto"/>
            <w:vAlign w:val="center"/>
          </w:tcPr>
          <w:p w14:paraId="3ECEBD7B"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代谢种属差异试验</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1C47E802" w14:textId="77777777" w:rsidR="0057420F" w:rsidRDefault="004B6417">
            <w:pPr>
              <w:spacing w:line="300" w:lineRule="auto"/>
              <w:ind w:firstLineChars="100" w:firstLine="210"/>
              <w:rPr>
                <w:rFonts w:ascii="等线" w:eastAsia="等线" w:hAnsi="等线"/>
                <w:b/>
                <w:sz w:val="21"/>
                <w:szCs w:val="21"/>
                <w:lang w:eastAsia="zh-CN"/>
              </w:rPr>
            </w:pPr>
            <w:r>
              <w:rPr>
                <w:rFonts w:ascii="等线" w:eastAsia="等线" w:hAnsi="等线" w:hint="eastAsia"/>
                <w:sz w:val="21"/>
                <w:szCs w:val="21"/>
                <w:lang w:eastAsia="zh-CN"/>
              </w:rPr>
              <w:t>采用采用高分辨质谱研究</w:t>
            </w:r>
            <w:r>
              <w:rPr>
                <w:rFonts w:ascii="等线" w:eastAsia="等线" w:hAnsi="等线" w:hint="eastAsia"/>
                <w:sz w:val="21"/>
                <w:szCs w:val="21"/>
                <w:lang w:eastAsia="zh-CN"/>
              </w:rPr>
              <w:t>XXX</w:t>
            </w:r>
            <w:r>
              <w:rPr>
                <w:rFonts w:ascii="等线" w:eastAsia="等线" w:hAnsi="等线" w:hint="eastAsia"/>
                <w:sz w:val="21"/>
                <w:szCs w:val="21"/>
                <w:lang w:eastAsia="zh-CN"/>
              </w:rPr>
              <w:t>化合物在不同种属肝微粒体代谢过程的种属差异（人、猴、犬、大鼠，小鼠）。</w:t>
            </w:r>
          </w:p>
        </w:tc>
        <w:tc>
          <w:tcPr>
            <w:tcW w:w="616" w:type="pct"/>
            <w:shd w:val="clear" w:color="auto" w:fill="auto"/>
            <w:vAlign w:val="center"/>
          </w:tcPr>
          <w:p w14:paraId="0D9C63C8"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7.7</w:t>
            </w:r>
          </w:p>
        </w:tc>
        <w:tc>
          <w:tcPr>
            <w:tcW w:w="584" w:type="pct"/>
            <w:shd w:val="clear" w:color="auto" w:fill="auto"/>
            <w:noWrap/>
            <w:vAlign w:val="center"/>
          </w:tcPr>
          <w:p w14:paraId="43AC94F8"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7F7E6504" w14:textId="77777777">
        <w:trPr>
          <w:trHeight w:val="569"/>
          <w:jc w:val="center"/>
        </w:trPr>
        <w:tc>
          <w:tcPr>
            <w:tcW w:w="280" w:type="pct"/>
            <w:shd w:val="clear" w:color="auto" w:fill="auto"/>
            <w:vAlign w:val="center"/>
          </w:tcPr>
          <w:p w14:paraId="63328F3B"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8</w:t>
            </w:r>
          </w:p>
        </w:tc>
        <w:tc>
          <w:tcPr>
            <w:tcW w:w="762" w:type="pct"/>
            <w:shd w:val="clear" w:color="auto" w:fill="auto"/>
            <w:vAlign w:val="center"/>
          </w:tcPr>
          <w:p w14:paraId="25ADC4F1" w14:textId="77777777" w:rsidR="0057420F" w:rsidRDefault="004B6417">
            <w:pPr>
              <w:spacing w:line="300" w:lineRule="auto"/>
              <w:jc w:val="center"/>
              <w:rPr>
                <w:rFonts w:ascii="等线" w:eastAsia="等线" w:hAnsi="等线"/>
                <w:b/>
                <w:bCs/>
                <w:sz w:val="21"/>
                <w:szCs w:val="21"/>
                <w:lang w:eastAsia="zh-CN"/>
              </w:rPr>
            </w:pPr>
            <w:r>
              <w:rPr>
                <w:rFonts w:ascii="等线" w:eastAsia="等线" w:hAnsi="等线" w:hint="eastAsia"/>
                <w:b/>
                <w:bCs/>
                <w:sz w:val="21"/>
                <w:szCs w:val="21"/>
                <w:lang w:eastAsia="zh-CN"/>
              </w:rPr>
              <w:t>LC-MS/MS</w:t>
            </w:r>
            <w:r>
              <w:rPr>
                <w:rFonts w:ascii="等线" w:eastAsia="等线" w:hAnsi="等线" w:hint="eastAsia"/>
                <w:b/>
                <w:bCs/>
                <w:sz w:val="21"/>
                <w:szCs w:val="21"/>
                <w:lang w:eastAsia="zh-CN"/>
              </w:rPr>
              <w:t>方法检测大鼠血浆中</w:t>
            </w:r>
            <w:r>
              <w:rPr>
                <w:rFonts w:ascii="等线" w:eastAsia="等线" w:hAnsi="等线" w:hint="eastAsia"/>
                <w:b/>
                <w:bCs/>
                <w:sz w:val="21"/>
                <w:szCs w:val="21"/>
                <w:lang w:eastAsia="zh-CN"/>
              </w:rPr>
              <w:t>XXX</w:t>
            </w:r>
            <w:r>
              <w:rPr>
                <w:rFonts w:ascii="等线" w:eastAsia="等线" w:hAnsi="等线" w:hint="eastAsia"/>
                <w:b/>
                <w:bCs/>
                <w:sz w:val="21"/>
                <w:szCs w:val="21"/>
                <w:lang w:eastAsia="zh-CN"/>
              </w:rPr>
              <w:t>化合物的方法开发与全验证</w:t>
            </w:r>
          </w:p>
        </w:tc>
        <w:tc>
          <w:tcPr>
            <w:tcW w:w="2757" w:type="pct"/>
            <w:gridSpan w:val="2"/>
            <w:shd w:val="clear" w:color="auto" w:fill="auto"/>
            <w:vAlign w:val="center"/>
          </w:tcPr>
          <w:p w14:paraId="16692AB8"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方法学验证符合</w:t>
            </w:r>
            <w:r>
              <w:rPr>
                <w:rFonts w:ascii="等线" w:eastAsia="等线" w:hAnsi="等线" w:hint="eastAsia"/>
                <w:sz w:val="21"/>
                <w:szCs w:val="21"/>
                <w:lang w:eastAsia="zh-CN"/>
              </w:rPr>
              <w:t>2020</w:t>
            </w:r>
            <w:r>
              <w:rPr>
                <w:rFonts w:ascii="等线" w:eastAsia="等线" w:hAnsi="等线" w:hint="eastAsia"/>
                <w:sz w:val="21"/>
                <w:szCs w:val="21"/>
                <w:lang w:eastAsia="zh-CN"/>
              </w:rPr>
              <w:t>版药典《生物样品定量分析方法验证指导原则》与</w:t>
            </w:r>
            <w:r>
              <w:rPr>
                <w:rFonts w:ascii="等线" w:eastAsia="等线" w:hAnsi="等线" w:hint="eastAsia"/>
                <w:sz w:val="21"/>
                <w:szCs w:val="21"/>
                <w:lang w:eastAsia="zh-CN"/>
              </w:rPr>
              <w:t>2014</w:t>
            </w:r>
            <w:r>
              <w:rPr>
                <w:rFonts w:ascii="等线" w:eastAsia="等线" w:hAnsi="等线" w:hint="eastAsia"/>
                <w:sz w:val="21"/>
                <w:szCs w:val="21"/>
                <w:lang w:eastAsia="zh-CN"/>
              </w:rPr>
              <w:t>年颁布的《药物非临床药代动力学研究技术指导原则》要求。</w:t>
            </w:r>
          </w:p>
          <w:p w14:paraId="5B988E2A"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本试验及下列试验均检测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09" w:author="赵剑" w:date="2025-06-06T17:15: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0692B961"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16.5</w:t>
            </w:r>
          </w:p>
        </w:tc>
        <w:tc>
          <w:tcPr>
            <w:tcW w:w="584" w:type="pct"/>
            <w:shd w:val="clear" w:color="auto" w:fill="auto"/>
            <w:noWrap/>
            <w:vAlign w:val="center"/>
          </w:tcPr>
          <w:p w14:paraId="45DE62BA"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00546BEF" w14:textId="77777777">
        <w:trPr>
          <w:trHeight w:val="569"/>
          <w:jc w:val="center"/>
        </w:trPr>
        <w:tc>
          <w:tcPr>
            <w:tcW w:w="280" w:type="pct"/>
            <w:shd w:val="clear" w:color="auto" w:fill="auto"/>
            <w:vAlign w:val="center"/>
          </w:tcPr>
          <w:p w14:paraId="2EF6366D"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10</w:t>
            </w:r>
          </w:p>
        </w:tc>
        <w:tc>
          <w:tcPr>
            <w:tcW w:w="762" w:type="pct"/>
            <w:shd w:val="clear" w:color="auto" w:fill="auto"/>
            <w:vAlign w:val="center"/>
          </w:tcPr>
          <w:p w14:paraId="3692C3B2"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LC-MS/MS</w:t>
            </w:r>
            <w:r>
              <w:rPr>
                <w:rFonts w:ascii="等线" w:eastAsia="等线" w:hAnsi="等线" w:hint="eastAsia"/>
                <w:b/>
                <w:bCs/>
                <w:sz w:val="21"/>
                <w:szCs w:val="21"/>
                <w:lang w:eastAsia="zh-CN"/>
              </w:rPr>
              <w:t>方法检测比格犬血浆中</w:t>
            </w:r>
            <w:r>
              <w:rPr>
                <w:rFonts w:ascii="等线" w:eastAsia="等线" w:hAnsi="等线" w:hint="eastAsia"/>
                <w:b/>
                <w:bCs/>
                <w:sz w:val="21"/>
                <w:szCs w:val="21"/>
                <w:lang w:eastAsia="zh-CN"/>
              </w:rPr>
              <w:t>XXX</w:t>
            </w:r>
            <w:r>
              <w:rPr>
                <w:rFonts w:ascii="等线" w:eastAsia="等线" w:hAnsi="等线" w:hint="eastAsia"/>
                <w:b/>
                <w:bCs/>
                <w:sz w:val="21"/>
                <w:szCs w:val="21"/>
                <w:lang w:eastAsia="zh-CN"/>
              </w:rPr>
              <w:t>化合物的方法开发与全验证</w:t>
            </w:r>
          </w:p>
        </w:tc>
        <w:tc>
          <w:tcPr>
            <w:tcW w:w="2757" w:type="pct"/>
            <w:gridSpan w:val="2"/>
            <w:shd w:val="clear" w:color="auto" w:fill="auto"/>
            <w:vAlign w:val="center"/>
          </w:tcPr>
          <w:p w14:paraId="376A642C"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方法验证符合</w:t>
            </w:r>
            <w:r>
              <w:rPr>
                <w:rFonts w:ascii="等线" w:eastAsia="等线" w:hAnsi="等线" w:hint="eastAsia"/>
                <w:sz w:val="21"/>
                <w:szCs w:val="21"/>
                <w:lang w:eastAsia="zh-CN"/>
              </w:rPr>
              <w:t>2020</w:t>
            </w:r>
            <w:r>
              <w:rPr>
                <w:rFonts w:ascii="等线" w:eastAsia="等线" w:hAnsi="等线" w:hint="eastAsia"/>
                <w:sz w:val="21"/>
                <w:szCs w:val="21"/>
                <w:lang w:eastAsia="zh-CN"/>
              </w:rPr>
              <w:t>版药典</w:t>
            </w:r>
            <w:r>
              <w:rPr>
                <w:rFonts w:ascii="等线" w:eastAsia="等线" w:hAnsi="等线" w:hint="eastAsia"/>
                <w:sz w:val="21"/>
                <w:szCs w:val="21"/>
                <w:lang w:eastAsia="zh-CN"/>
              </w:rPr>
              <w:t xml:space="preserve"> </w:t>
            </w:r>
            <w:r>
              <w:rPr>
                <w:rFonts w:ascii="等线" w:eastAsia="等线" w:hAnsi="等线" w:hint="eastAsia"/>
                <w:sz w:val="21"/>
                <w:szCs w:val="21"/>
                <w:lang w:eastAsia="zh-CN"/>
              </w:rPr>
              <w:t>《生物样品定量分析方法验证指导原则》与</w:t>
            </w:r>
            <w:r>
              <w:rPr>
                <w:rFonts w:ascii="等线" w:eastAsia="等线" w:hAnsi="等线" w:hint="eastAsia"/>
                <w:sz w:val="21"/>
                <w:szCs w:val="21"/>
                <w:lang w:eastAsia="zh-CN"/>
              </w:rPr>
              <w:t>2014</w:t>
            </w:r>
            <w:r>
              <w:rPr>
                <w:rFonts w:ascii="等线" w:eastAsia="等线" w:hAnsi="等线" w:hint="eastAsia"/>
                <w:sz w:val="21"/>
                <w:szCs w:val="21"/>
                <w:lang w:eastAsia="zh-CN"/>
              </w:rPr>
              <w:t>年颁布的《药物非临床药代动力学研究技术指导原则》要求</w:t>
            </w:r>
          </w:p>
          <w:p w14:paraId="0791C407"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本试验及下列试验均检测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10" w:author="赵剑" w:date="2025-06-06T17:15: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7E1A046D"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16.5</w:t>
            </w:r>
          </w:p>
        </w:tc>
        <w:tc>
          <w:tcPr>
            <w:tcW w:w="584" w:type="pct"/>
            <w:shd w:val="clear" w:color="auto" w:fill="auto"/>
            <w:noWrap/>
            <w:vAlign w:val="center"/>
          </w:tcPr>
          <w:p w14:paraId="4728B92A"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375D9301" w14:textId="77777777">
        <w:trPr>
          <w:trHeight w:val="569"/>
          <w:jc w:val="center"/>
        </w:trPr>
        <w:tc>
          <w:tcPr>
            <w:tcW w:w="280" w:type="pct"/>
            <w:shd w:val="clear" w:color="auto" w:fill="auto"/>
            <w:vAlign w:val="center"/>
          </w:tcPr>
          <w:p w14:paraId="41BD63F9"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11</w:t>
            </w:r>
          </w:p>
        </w:tc>
        <w:tc>
          <w:tcPr>
            <w:tcW w:w="762" w:type="pct"/>
            <w:shd w:val="clear" w:color="auto" w:fill="auto"/>
            <w:vAlign w:val="center"/>
          </w:tcPr>
          <w:p w14:paraId="19B1317C"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LC-MS/MS</w:t>
            </w:r>
            <w:r>
              <w:rPr>
                <w:rFonts w:ascii="等线" w:eastAsia="等线" w:hAnsi="等线" w:hint="eastAsia"/>
                <w:b/>
                <w:bCs/>
                <w:sz w:val="21"/>
                <w:szCs w:val="21"/>
                <w:lang w:eastAsia="zh-CN"/>
              </w:rPr>
              <w:t>方法检测大</w:t>
            </w:r>
            <w:proofErr w:type="gramStart"/>
            <w:r>
              <w:rPr>
                <w:rFonts w:ascii="等线" w:eastAsia="等线" w:hAnsi="等线" w:hint="eastAsia"/>
                <w:b/>
                <w:bCs/>
                <w:sz w:val="21"/>
                <w:szCs w:val="21"/>
                <w:lang w:eastAsia="zh-CN"/>
              </w:rPr>
              <w:t>鼠组织</w:t>
            </w:r>
            <w:proofErr w:type="gramEnd"/>
            <w:r>
              <w:rPr>
                <w:rFonts w:ascii="等线" w:eastAsia="等线" w:hAnsi="等线" w:hint="eastAsia"/>
                <w:b/>
                <w:bCs/>
                <w:sz w:val="21"/>
                <w:szCs w:val="21"/>
                <w:lang w:eastAsia="zh-CN"/>
              </w:rPr>
              <w:t>中</w:t>
            </w:r>
            <w:r>
              <w:rPr>
                <w:rFonts w:ascii="等线" w:eastAsia="等线" w:hAnsi="等线" w:hint="eastAsia"/>
                <w:b/>
                <w:bCs/>
                <w:sz w:val="21"/>
                <w:szCs w:val="21"/>
                <w:lang w:eastAsia="zh-CN"/>
              </w:rPr>
              <w:t>XXX</w:t>
            </w:r>
            <w:r>
              <w:rPr>
                <w:rFonts w:ascii="等线" w:eastAsia="等线" w:hAnsi="等线" w:hint="eastAsia"/>
                <w:b/>
                <w:bCs/>
                <w:sz w:val="21"/>
                <w:szCs w:val="21"/>
                <w:lang w:eastAsia="zh-CN"/>
              </w:rPr>
              <w:t>化合物的方法开发与部分验证</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3DC424BC"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方法验证符合</w:t>
            </w:r>
            <w:r>
              <w:rPr>
                <w:rFonts w:ascii="等线" w:eastAsia="等线" w:hAnsi="等线" w:hint="eastAsia"/>
                <w:sz w:val="21"/>
                <w:szCs w:val="21"/>
                <w:lang w:eastAsia="zh-CN"/>
              </w:rPr>
              <w:t>2014</w:t>
            </w:r>
            <w:r>
              <w:rPr>
                <w:rFonts w:ascii="等线" w:eastAsia="等线" w:hAnsi="等线" w:hint="eastAsia"/>
                <w:sz w:val="21"/>
                <w:szCs w:val="21"/>
                <w:lang w:eastAsia="zh-CN"/>
              </w:rPr>
              <w:t>年颁布的《药物非临床药代动力学研究技术指导原则》要求</w:t>
            </w:r>
          </w:p>
          <w:p w14:paraId="28C20D1A"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本试验及下列试验均检测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11" w:author="赵剑" w:date="2025-06-06T17:15: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377D58E4"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5EC7F061"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37F0BD20" w14:textId="77777777">
        <w:trPr>
          <w:trHeight w:val="569"/>
          <w:jc w:val="center"/>
        </w:trPr>
        <w:tc>
          <w:tcPr>
            <w:tcW w:w="280" w:type="pct"/>
            <w:shd w:val="clear" w:color="auto" w:fill="auto"/>
            <w:vAlign w:val="center"/>
          </w:tcPr>
          <w:p w14:paraId="1BDD581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12</w:t>
            </w:r>
          </w:p>
        </w:tc>
        <w:tc>
          <w:tcPr>
            <w:tcW w:w="762" w:type="pct"/>
            <w:shd w:val="clear" w:color="auto" w:fill="auto"/>
            <w:vAlign w:val="center"/>
          </w:tcPr>
          <w:p w14:paraId="158861B0"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LC-MS/MS</w:t>
            </w:r>
            <w:r>
              <w:rPr>
                <w:rFonts w:ascii="等线" w:eastAsia="等线" w:hAnsi="等线" w:hint="eastAsia"/>
                <w:b/>
                <w:bCs/>
                <w:sz w:val="21"/>
                <w:szCs w:val="21"/>
                <w:lang w:eastAsia="zh-CN"/>
              </w:rPr>
              <w:t>方法检测大鼠粪、尿、胆汁中</w:t>
            </w:r>
            <w:r>
              <w:rPr>
                <w:rFonts w:ascii="等线" w:eastAsia="等线" w:hAnsi="等线" w:hint="eastAsia"/>
                <w:b/>
                <w:bCs/>
                <w:sz w:val="21"/>
                <w:szCs w:val="21"/>
                <w:lang w:eastAsia="zh-CN"/>
              </w:rPr>
              <w:t>XXX</w:t>
            </w:r>
            <w:r>
              <w:rPr>
                <w:rFonts w:ascii="等线" w:eastAsia="等线" w:hAnsi="等线" w:hint="eastAsia"/>
                <w:b/>
                <w:bCs/>
                <w:sz w:val="21"/>
                <w:szCs w:val="21"/>
                <w:lang w:eastAsia="zh-CN"/>
              </w:rPr>
              <w:t>化合物的方法开发与部分验证</w:t>
            </w:r>
            <w:r>
              <w:rPr>
                <w:rFonts w:ascii="等线" w:eastAsia="等线" w:hAnsi="等线" w:hint="eastAsia"/>
                <w:b/>
                <w:bCs/>
                <w:sz w:val="21"/>
                <w:szCs w:val="21"/>
                <w:lang w:eastAsia="zh-CN"/>
              </w:rPr>
              <w:t xml:space="preserve"> </w:t>
            </w:r>
          </w:p>
        </w:tc>
        <w:tc>
          <w:tcPr>
            <w:tcW w:w="2757" w:type="pct"/>
            <w:gridSpan w:val="2"/>
            <w:shd w:val="clear" w:color="auto" w:fill="auto"/>
            <w:vAlign w:val="center"/>
          </w:tcPr>
          <w:p w14:paraId="2C186ACA"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方法验证符合</w:t>
            </w:r>
            <w:r>
              <w:rPr>
                <w:rFonts w:ascii="等线" w:eastAsia="等线" w:hAnsi="等线" w:hint="eastAsia"/>
                <w:sz w:val="21"/>
                <w:szCs w:val="21"/>
                <w:lang w:eastAsia="zh-CN"/>
              </w:rPr>
              <w:t>2014</w:t>
            </w:r>
            <w:r>
              <w:rPr>
                <w:rFonts w:ascii="等线" w:eastAsia="等线" w:hAnsi="等线" w:hint="eastAsia"/>
                <w:sz w:val="21"/>
                <w:szCs w:val="21"/>
                <w:lang w:eastAsia="zh-CN"/>
              </w:rPr>
              <w:t>年颁布的《药物非临床药代动力学研究技术指导原则》要求</w:t>
            </w:r>
          </w:p>
          <w:p w14:paraId="3FC596A8"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本试验检测</w:t>
            </w:r>
            <w:r>
              <w:rPr>
                <w:rFonts w:ascii="等线" w:eastAsia="等线" w:hAnsi="等线" w:hint="eastAsia"/>
                <w:sz w:val="21"/>
                <w:szCs w:val="21"/>
                <w:lang w:eastAsia="zh-CN"/>
              </w:rPr>
              <w:t>3</w:t>
            </w:r>
            <w:r>
              <w:rPr>
                <w:rFonts w:ascii="等线" w:eastAsia="等线" w:hAnsi="等线" w:hint="eastAsia"/>
                <w:sz w:val="21"/>
                <w:szCs w:val="21"/>
                <w:lang w:eastAsia="zh-CN"/>
              </w:rPr>
              <w:t>个主要成分</w:t>
            </w:r>
            <w:ins w:id="212" w:author="赵剑" w:date="2025-06-06T17:15:00Z">
              <w:r>
                <w:rPr>
                  <w:rFonts w:ascii="等线" w:eastAsia="等线" w:hAnsi="等线" w:hint="eastAsia"/>
                  <w:sz w:val="21"/>
                  <w:szCs w:val="21"/>
                  <w:lang w:eastAsia="zh-CN"/>
                </w:rPr>
                <w:t>，</w:t>
              </w:r>
              <w:r>
                <w:rPr>
                  <w:rFonts w:ascii="等线" w:eastAsia="等线" w:hAnsi="等线" w:hint="eastAsia"/>
                  <w:sz w:val="21"/>
                  <w:szCs w:val="21"/>
                  <w:lang w:eastAsia="zh-CN"/>
                </w:rPr>
                <w:t>若超过</w:t>
              </w:r>
              <w:r>
                <w:rPr>
                  <w:rFonts w:ascii="等线" w:eastAsia="等线" w:hAnsi="等线" w:hint="eastAsia"/>
                  <w:sz w:val="21"/>
                  <w:szCs w:val="21"/>
                  <w:lang w:eastAsia="zh-CN"/>
                </w:rPr>
                <w:t>3</w:t>
              </w:r>
              <w:r>
                <w:rPr>
                  <w:rFonts w:ascii="等线" w:eastAsia="等线" w:hAnsi="等线" w:hint="eastAsia"/>
                  <w:sz w:val="21"/>
                  <w:szCs w:val="21"/>
                  <w:lang w:eastAsia="zh-CN"/>
                </w:rPr>
                <w:t>个成分分析，费用另计</w:t>
              </w:r>
            </w:ins>
            <w:r>
              <w:rPr>
                <w:rFonts w:ascii="等线" w:eastAsia="等线" w:hAnsi="等线" w:hint="eastAsia"/>
                <w:sz w:val="21"/>
                <w:szCs w:val="21"/>
                <w:lang w:eastAsia="zh-CN"/>
              </w:rPr>
              <w:t>。</w:t>
            </w:r>
          </w:p>
        </w:tc>
        <w:tc>
          <w:tcPr>
            <w:tcW w:w="616" w:type="pct"/>
            <w:shd w:val="clear" w:color="auto" w:fill="auto"/>
            <w:vAlign w:val="center"/>
          </w:tcPr>
          <w:p w14:paraId="1A318B9E"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79C5E50B"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1</w:t>
            </w:r>
            <w:r>
              <w:rPr>
                <w:rFonts w:ascii="等线" w:eastAsia="等线" w:hAnsi="等线" w:hint="eastAsia"/>
                <w:sz w:val="21"/>
                <w:szCs w:val="21"/>
                <w:lang w:eastAsia="zh-CN"/>
              </w:rPr>
              <w:t>个月</w:t>
            </w:r>
          </w:p>
        </w:tc>
      </w:tr>
      <w:tr w:rsidR="0057420F" w14:paraId="3AE18975" w14:textId="77777777">
        <w:trPr>
          <w:trHeight w:val="569"/>
          <w:jc w:val="center"/>
        </w:trPr>
        <w:tc>
          <w:tcPr>
            <w:tcW w:w="280" w:type="pct"/>
            <w:shd w:val="clear" w:color="auto" w:fill="auto"/>
            <w:vAlign w:val="center"/>
          </w:tcPr>
          <w:p w14:paraId="29943E48"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13</w:t>
            </w:r>
          </w:p>
        </w:tc>
        <w:tc>
          <w:tcPr>
            <w:tcW w:w="762" w:type="pct"/>
            <w:shd w:val="clear" w:color="auto" w:fill="auto"/>
            <w:vAlign w:val="center"/>
          </w:tcPr>
          <w:p w14:paraId="372618D6"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试验数据的审核和报告</w:t>
            </w:r>
          </w:p>
        </w:tc>
        <w:tc>
          <w:tcPr>
            <w:tcW w:w="2757" w:type="pct"/>
            <w:gridSpan w:val="2"/>
            <w:shd w:val="clear" w:color="auto" w:fill="auto"/>
            <w:vAlign w:val="center"/>
          </w:tcPr>
          <w:p w14:paraId="4B93AAEC" w14:textId="77777777" w:rsidR="0057420F" w:rsidRDefault="004B6417">
            <w:pPr>
              <w:spacing w:line="300" w:lineRule="auto"/>
              <w:ind w:firstLineChars="100" w:firstLine="210"/>
              <w:rPr>
                <w:rFonts w:ascii="等线" w:eastAsia="等线" w:hAnsi="等线"/>
                <w:sz w:val="21"/>
                <w:szCs w:val="21"/>
                <w:lang w:eastAsia="zh-CN"/>
              </w:rPr>
            </w:pPr>
            <w:r>
              <w:rPr>
                <w:rFonts w:ascii="等线" w:eastAsia="等线" w:hAnsi="等线" w:hint="eastAsia"/>
                <w:sz w:val="21"/>
                <w:szCs w:val="21"/>
                <w:lang w:eastAsia="zh-CN"/>
              </w:rPr>
              <w:t>研究结果和研究报告的整理及</w:t>
            </w:r>
            <w:r>
              <w:rPr>
                <w:rFonts w:ascii="等线" w:eastAsia="等线" w:hAnsi="等线" w:hint="eastAsia"/>
                <w:sz w:val="21"/>
                <w:szCs w:val="21"/>
                <w:lang w:eastAsia="zh-CN"/>
              </w:rPr>
              <w:t>QC/QA</w:t>
            </w:r>
            <w:ins w:id="213" w:author="hzhong126@gmail.com" w:date="2025-05-24T07:40:00Z">
              <w:r>
                <w:rPr>
                  <w:rFonts w:ascii="等线" w:eastAsia="等线" w:hAnsi="等线" w:hint="eastAsia"/>
                  <w:sz w:val="21"/>
                  <w:szCs w:val="21"/>
                  <w:lang w:eastAsia="zh-CN"/>
                </w:rPr>
                <w:t xml:space="preserve"> </w:t>
              </w:r>
            </w:ins>
          </w:p>
        </w:tc>
        <w:tc>
          <w:tcPr>
            <w:tcW w:w="616" w:type="pct"/>
            <w:shd w:val="clear" w:color="auto" w:fill="auto"/>
            <w:vAlign w:val="center"/>
          </w:tcPr>
          <w:p w14:paraId="7B111020"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5.5</w:t>
            </w:r>
          </w:p>
        </w:tc>
        <w:tc>
          <w:tcPr>
            <w:tcW w:w="584" w:type="pct"/>
            <w:shd w:val="clear" w:color="auto" w:fill="auto"/>
            <w:noWrap/>
            <w:vAlign w:val="center"/>
          </w:tcPr>
          <w:p w14:paraId="58A48725"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2</w:t>
            </w:r>
            <w:r>
              <w:rPr>
                <w:rFonts w:ascii="等线" w:eastAsia="等线" w:hAnsi="等线" w:hint="eastAsia"/>
                <w:sz w:val="21"/>
                <w:szCs w:val="21"/>
                <w:lang w:eastAsia="zh-CN"/>
              </w:rPr>
              <w:t>个月</w:t>
            </w:r>
          </w:p>
        </w:tc>
      </w:tr>
      <w:tr w:rsidR="0057420F" w14:paraId="49486D45" w14:textId="77777777">
        <w:trPr>
          <w:trHeight w:val="569"/>
          <w:jc w:val="center"/>
        </w:trPr>
        <w:tc>
          <w:tcPr>
            <w:tcW w:w="280" w:type="pct"/>
            <w:shd w:val="clear" w:color="auto" w:fill="auto"/>
            <w:vAlign w:val="center"/>
          </w:tcPr>
          <w:p w14:paraId="7963205F"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6ADDD8AA"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t>小计</w:t>
            </w:r>
          </w:p>
        </w:tc>
        <w:tc>
          <w:tcPr>
            <w:tcW w:w="2757" w:type="pct"/>
            <w:gridSpan w:val="2"/>
            <w:shd w:val="clear" w:color="auto" w:fill="auto"/>
            <w:vAlign w:val="center"/>
          </w:tcPr>
          <w:p w14:paraId="5BCDF136" w14:textId="77777777" w:rsidR="0057420F" w:rsidRDefault="0057420F">
            <w:pPr>
              <w:spacing w:line="300" w:lineRule="auto"/>
              <w:ind w:firstLineChars="100" w:firstLine="210"/>
              <w:rPr>
                <w:rFonts w:ascii="等线" w:eastAsia="等线" w:hAnsi="等线"/>
                <w:b/>
                <w:bCs/>
                <w:sz w:val="21"/>
                <w:szCs w:val="21"/>
                <w:lang w:eastAsia="zh-CN"/>
              </w:rPr>
            </w:pPr>
          </w:p>
        </w:tc>
        <w:tc>
          <w:tcPr>
            <w:tcW w:w="616" w:type="pct"/>
            <w:shd w:val="clear" w:color="auto" w:fill="auto"/>
            <w:vAlign w:val="center"/>
          </w:tcPr>
          <w:p w14:paraId="06AB7D69"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cs="等线" w:hint="eastAsia"/>
                <w:b/>
                <w:bCs/>
                <w:color w:val="000000"/>
                <w:sz w:val="21"/>
                <w:szCs w:val="21"/>
                <w:lang w:eastAsia="zh-CN" w:bidi="ar"/>
              </w:rPr>
              <w:t>148.5</w:t>
            </w:r>
          </w:p>
        </w:tc>
        <w:tc>
          <w:tcPr>
            <w:tcW w:w="584" w:type="pct"/>
            <w:shd w:val="clear" w:color="auto" w:fill="auto"/>
            <w:noWrap/>
            <w:vAlign w:val="center"/>
          </w:tcPr>
          <w:p w14:paraId="7BF6E1FC" w14:textId="77777777" w:rsidR="0057420F" w:rsidRDefault="0057420F">
            <w:pPr>
              <w:spacing w:line="360" w:lineRule="auto"/>
              <w:rPr>
                <w:rFonts w:ascii="等线" w:eastAsia="等线" w:hAnsi="等线"/>
                <w:b/>
                <w:bCs/>
                <w:sz w:val="21"/>
                <w:szCs w:val="21"/>
                <w:lang w:eastAsia="zh-CN"/>
              </w:rPr>
            </w:pPr>
          </w:p>
        </w:tc>
      </w:tr>
      <w:tr w:rsidR="0057420F" w14:paraId="368EB7EC" w14:textId="77777777">
        <w:trPr>
          <w:trHeight w:val="569"/>
          <w:jc w:val="center"/>
        </w:trPr>
        <w:tc>
          <w:tcPr>
            <w:tcW w:w="5000" w:type="pct"/>
            <w:gridSpan w:val="6"/>
            <w:shd w:val="clear" w:color="auto" w:fill="auto"/>
            <w:vAlign w:val="center"/>
          </w:tcPr>
          <w:p w14:paraId="7A94B91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三、</w:t>
            </w:r>
            <w:proofErr w:type="gramStart"/>
            <w:r>
              <w:rPr>
                <w:rFonts w:ascii="等线" w:eastAsia="等线" w:hAnsi="等线" w:hint="eastAsia"/>
                <w:b/>
                <w:bCs/>
                <w:sz w:val="21"/>
                <w:szCs w:val="21"/>
                <w:lang w:eastAsia="zh-CN"/>
              </w:rPr>
              <w:t>非试验</w:t>
            </w:r>
            <w:proofErr w:type="gramEnd"/>
            <w:r>
              <w:rPr>
                <w:rFonts w:ascii="等线" w:eastAsia="等线" w:hAnsi="等线" w:hint="eastAsia"/>
                <w:b/>
                <w:bCs/>
                <w:sz w:val="21"/>
                <w:szCs w:val="21"/>
                <w:lang w:eastAsia="zh-CN"/>
              </w:rPr>
              <w:t>部分</w:t>
            </w:r>
          </w:p>
        </w:tc>
      </w:tr>
      <w:tr w:rsidR="0057420F" w14:paraId="1B86F230" w14:textId="77777777">
        <w:trPr>
          <w:trHeight w:val="569"/>
          <w:jc w:val="center"/>
        </w:trPr>
        <w:tc>
          <w:tcPr>
            <w:tcW w:w="280" w:type="pct"/>
            <w:shd w:val="clear" w:color="auto" w:fill="auto"/>
            <w:vAlign w:val="center"/>
          </w:tcPr>
          <w:p w14:paraId="1C32B4AD"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w:t>
            </w:r>
          </w:p>
        </w:tc>
        <w:tc>
          <w:tcPr>
            <w:tcW w:w="762" w:type="pct"/>
            <w:shd w:val="clear" w:color="auto" w:fill="auto"/>
            <w:vAlign w:val="center"/>
          </w:tcPr>
          <w:p w14:paraId="6049FF74"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sz w:val="21"/>
                <w:szCs w:val="21"/>
                <w:lang w:eastAsia="zh-CN"/>
              </w:rPr>
              <w:t>SEND</w:t>
            </w:r>
            <w:r>
              <w:rPr>
                <w:rFonts w:ascii="等线" w:eastAsia="等线" w:hAnsi="等线" w:hint="eastAsia"/>
                <w:b/>
                <w:sz w:val="21"/>
                <w:szCs w:val="21"/>
                <w:lang w:eastAsia="zh-CN"/>
              </w:rPr>
              <w:t>格式转换</w:t>
            </w:r>
          </w:p>
        </w:tc>
        <w:tc>
          <w:tcPr>
            <w:tcW w:w="2757" w:type="pct"/>
            <w:gridSpan w:val="2"/>
            <w:shd w:val="clear" w:color="auto" w:fill="auto"/>
            <w:vAlign w:val="center"/>
          </w:tcPr>
          <w:p w14:paraId="11D9DE3C"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数据转换内容包含：</w:t>
            </w:r>
          </w:p>
          <w:p w14:paraId="6E2F5625"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1</w:t>
            </w:r>
            <w:r>
              <w:rPr>
                <w:rFonts w:ascii="等线" w:eastAsia="等线" w:hAnsi="等线" w:hint="eastAsia"/>
                <w:bCs/>
                <w:sz w:val="21"/>
                <w:szCs w:val="21"/>
                <w:lang w:eastAsia="zh-CN"/>
              </w:rPr>
              <w:t>、</w:t>
            </w:r>
            <w:proofErr w:type="gramStart"/>
            <w:r>
              <w:rPr>
                <w:rFonts w:ascii="等线" w:eastAsia="等线" w:hAnsi="等线" w:hint="eastAsia"/>
                <w:bCs/>
                <w:sz w:val="21"/>
                <w:szCs w:val="21"/>
                <w:lang w:eastAsia="zh-CN"/>
              </w:rPr>
              <w:t>大鼠单次</w:t>
            </w:r>
            <w:proofErr w:type="gramEnd"/>
            <w:r>
              <w:rPr>
                <w:rFonts w:ascii="等线" w:eastAsia="等线" w:hAnsi="等线" w:hint="eastAsia"/>
                <w:bCs/>
                <w:sz w:val="21"/>
                <w:szCs w:val="21"/>
                <w:lang w:eastAsia="zh-CN"/>
              </w:rPr>
              <w:t>给药毒性试验；</w:t>
            </w:r>
          </w:p>
          <w:p w14:paraId="2908CC0B"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2</w:t>
            </w:r>
            <w:r>
              <w:rPr>
                <w:rFonts w:ascii="等线" w:eastAsia="等线" w:hAnsi="等线" w:hint="eastAsia"/>
                <w:bCs/>
                <w:sz w:val="21"/>
                <w:szCs w:val="21"/>
                <w:lang w:eastAsia="zh-CN"/>
              </w:rPr>
              <w:t>、</w:t>
            </w:r>
            <w:r>
              <w:rPr>
                <w:rFonts w:ascii="等线" w:eastAsia="等线" w:hAnsi="等线" w:hint="eastAsia"/>
                <w:bCs/>
                <w:sz w:val="21"/>
                <w:szCs w:val="21"/>
                <w:lang w:eastAsia="zh-CN"/>
              </w:rPr>
              <w:t>beagle</w:t>
            </w:r>
            <w:proofErr w:type="gramStart"/>
            <w:r>
              <w:rPr>
                <w:rFonts w:ascii="等线" w:eastAsia="等线" w:hAnsi="等线" w:hint="eastAsia"/>
                <w:bCs/>
                <w:sz w:val="21"/>
                <w:szCs w:val="21"/>
                <w:lang w:eastAsia="zh-CN"/>
              </w:rPr>
              <w:t>犬单次</w:t>
            </w:r>
            <w:proofErr w:type="gramEnd"/>
            <w:r>
              <w:rPr>
                <w:rFonts w:ascii="等线" w:eastAsia="等线" w:hAnsi="等线" w:hint="eastAsia"/>
                <w:bCs/>
                <w:sz w:val="21"/>
                <w:szCs w:val="21"/>
                <w:lang w:eastAsia="zh-CN"/>
              </w:rPr>
              <w:t>给药毒性试验；</w:t>
            </w:r>
          </w:p>
          <w:p w14:paraId="51888C8D"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3</w:t>
            </w:r>
            <w:r>
              <w:rPr>
                <w:rFonts w:ascii="等线" w:eastAsia="等线" w:hAnsi="等线" w:hint="eastAsia"/>
                <w:bCs/>
                <w:sz w:val="21"/>
                <w:szCs w:val="21"/>
                <w:lang w:eastAsia="zh-CN"/>
              </w:rPr>
              <w:t>、</w:t>
            </w:r>
            <w:r>
              <w:rPr>
                <w:rFonts w:ascii="等线" w:eastAsia="等线" w:hAnsi="等线" w:hint="eastAsia"/>
                <w:bCs/>
                <w:sz w:val="21"/>
                <w:szCs w:val="21"/>
                <w:lang w:eastAsia="zh-CN"/>
              </w:rPr>
              <w:t>beagle</w:t>
            </w:r>
            <w:proofErr w:type="gramStart"/>
            <w:r>
              <w:rPr>
                <w:rFonts w:ascii="等线" w:eastAsia="等线" w:hAnsi="等线" w:hint="eastAsia"/>
                <w:bCs/>
                <w:sz w:val="21"/>
                <w:szCs w:val="21"/>
                <w:lang w:eastAsia="zh-CN"/>
              </w:rPr>
              <w:t>犬安全</w:t>
            </w:r>
            <w:proofErr w:type="gramEnd"/>
            <w:r>
              <w:rPr>
                <w:rFonts w:ascii="等线" w:eastAsia="等线" w:hAnsi="等线" w:hint="eastAsia"/>
                <w:bCs/>
                <w:sz w:val="21"/>
                <w:szCs w:val="21"/>
                <w:lang w:eastAsia="zh-CN"/>
              </w:rPr>
              <w:t>药理试验；</w:t>
            </w:r>
          </w:p>
          <w:p w14:paraId="7E84CCCB"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4</w:t>
            </w:r>
            <w:r>
              <w:rPr>
                <w:rFonts w:ascii="等线" w:eastAsia="等线" w:hAnsi="等线" w:hint="eastAsia"/>
                <w:bCs/>
                <w:sz w:val="21"/>
                <w:szCs w:val="21"/>
                <w:lang w:eastAsia="zh-CN"/>
              </w:rPr>
              <w:t>、大鼠呼吸系统影响试验</w:t>
            </w:r>
          </w:p>
          <w:p w14:paraId="47B18434"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5</w:t>
            </w:r>
            <w:r>
              <w:rPr>
                <w:rFonts w:ascii="等线" w:eastAsia="等线" w:hAnsi="等线" w:hint="eastAsia"/>
                <w:bCs/>
                <w:sz w:val="21"/>
                <w:szCs w:val="21"/>
                <w:lang w:eastAsia="zh-CN"/>
              </w:rPr>
              <w:t>、</w:t>
            </w:r>
            <w:r>
              <w:rPr>
                <w:rFonts w:ascii="等线" w:eastAsia="等线" w:hAnsi="等线" w:hint="eastAsia"/>
                <w:bCs/>
                <w:sz w:val="21"/>
                <w:szCs w:val="21"/>
                <w:lang w:eastAsia="zh-CN"/>
              </w:rPr>
              <w:t>SD</w:t>
            </w:r>
            <w:r>
              <w:rPr>
                <w:rFonts w:ascii="等线" w:eastAsia="等线" w:hAnsi="等线" w:hint="eastAsia"/>
                <w:bCs/>
                <w:sz w:val="21"/>
                <w:szCs w:val="21"/>
                <w:lang w:eastAsia="zh-CN"/>
              </w:rPr>
              <w:t>大鼠重复给药</w:t>
            </w:r>
            <w:r>
              <w:rPr>
                <w:rFonts w:ascii="等线" w:eastAsia="等线" w:hAnsi="等线" w:hint="eastAsia"/>
                <w:bCs/>
                <w:sz w:val="21"/>
                <w:szCs w:val="21"/>
                <w:lang w:eastAsia="zh-CN"/>
              </w:rPr>
              <w:t>13</w:t>
            </w:r>
            <w:r>
              <w:rPr>
                <w:rFonts w:ascii="等线" w:eastAsia="等线" w:hAnsi="等线" w:hint="eastAsia"/>
                <w:bCs/>
                <w:sz w:val="21"/>
                <w:szCs w:val="21"/>
                <w:lang w:eastAsia="zh-CN"/>
              </w:rPr>
              <w:t>周毒性试验；</w:t>
            </w:r>
          </w:p>
          <w:p w14:paraId="00298D7F"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6</w:t>
            </w:r>
            <w:r>
              <w:rPr>
                <w:rFonts w:ascii="等线" w:eastAsia="等线" w:hAnsi="等线" w:hint="eastAsia"/>
                <w:bCs/>
                <w:sz w:val="21"/>
                <w:szCs w:val="21"/>
                <w:lang w:eastAsia="zh-CN"/>
              </w:rPr>
              <w:t>、</w:t>
            </w:r>
            <w:r>
              <w:rPr>
                <w:rFonts w:ascii="等线" w:eastAsia="等线" w:hAnsi="等线" w:hint="eastAsia"/>
                <w:bCs/>
                <w:sz w:val="21"/>
                <w:szCs w:val="21"/>
                <w:lang w:eastAsia="zh-CN"/>
              </w:rPr>
              <w:t>Beagle</w:t>
            </w:r>
            <w:r>
              <w:rPr>
                <w:rFonts w:ascii="等线" w:eastAsia="等线" w:hAnsi="等线" w:hint="eastAsia"/>
                <w:bCs/>
                <w:sz w:val="21"/>
                <w:szCs w:val="21"/>
                <w:lang w:eastAsia="zh-CN"/>
              </w:rPr>
              <w:t>犬重复给药</w:t>
            </w:r>
            <w:r>
              <w:rPr>
                <w:rFonts w:ascii="等线" w:eastAsia="等线" w:hAnsi="等线" w:hint="eastAsia"/>
                <w:bCs/>
                <w:sz w:val="21"/>
                <w:szCs w:val="21"/>
                <w:lang w:eastAsia="zh-CN"/>
              </w:rPr>
              <w:t>13</w:t>
            </w:r>
            <w:r>
              <w:rPr>
                <w:rFonts w:ascii="等线" w:eastAsia="等线" w:hAnsi="等线" w:hint="eastAsia"/>
                <w:bCs/>
                <w:sz w:val="21"/>
                <w:szCs w:val="21"/>
                <w:lang w:eastAsia="zh-CN"/>
              </w:rPr>
              <w:t>周毒性试验。</w:t>
            </w:r>
          </w:p>
          <w:p w14:paraId="5525E301" w14:textId="77777777" w:rsidR="0057420F" w:rsidRDefault="004B6417">
            <w:pPr>
              <w:spacing w:line="300" w:lineRule="auto"/>
              <w:ind w:firstLineChars="100" w:firstLine="210"/>
              <w:rPr>
                <w:rFonts w:ascii="等线" w:eastAsia="等线" w:hAnsi="等线"/>
                <w:bCs/>
                <w:sz w:val="21"/>
                <w:szCs w:val="21"/>
                <w:lang w:eastAsia="zh-CN"/>
              </w:rPr>
            </w:pPr>
            <w:r>
              <w:rPr>
                <w:rFonts w:ascii="等线" w:eastAsia="等线" w:hAnsi="等线" w:hint="eastAsia"/>
                <w:bCs/>
                <w:sz w:val="21"/>
                <w:szCs w:val="21"/>
                <w:lang w:eastAsia="zh-CN"/>
              </w:rPr>
              <w:t>7</w:t>
            </w:r>
            <w:r>
              <w:rPr>
                <w:rFonts w:ascii="等线" w:eastAsia="等线" w:hAnsi="等线" w:hint="eastAsia"/>
                <w:bCs/>
                <w:sz w:val="21"/>
                <w:szCs w:val="21"/>
                <w:lang w:eastAsia="zh-CN"/>
              </w:rPr>
              <w:t>、大鼠和</w:t>
            </w:r>
            <w:proofErr w:type="gramStart"/>
            <w:r>
              <w:rPr>
                <w:rFonts w:ascii="等线" w:eastAsia="等线" w:hAnsi="等线" w:hint="eastAsia"/>
                <w:bCs/>
                <w:sz w:val="21"/>
                <w:szCs w:val="21"/>
                <w:lang w:eastAsia="zh-CN"/>
              </w:rPr>
              <w:t>犬</w:t>
            </w:r>
            <w:r>
              <w:rPr>
                <w:rFonts w:ascii="等线" w:eastAsia="等线" w:hAnsi="等线" w:hint="eastAsia"/>
                <w:bCs/>
                <w:sz w:val="21"/>
                <w:szCs w:val="21"/>
                <w:lang w:eastAsia="zh-CN"/>
              </w:rPr>
              <w:t>4</w:t>
            </w:r>
            <w:r>
              <w:rPr>
                <w:rFonts w:ascii="等线" w:eastAsia="等线" w:hAnsi="等线" w:hint="eastAsia"/>
                <w:bCs/>
                <w:sz w:val="21"/>
                <w:szCs w:val="21"/>
                <w:lang w:eastAsia="zh-CN"/>
              </w:rPr>
              <w:t>周</w:t>
            </w:r>
            <w:proofErr w:type="gramEnd"/>
            <w:r>
              <w:rPr>
                <w:rFonts w:ascii="等线" w:eastAsia="等线" w:hAnsi="等线" w:hint="eastAsia"/>
                <w:bCs/>
                <w:sz w:val="21"/>
                <w:szCs w:val="21"/>
                <w:lang w:eastAsia="zh-CN"/>
              </w:rPr>
              <w:t>DRF</w:t>
            </w:r>
            <w:r>
              <w:rPr>
                <w:rFonts w:ascii="等线" w:eastAsia="等线" w:hAnsi="等线" w:hint="eastAsia"/>
                <w:bCs/>
                <w:sz w:val="21"/>
                <w:szCs w:val="21"/>
                <w:lang w:eastAsia="zh-CN"/>
              </w:rPr>
              <w:t>毒性试验</w:t>
            </w:r>
          </w:p>
        </w:tc>
        <w:tc>
          <w:tcPr>
            <w:tcW w:w="616" w:type="pct"/>
            <w:shd w:val="clear" w:color="auto" w:fill="auto"/>
            <w:vAlign w:val="center"/>
          </w:tcPr>
          <w:p w14:paraId="29827B1A"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hint="eastAsia"/>
                <w:bCs/>
                <w:sz w:val="21"/>
                <w:szCs w:val="21"/>
                <w:lang w:eastAsia="zh-CN"/>
              </w:rPr>
              <w:t>32.0</w:t>
            </w:r>
          </w:p>
        </w:tc>
        <w:tc>
          <w:tcPr>
            <w:tcW w:w="584" w:type="pct"/>
            <w:shd w:val="clear" w:color="auto" w:fill="auto"/>
            <w:noWrap/>
            <w:vAlign w:val="center"/>
          </w:tcPr>
          <w:p w14:paraId="0DB95F3A" w14:textId="77777777" w:rsidR="0057420F" w:rsidRDefault="004B6417">
            <w:pPr>
              <w:spacing w:line="360" w:lineRule="auto"/>
              <w:rPr>
                <w:rFonts w:ascii="等线" w:eastAsia="等线" w:hAnsi="等线"/>
                <w:b/>
                <w:bCs/>
                <w:sz w:val="21"/>
                <w:szCs w:val="21"/>
                <w:lang w:eastAsia="zh-CN"/>
              </w:rPr>
            </w:pPr>
            <w:r>
              <w:rPr>
                <w:rFonts w:ascii="等线" w:eastAsia="等线" w:hAnsi="等线" w:hint="eastAsia"/>
                <w:bCs/>
                <w:sz w:val="21"/>
                <w:szCs w:val="21"/>
                <w:lang w:eastAsia="zh-CN"/>
              </w:rPr>
              <w:t>1</w:t>
            </w:r>
            <w:r>
              <w:rPr>
                <w:rFonts w:ascii="等线" w:eastAsia="等线" w:hAnsi="等线" w:hint="eastAsia"/>
                <w:bCs/>
                <w:sz w:val="21"/>
                <w:szCs w:val="21"/>
                <w:lang w:eastAsia="zh-CN"/>
              </w:rPr>
              <w:t>个月</w:t>
            </w:r>
          </w:p>
        </w:tc>
      </w:tr>
      <w:tr w:rsidR="0057420F" w14:paraId="19600651" w14:textId="77777777">
        <w:trPr>
          <w:trHeight w:val="569"/>
          <w:jc w:val="center"/>
        </w:trPr>
        <w:tc>
          <w:tcPr>
            <w:tcW w:w="280" w:type="pct"/>
            <w:shd w:val="clear" w:color="auto" w:fill="auto"/>
            <w:vAlign w:val="center"/>
          </w:tcPr>
          <w:p w14:paraId="2305E52B"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2</w:t>
            </w:r>
          </w:p>
        </w:tc>
        <w:tc>
          <w:tcPr>
            <w:tcW w:w="762" w:type="pct"/>
            <w:shd w:val="clear" w:color="auto" w:fill="auto"/>
            <w:vAlign w:val="center"/>
          </w:tcPr>
          <w:p w14:paraId="34357245"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sz w:val="21"/>
                <w:szCs w:val="21"/>
                <w:lang w:eastAsia="zh-CN"/>
              </w:rPr>
              <w:t>英文方案报告翻译</w:t>
            </w:r>
          </w:p>
        </w:tc>
        <w:tc>
          <w:tcPr>
            <w:tcW w:w="2757" w:type="pct"/>
            <w:gridSpan w:val="2"/>
            <w:shd w:val="clear" w:color="auto" w:fill="auto"/>
            <w:vAlign w:val="center"/>
          </w:tcPr>
          <w:p w14:paraId="016D9E22" w14:textId="77777777" w:rsidR="0057420F" w:rsidRDefault="004B6417">
            <w:pPr>
              <w:spacing w:line="300" w:lineRule="auto"/>
              <w:ind w:firstLineChars="100" w:firstLine="210"/>
              <w:rPr>
                <w:rFonts w:ascii="等线" w:eastAsia="等线" w:hAnsi="等线"/>
                <w:b/>
                <w:bCs/>
                <w:sz w:val="21"/>
                <w:szCs w:val="21"/>
                <w:lang w:eastAsia="zh-CN"/>
              </w:rPr>
            </w:pPr>
            <w:r>
              <w:rPr>
                <w:rFonts w:ascii="等线" w:eastAsia="等线" w:hAnsi="等线" w:hint="eastAsia"/>
                <w:bCs/>
                <w:sz w:val="21"/>
                <w:szCs w:val="21"/>
                <w:lang w:eastAsia="zh-CN"/>
              </w:rPr>
              <w:t>出具英文方案和报告</w:t>
            </w:r>
            <w:ins w:id="214" w:author="hzhong126@gmail.com" w:date="2025-05-24T07:41:00Z">
              <w:r>
                <w:rPr>
                  <w:rFonts w:ascii="等线" w:eastAsia="等线" w:hAnsi="等线" w:hint="eastAsia"/>
                  <w:bCs/>
                  <w:sz w:val="21"/>
                  <w:szCs w:val="21"/>
                  <w:lang w:eastAsia="zh-CN"/>
                </w:rPr>
                <w:t xml:space="preserve"> </w:t>
              </w:r>
              <w:r>
                <w:rPr>
                  <w:rFonts w:ascii="等线" w:eastAsia="等线" w:hAnsi="等线" w:hint="eastAsia"/>
                  <w:bCs/>
                  <w:sz w:val="21"/>
                  <w:szCs w:val="21"/>
                  <w:lang w:eastAsia="zh-CN"/>
                </w:rPr>
                <w:t>与</w:t>
              </w:r>
              <w:r>
                <w:rPr>
                  <w:rFonts w:ascii="等线" w:eastAsia="等线" w:hAnsi="等线" w:hint="eastAsia"/>
                  <w:bCs/>
                  <w:sz w:val="21"/>
                  <w:szCs w:val="21"/>
                  <w:lang w:eastAsia="zh-CN"/>
                </w:rPr>
                <w:t xml:space="preserve"> FDA </w:t>
              </w:r>
            </w:ins>
            <w:ins w:id="215" w:author="hzhong126@gmail.com" w:date="2025-05-24T07:42:00Z">
              <w:r>
                <w:rPr>
                  <w:rFonts w:ascii="等线" w:eastAsia="等线" w:hAnsi="等线" w:hint="eastAsia"/>
                  <w:bCs/>
                  <w:sz w:val="21"/>
                  <w:szCs w:val="21"/>
                  <w:lang w:eastAsia="zh-CN"/>
                </w:rPr>
                <w:t>CTD</w:t>
              </w:r>
            </w:ins>
          </w:p>
        </w:tc>
        <w:tc>
          <w:tcPr>
            <w:tcW w:w="616" w:type="pct"/>
            <w:shd w:val="clear" w:color="auto" w:fill="auto"/>
            <w:vAlign w:val="center"/>
          </w:tcPr>
          <w:p w14:paraId="65582264"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hint="eastAsia"/>
                <w:bCs/>
                <w:sz w:val="21"/>
                <w:szCs w:val="21"/>
                <w:lang w:eastAsia="zh-CN"/>
              </w:rPr>
              <w:t>16.0</w:t>
            </w:r>
          </w:p>
        </w:tc>
        <w:tc>
          <w:tcPr>
            <w:tcW w:w="584" w:type="pct"/>
            <w:shd w:val="clear" w:color="auto" w:fill="auto"/>
            <w:noWrap/>
            <w:vAlign w:val="center"/>
          </w:tcPr>
          <w:p w14:paraId="012C3E55" w14:textId="77777777" w:rsidR="0057420F" w:rsidRDefault="004B6417">
            <w:pPr>
              <w:spacing w:line="360" w:lineRule="auto"/>
              <w:rPr>
                <w:rFonts w:ascii="等线" w:eastAsia="等线" w:hAnsi="等线"/>
                <w:b/>
                <w:bCs/>
                <w:sz w:val="21"/>
                <w:szCs w:val="21"/>
                <w:lang w:eastAsia="zh-CN"/>
              </w:rPr>
            </w:pPr>
            <w:r>
              <w:rPr>
                <w:rFonts w:ascii="等线" w:eastAsia="等线" w:hAnsi="等线" w:hint="eastAsia"/>
                <w:bCs/>
                <w:sz w:val="21"/>
                <w:szCs w:val="21"/>
                <w:lang w:eastAsia="zh-CN"/>
              </w:rPr>
              <w:t>2</w:t>
            </w:r>
            <w:r>
              <w:rPr>
                <w:rFonts w:ascii="等线" w:eastAsia="等线" w:hAnsi="等线" w:hint="eastAsia"/>
                <w:bCs/>
                <w:sz w:val="21"/>
                <w:szCs w:val="21"/>
                <w:lang w:eastAsia="zh-CN"/>
              </w:rPr>
              <w:t>个月</w:t>
            </w:r>
          </w:p>
        </w:tc>
      </w:tr>
      <w:tr w:rsidR="0057420F" w14:paraId="26C1AA03" w14:textId="77777777">
        <w:trPr>
          <w:trHeight w:val="569"/>
          <w:jc w:val="center"/>
        </w:trPr>
        <w:tc>
          <w:tcPr>
            <w:tcW w:w="280" w:type="pct"/>
            <w:shd w:val="clear" w:color="auto" w:fill="auto"/>
            <w:vAlign w:val="center"/>
          </w:tcPr>
          <w:p w14:paraId="13DF1730"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3</w:t>
            </w:r>
          </w:p>
        </w:tc>
        <w:tc>
          <w:tcPr>
            <w:tcW w:w="762" w:type="pct"/>
            <w:shd w:val="clear" w:color="auto" w:fill="auto"/>
            <w:vAlign w:val="center"/>
          </w:tcPr>
          <w:p w14:paraId="70894F88"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sz w:val="21"/>
                <w:szCs w:val="21"/>
                <w:lang w:eastAsia="zh-CN"/>
              </w:rPr>
              <w:t>同行评议</w:t>
            </w:r>
          </w:p>
        </w:tc>
        <w:tc>
          <w:tcPr>
            <w:tcW w:w="2757" w:type="pct"/>
            <w:gridSpan w:val="2"/>
            <w:shd w:val="clear" w:color="auto" w:fill="auto"/>
            <w:vAlign w:val="center"/>
          </w:tcPr>
          <w:p w14:paraId="5EBD1AB7" w14:textId="77777777" w:rsidR="0057420F" w:rsidRDefault="004B6417">
            <w:pPr>
              <w:spacing w:line="300" w:lineRule="auto"/>
              <w:ind w:firstLineChars="100" w:firstLine="210"/>
              <w:rPr>
                <w:rFonts w:ascii="等线" w:eastAsia="等线" w:hAnsi="等线"/>
                <w:b/>
                <w:bCs/>
                <w:sz w:val="21"/>
                <w:szCs w:val="21"/>
                <w:lang w:eastAsia="zh-CN"/>
              </w:rPr>
            </w:pPr>
            <w:r>
              <w:rPr>
                <w:rFonts w:ascii="等线" w:eastAsia="等线" w:hAnsi="等线" w:hint="eastAsia"/>
                <w:bCs/>
                <w:sz w:val="21"/>
                <w:szCs w:val="21"/>
                <w:lang w:eastAsia="zh-CN"/>
              </w:rPr>
              <w:t>毒性病理专家对大鼠和</w:t>
            </w:r>
            <w:r>
              <w:rPr>
                <w:rFonts w:ascii="等线" w:eastAsia="等线" w:hAnsi="等线" w:hint="eastAsia"/>
                <w:bCs/>
                <w:sz w:val="21"/>
                <w:szCs w:val="21"/>
                <w:lang w:eastAsia="zh-CN"/>
              </w:rPr>
              <w:t>beagle</w:t>
            </w:r>
            <w:r>
              <w:rPr>
                <w:rFonts w:ascii="等线" w:eastAsia="等线" w:hAnsi="等线" w:hint="eastAsia"/>
                <w:bCs/>
                <w:sz w:val="21"/>
                <w:szCs w:val="21"/>
                <w:lang w:eastAsia="zh-CN"/>
              </w:rPr>
              <w:t>犬的重复给药毒性试验进行毒性病理的同行评议。</w:t>
            </w:r>
          </w:p>
        </w:tc>
        <w:tc>
          <w:tcPr>
            <w:tcW w:w="616" w:type="pct"/>
            <w:shd w:val="clear" w:color="auto" w:fill="auto"/>
            <w:vAlign w:val="center"/>
          </w:tcPr>
          <w:p w14:paraId="17B6BBEB"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hint="eastAsia"/>
                <w:bCs/>
                <w:sz w:val="21"/>
                <w:szCs w:val="21"/>
                <w:lang w:eastAsia="zh-CN"/>
              </w:rPr>
              <w:t>15.0</w:t>
            </w:r>
          </w:p>
        </w:tc>
        <w:tc>
          <w:tcPr>
            <w:tcW w:w="584" w:type="pct"/>
            <w:shd w:val="clear" w:color="auto" w:fill="auto"/>
            <w:noWrap/>
            <w:vAlign w:val="center"/>
          </w:tcPr>
          <w:p w14:paraId="5853ED41" w14:textId="77777777" w:rsidR="0057420F" w:rsidRDefault="004B6417">
            <w:pPr>
              <w:spacing w:line="360" w:lineRule="auto"/>
              <w:rPr>
                <w:rFonts w:ascii="等线" w:eastAsia="等线" w:hAnsi="等线"/>
                <w:b/>
                <w:bCs/>
                <w:sz w:val="21"/>
                <w:szCs w:val="21"/>
                <w:lang w:eastAsia="zh-CN"/>
              </w:rPr>
            </w:pPr>
            <w:r>
              <w:rPr>
                <w:rFonts w:ascii="等线" w:eastAsia="等线" w:hAnsi="等线" w:hint="eastAsia"/>
                <w:bCs/>
                <w:sz w:val="21"/>
                <w:szCs w:val="21"/>
                <w:lang w:eastAsia="zh-CN"/>
              </w:rPr>
              <w:t>2</w:t>
            </w:r>
            <w:r>
              <w:rPr>
                <w:rFonts w:ascii="等线" w:eastAsia="等线" w:hAnsi="等线" w:hint="eastAsia"/>
                <w:bCs/>
                <w:sz w:val="21"/>
                <w:szCs w:val="21"/>
                <w:lang w:eastAsia="zh-CN"/>
              </w:rPr>
              <w:t>个月</w:t>
            </w:r>
          </w:p>
        </w:tc>
      </w:tr>
      <w:tr w:rsidR="0057420F" w14:paraId="1AB3467F" w14:textId="77777777">
        <w:trPr>
          <w:trHeight w:val="569"/>
          <w:jc w:val="center"/>
        </w:trPr>
        <w:tc>
          <w:tcPr>
            <w:tcW w:w="280" w:type="pct"/>
            <w:shd w:val="clear" w:color="auto" w:fill="auto"/>
            <w:vAlign w:val="center"/>
          </w:tcPr>
          <w:p w14:paraId="6EA3EEEF"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2212295B" w14:textId="77777777" w:rsidR="0057420F" w:rsidRDefault="004B6417">
            <w:pPr>
              <w:spacing w:line="300" w:lineRule="auto"/>
              <w:rPr>
                <w:rFonts w:ascii="等线" w:eastAsia="等线" w:hAnsi="等线"/>
                <w:b/>
                <w:sz w:val="21"/>
                <w:szCs w:val="21"/>
                <w:lang w:eastAsia="zh-CN"/>
              </w:rPr>
            </w:pPr>
            <w:r>
              <w:rPr>
                <w:rFonts w:ascii="等线" w:eastAsia="等线" w:hAnsi="等线" w:hint="eastAsia"/>
                <w:b/>
                <w:sz w:val="21"/>
                <w:szCs w:val="21"/>
                <w:lang w:eastAsia="zh-CN"/>
              </w:rPr>
              <w:t>小计</w:t>
            </w:r>
          </w:p>
        </w:tc>
        <w:tc>
          <w:tcPr>
            <w:tcW w:w="2757" w:type="pct"/>
            <w:gridSpan w:val="2"/>
            <w:shd w:val="clear" w:color="auto" w:fill="auto"/>
            <w:vAlign w:val="center"/>
          </w:tcPr>
          <w:p w14:paraId="2DC95C81" w14:textId="77777777" w:rsidR="0057420F" w:rsidRDefault="0057420F">
            <w:pPr>
              <w:spacing w:line="300" w:lineRule="auto"/>
              <w:ind w:firstLineChars="100" w:firstLine="210"/>
              <w:rPr>
                <w:rFonts w:ascii="等线" w:eastAsia="等线" w:hAnsi="等线"/>
                <w:b/>
                <w:sz w:val="21"/>
                <w:szCs w:val="21"/>
                <w:lang w:eastAsia="zh-CN"/>
              </w:rPr>
            </w:pPr>
          </w:p>
        </w:tc>
        <w:tc>
          <w:tcPr>
            <w:tcW w:w="616" w:type="pct"/>
            <w:shd w:val="clear" w:color="auto" w:fill="auto"/>
            <w:vAlign w:val="center"/>
          </w:tcPr>
          <w:p w14:paraId="20EE8F8A" w14:textId="77777777" w:rsidR="0057420F" w:rsidRDefault="004B6417">
            <w:pPr>
              <w:jc w:val="center"/>
              <w:textAlignment w:val="bottom"/>
              <w:rPr>
                <w:rFonts w:ascii="等线" w:eastAsia="等线" w:hAnsi="等线"/>
                <w:b/>
                <w:sz w:val="21"/>
                <w:szCs w:val="21"/>
                <w:lang w:eastAsia="zh-CN"/>
              </w:rPr>
            </w:pPr>
            <w:r>
              <w:rPr>
                <w:rFonts w:ascii="等线" w:eastAsia="等线" w:hAnsi="等线" w:hint="eastAsia"/>
                <w:b/>
                <w:sz w:val="21"/>
                <w:szCs w:val="21"/>
                <w:lang w:eastAsia="zh-CN"/>
              </w:rPr>
              <w:t>63.0</w:t>
            </w:r>
          </w:p>
        </w:tc>
        <w:tc>
          <w:tcPr>
            <w:tcW w:w="584" w:type="pct"/>
            <w:shd w:val="clear" w:color="auto" w:fill="auto"/>
            <w:noWrap/>
            <w:vAlign w:val="center"/>
          </w:tcPr>
          <w:p w14:paraId="7B057054" w14:textId="77777777" w:rsidR="0057420F" w:rsidRDefault="0057420F">
            <w:pPr>
              <w:spacing w:line="360" w:lineRule="auto"/>
              <w:rPr>
                <w:rFonts w:ascii="等线" w:eastAsia="等线" w:hAnsi="等线"/>
                <w:b/>
                <w:sz w:val="21"/>
                <w:szCs w:val="21"/>
                <w:lang w:eastAsia="zh-CN"/>
              </w:rPr>
            </w:pPr>
          </w:p>
        </w:tc>
      </w:tr>
      <w:tr w:rsidR="0057420F" w14:paraId="3841ADAC" w14:textId="77777777">
        <w:trPr>
          <w:trHeight w:val="634"/>
          <w:jc w:val="center"/>
        </w:trPr>
        <w:tc>
          <w:tcPr>
            <w:tcW w:w="5000" w:type="pct"/>
            <w:gridSpan w:val="6"/>
            <w:shd w:val="clear" w:color="auto" w:fill="auto"/>
            <w:vAlign w:val="center"/>
          </w:tcPr>
          <w:p w14:paraId="6AA432E7" w14:textId="77777777" w:rsidR="0057420F" w:rsidRDefault="004B6417">
            <w:pPr>
              <w:spacing w:line="300" w:lineRule="auto"/>
              <w:rPr>
                <w:rFonts w:ascii="等线" w:eastAsia="等线" w:hAnsi="等线"/>
                <w:b/>
                <w:sz w:val="21"/>
                <w:szCs w:val="21"/>
                <w:lang w:eastAsia="zh-CN"/>
              </w:rPr>
            </w:pPr>
            <w:r>
              <w:rPr>
                <w:rFonts w:ascii="等线" w:eastAsia="等线" w:hAnsi="等线"/>
                <w:b/>
                <w:sz w:val="21"/>
                <w:szCs w:val="21"/>
                <w:lang w:eastAsia="zh-CN"/>
              </w:rPr>
              <w:t>合计价格：人民币</w:t>
            </w:r>
            <w:r>
              <w:rPr>
                <w:rFonts w:ascii="等线" w:eastAsia="等线" w:hAnsi="等线" w:hint="eastAsia"/>
                <w:b/>
                <w:color w:val="FF0000"/>
                <w:sz w:val="21"/>
                <w:szCs w:val="21"/>
                <w:lang w:eastAsia="zh-CN"/>
              </w:rPr>
              <w:t xml:space="preserve">      </w:t>
            </w:r>
            <w:r>
              <w:rPr>
                <w:rFonts w:ascii="等线" w:eastAsia="等线" w:hAnsi="等线" w:hint="eastAsia"/>
                <w:b/>
                <w:sz w:val="21"/>
                <w:szCs w:val="21"/>
                <w:lang w:eastAsia="zh-CN"/>
              </w:rPr>
              <w:t xml:space="preserve">586.3  </w:t>
            </w:r>
            <w:r>
              <w:rPr>
                <w:rFonts w:ascii="等线" w:eastAsia="等线" w:hAnsi="等线" w:hint="eastAsia"/>
                <w:b/>
                <w:color w:val="FF0000"/>
                <w:sz w:val="21"/>
                <w:szCs w:val="21"/>
                <w:lang w:eastAsia="zh-CN"/>
              </w:rPr>
              <w:t xml:space="preserve">  </w:t>
            </w:r>
            <w:r>
              <w:rPr>
                <w:rFonts w:ascii="等线" w:eastAsia="等线" w:hAnsi="等线"/>
                <w:b/>
                <w:sz w:val="21"/>
                <w:szCs w:val="21"/>
                <w:lang w:eastAsia="zh-CN"/>
              </w:rPr>
              <w:t>万元整</w:t>
            </w:r>
          </w:p>
        </w:tc>
      </w:tr>
      <w:tr w:rsidR="0057420F" w14:paraId="1292C0A9" w14:textId="77777777">
        <w:trPr>
          <w:trHeight w:val="556"/>
          <w:jc w:val="center"/>
        </w:trPr>
        <w:tc>
          <w:tcPr>
            <w:tcW w:w="5000" w:type="pct"/>
            <w:gridSpan w:val="6"/>
            <w:shd w:val="clear" w:color="auto" w:fill="auto"/>
            <w:vAlign w:val="center"/>
          </w:tcPr>
          <w:p w14:paraId="4AB06C96"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t>备注：</w:t>
            </w:r>
          </w:p>
          <w:p w14:paraId="6D428CCF"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t>1</w:t>
            </w:r>
            <w:r>
              <w:rPr>
                <w:rFonts w:ascii="等线" w:eastAsia="等线" w:hAnsi="等线" w:cs="Times New Roman"/>
                <w:color w:val="auto"/>
                <w:sz w:val="21"/>
                <w:szCs w:val="21"/>
              </w:rPr>
              <w:t>、遵循</w:t>
            </w:r>
            <w:r>
              <w:rPr>
                <w:rFonts w:ascii="等线" w:eastAsia="等线" w:hAnsi="等线" w:cs="Times New Roman" w:hint="eastAsia"/>
                <w:color w:val="auto"/>
                <w:sz w:val="21"/>
                <w:szCs w:val="21"/>
              </w:rPr>
              <w:t>FDA</w:t>
            </w:r>
            <w:r>
              <w:rPr>
                <w:rFonts w:ascii="等线" w:eastAsia="等线" w:hAnsi="等线" w:cs="Times New Roman"/>
                <w:color w:val="auto"/>
                <w:sz w:val="21"/>
                <w:szCs w:val="21"/>
              </w:rPr>
              <w:t>的</w:t>
            </w:r>
            <w:r>
              <w:rPr>
                <w:rFonts w:ascii="等线" w:eastAsia="等线" w:hAnsi="等线" w:cs="Times New Roman"/>
                <w:color w:val="auto"/>
                <w:sz w:val="21"/>
                <w:szCs w:val="21"/>
              </w:rPr>
              <w:t>GLP</w:t>
            </w:r>
            <w:r>
              <w:rPr>
                <w:rFonts w:ascii="等线" w:eastAsia="等线" w:hAnsi="等线" w:cs="Times New Roman"/>
                <w:color w:val="auto"/>
                <w:sz w:val="21"/>
                <w:szCs w:val="21"/>
              </w:rPr>
              <w:t>法规和相关技术指导原则；</w:t>
            </w:r>
          </w:p>
          <w:p w14:paraId="2D20C4A1"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t>2</w:t>
            </w:r>
            <w:r>
              <w:rPr>
                <w:rFonts w:ascii="等线" w:eastAsia="等线" w:hAnsi="等线" w:cs="Times New Roman"/>
                <w:color w:val="auto"/>
                <w:sz w:val="21"/>
                <w:szCs w:val="21"/>
              </w:rPr>
              <w:t>、试验周期是指从首次给药起算到提交试验报告草稿的时间，出具中文报告；</w:t>
            </w:r>
            <w:r>
              <w:rPr>
                <w:rFonts w:ascii="等线" w:eastAsia="等线" w:hAnsi="等线" w:cs="Times New Roman"/>
                <w:color w:val="auto"/>
                <w:sz w:val="21"/>
                <w:szCs w:val="21"/>
              </w:rPr>
              <w:t xml:space="preserve"> </w:t>
            </w:r>
          </w:p>
          <w:p w14:paraId="5D242FD3"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lastRenderedPageBreak/>
              <w:t>3</w:t>
            </w:r>
            <w:r>
              <w:rPr>
                <w:rFonts w:ascii="等线" w:eastAsia="等线" w:hAnsi="等线" w:cs="Times New Roman"/>
                <w:color w:val="auto"/>
                <w:sz w:val="21"/>
                <w:szCs w:val="21"/>
              </w:rPr>
              <w:t>、</w:t>
            </w:r>
            <w:proofErr w:type="gramStart"/>
            <w:r>
              <w:rPr>
                <w:rFonts w:ascii="等线" w:eastAsia="等线" w:hAnsi="等线" w:cs="Times New Roman"/>
                <w:color w:val="auto"/>
                <w:sz w:val="21"/>
                <w:szCs w:val="21"/>
              </w:rPr>
              <w:t>供试品制剂</w:t>
            </w:r>
            <w:proofErr w:type="gramEnd"/>
            <w:r>
              <w:rPr>
                <w:rFonts w:ascii="等线" w:eastAsia="等线" w:hAnsi="等线" w:cs="Times New Roman"/>
                <w:color w:val="auto"/>
                <w:sz w:val="21"/>
                <w:szCs w:val="21"/>
              </w:rPr>
              <w:t>分析</w:t>
            </w:r>
            <w:r>
              <w:rPr>
                <w:rFonts w:ascii="等线" w:eastAsia="等线" w:hAnsi="等线" w:cs="Times New Roman" w:hint="eastAsia"/>
                <w:color w:val="auto"/>
                <w:sz w:val="21"/>
                <w:szCs w:val="21"/>
              </w:rPr>
              <w:t>方法</w:t>
            </w:r>
            <w:r>
              <w:rPr>
                <w:rFonts w:ascii="等线" w:eastAsia="等线" w:hAnsi="等线" w:cs="Times New Roman"/>
                <w:color w:val="auto"/>
                <w:sz w:val="21"/>
                <w:szCs w:val="21"/>
              </w:rPr>
              <w:t>由委托方</w:t>
            </w:r>
            <w:r>
              <w:rPr>
                <w:rFonts w:ascii="等线" w:eastAsia="等线" w:hAnsi="等线" w:cs="Times New Roman" w:hint="eastAsia"/>
                <w:color w:val="auto"/>
                <w:sz w:val="21"/>
                <w:szCs w:val="21"/>
              </w:rPr>
              <w:t>转移</w:t>
            </w:r>
            <w:r>
              <w:rPr>
                <w:rFonts w:ascii="等线" w:eastAsia="等线" w:hAnsi="等线" w:cs="Times New Roman"/>
                <w:color w:val="auto"/>
                <w:sz w:val="21"/>
                <w:szCs w:val="21"/>
              </w:rPr>
              <w:t>；制剂分析报价仅限于</w:t>
            </w:r>
            <w:proofErr w:type="gramStart"/>
            <w:r>
              <w:rPr>
                <w:rFonts w:ascii="等线" w:eastAsia="等线" w:hAnsi="等线" w:cs="Times New Roman"/>
                <w:color w:val="auto"/>
                <w:sz w:val="21"/>
                <w:szCs w:val="21"/>
              </w:rPr>
              <w:t>供试品</w:t>
            </w:r>
            <w:r>
              <w:rPr>
                <w:rFonts w:ascii="等线" w:eastAsia="等线" w:hAnsi="等线" w:cs="Times New Roman" w:hint="eastAsia"/>
                <w:color w:val="auto"/>
                <w:sz w:val="21"/>
                <w:szCs w:val="21"/>
              </w:rPr>
              <w:t>一个</w:t>
            </w:r>
            <w:proofErr w:type="gramEnd"/>
            <w:r>
              <w:rPr>
                <w:rFonts w:ascii="等线" w:eastAsia="等线" w:hAnsi="等线" w:cs="Times New Roman" w:hint="eastAsia"/>
                <w:color w:val="auto"/>
                <w:sz w:val="21"/>
                <w:szCs w:val="21"/>
              </w:rPr>
              <w:t>指标成份的</w:t>
            </w:r>
            <w:r>
              <w:rPr>
                <w:rFonts w:ascii="等线" w:eastAsia="等线" w:hAnsi="等线" w:cs="Times New Roman"/>
                <w:color w:val="auto"/>
                <w:sz w:val="21"/>
                <w:szCs w:val="21"/>
              </w:rPr>
              <w:t>制剂分析方法的转移和验证；</w:t>
            </w:r>
          </w:p>
          <w:p w14:paraId="504B9B9A"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t>4</w:t>
            </w:r>
            <w:r>
              <w:rPr>
                <w:rFonts w:ascii="等线" w:eastAsia="等线" w:hAnsi="等线" w:cs="Times New Roman"/>
                <w:color w:val="auto"/>
                <w:sz w:val="21"/>
                <w:szCs w:val="21"/>
              </w:rPr>
              <w:t>、试验动物的合格供应商（已考核）：</w:t>
            </w:r>
            <w:r>
              <w:rPr>
                <w:rFonts w:ascii="等线" w:eastAsia="等线" w:hAnsi="等线" w:cs="Times New Roman"/>
                <w:color w:val="auto"/>
                <w:sz w:val="21"/>
                <w:szCs w:val="21"/>
              </w:rPr>
              <w:t xml:space="preserve"> </w:t>
            </w:r>
            <w:r>
              <w:rPr>
                <w:rFonts w:ascii="等线" w:eastAsia="等线" w:hAnsi="等线" w:cs="Times New Roman"/>
                <w:color w:val="auto"/>
                <w:sz w:val="21"/>
                <w:szCs w:val="21"/>
              </w:rPr>
              <w:t>大鼠：维通利华；</w:t>
            </w:r>
            <w:r>
              <w:rPr>
                <w:rFonts w:ascii="等线" w:eastAsia="等线" w:hAnsi="等线" w:cs="Times New Roman"/>
                <w:color w:val="auto"/>
                <w:sz w:val="21"/>
                <w:szCs w:val="21"/>
              </w:rPr>
              <w:t xml:space="preserve"> </w:t>
            </w:r>
            <w:r>
              <w:rPr>
                <w:rFonts w:ascii="等线" w:eastAsia="等线" w:hAnsi="等线" w:cs="Times New Roman" w:hint="eastAsia"/>
                <w:color w:val="auto"/>
                <w:sz w:val="21"/>
                <w:szCs w:val="21"/>
              </w:rPr>
              <w:t>犬：北京玛斯；</w:t>
            </w:r>
          </w:p>
          <w:p w14:paraId="7F9D36A3"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t>5</w:t>
            </w:r>
            <w:r>
              <w:rPr>
                <w:rFonts w:ascii="等线" w:eastAsia="等线" w:hAnsi="等线" w:cs="Times New Roman"/>
                <w:color w:val="auto"/>
                <w:sz w:val="21"/>
                <w:szCs w:val="21"/>
              </w:rPr>
              <w:t>、除了项目中已说明的需委托方提供的试剂盒等外，其余均试剂盒等的购买费用均已包含在报价中；如果需要委托方提供的试剂盒，可以由甲方购买，根据实际情况乙方补充协议支付款项；</w:t>
            </w:r>
          </w:p>
          <w:p w14:paraId="4D46074C" w14:textId="77777777" w:rsidR="0057420F" w:rsidRDefault="004B6417">
            <w:pPr>
              <w:pStyle w:val="Default"/>
              <w:spacing w:line="360" w:lineRule="auto"/>
              <w:ind w:firstLineChars="200" w:firstLine="420"/>
              <w:rPr>
                <w:rFonts w:ascii="等线" w:eastAsia="等线" w:hAnsi="等线" w:cs="Times New Roman"/>
                <w:color w:val="auto"/>
                <w:sz w:val="21"/>
                <w:szCs w:val="21"/>
              </w:rPr>
            </w:pPr>
            <w:r>
              <w:rPr>
                <w:rFonts w:ascii="等线" w:eastAsia="等线" w:hAnsi="等线" w:cs="Times New Roman"/>
                <w:color w:val="auto"/>
                <w:sz w:val="21"/>
                <w:szCs w:val="21"/>
              </w:rPr>
              <w:t>6</w:t>
            </w:r>
            <w:r>
              <w:rPr>
                <w:rFonts w:ascii="等线" w:eastAsia="等线" w:hAnsi="等线" w:cs="Times New Roman"/>
                <w:color w:val="auto"/>
                <w:sz w:val="21"/>
                <w:szCs w:val="21"/>
              </w:rPr>
              <w:t>、此为初步方案，最终以委托方签字的研究方案为准。</w:t>
            </w:r>
          </w:p>
        </w:tc>
      </w:tr>
      <w:tr w:rsidR="0057420F" w14:paraId="4942D18A" w14:textId="77777777">
        <w:trPr>
          <w:trHeight w:val="556"/>
          <w:jc w:val="center"/>
        </w:trPr>
        <w:tc>
          <w:tcPr>
            <w:tcW w:w="5000" w:type="pct"/>
            <w:gridSpan w:val="6"/>
            <w:shd w:val="clear" w:color="auto" w:fill="auto"/>
            <w:vAlign w:val="center"/>
          </w:tcPr>
          <w:p w14:paraId="22F5C2E7" w14:textId="77777777" w:rsidR="0057420F" w:rsidRDefault="004B6417">
            <w:pPr>
              <w:spacing w:line="300" w:lineRule="auto"/>
              <w:rPr>
                <w:rFonts w:ascii="等线" w:eastAsia="等线" w:hAnsi="等线"/>
                <w:b/>
                <w:bCs/>
                <w:sz w:val="21"/>
                <w:szCs w:val="21"/>
                <w:lang w:eastAsia="zh-CN"/>
              </w:rPr>
            </w:pPr>
            <w:r>
              <w:rPr>
                <w:rFonts w:ascii="等线" w:eastAsia="等线" w:hAnsi="等线" w:hint="eastAsia"/>
                <w:b/>
                <w:bCs/>
                <w:sz w:val="21"/>
                <w:szCs w:val="21"/>
                <w:lang w:eastAsia="zh-CN"/>
              </w:rPr>
              <w:lastRenderedPageBreak/>
              <w:t>报价有效期：一个月，报价日期：</w:t>
            </w:r>
            <w:r>
              <w:rPr>
                <w:rFonts w:ascii="等线" w:eastAsia="等线" w:hAnsi="等线" w:hint="eastAsia"/>
                <w:b/>
                <w:bCs/>
                <w:sz w:val="21"/>
                <w:szCs w:val="21"/>
                <w:lang w:eastAsia="zh-CN"/>
              </w:rPr>
              <w:t>2025-04-30</w:t>
            </w:r>
            <w:r>
              <w:rPr>
                <w:rFonts w:ascii="等线" w:eastAsia="等线" w:hAnsi="等线" w:hint="eastAsia"/>
                <w:b/>
                <w:bCs/>
                <w:sz w:val="21"/>
                <w:szCs w:val="21"/>
                <w:lang w:eastAsia="zh-CN"/>
              </w:rPr>
              <w:t>。</w:t>
            </w:r>
          </w:p>
        </w:tc>
      </w:tr>
    </w:tbl>
    <w:p w14:paraId="46020C66" w14:textId="77777777" w:rsidR="0057420F" w:rsidRDefault="0057420F">
      <w:pPr>
        <w:pStyle w:val="Af1"/>
        <w:spacing w:before="100" w:after="100"/>
        <w:rPr>
          <w:rFonts w:ascii="Times New Roman" w:hAnsi="Times New Roman" w:cs="Times New Roman" w:hint="default"/>
          <w:b/>
          <w:bCs/>
          <w:color w:val="000000" w:themeColor="text1"/>
          <w:sz w:val="22"/>
          <w:szCs w:val="22"/>
        </w:rPr>
      </w:pPr>
    </w:p>
    <w:p w14:paraId="57A274C7" w14:textId="77777777" w:rsidR="0057420F" w:rsidRDefault="004B6417">
      <w:pPr>
        <w:pStyle w:val="Af1"/>
        <w:spacing w:before="100" w:after="100"/>
        <w:rPr>
          <w:rFonts w:ascii="Times New Roman" w:hAnsi="Times New Roman" w:cs="Times New Roman" w:hint="default"/>
          <w:b/>
          <w:bCs/>
          <w:color w:val="000000" w:themeColor="text1"/>
          <w:sz w:val="22"/>
          <w:szCs w:val="22"/>
        </w:rPr>
      </w:pPr>
      <w:r>
        <w:rPr>
          <w:rFonts w:ascii="Times New Roman" w:eastAsia="宋体" w:hAnsi="Times New Roman" w:cs="Times New Roman" w:hint="default"/>
          <w:b/>
          <w:bCs/>
          <w:color w:val="000000" w:themeColor="text1"/>
          <w:sz w:val="22"/>
          <w:szCs w:val="22"/>
          <w:lang w:val="zh-TW" w:eastAsia="zh-TW"/>
        </w:rPr>
        <w:t>附件</w:t>
      </w:r>
      <w:r>
        <w:rPr>
          <w:rFonts w:ascii="Times New Roman" w:hAnsi="Times New Roman" w:cs="Times New Roman" w:hint="default"/>
          <w:b/>
          <w:bCs/>
          <w:color w:val="000000" w:themeColor="text1"/>
          <w:sz w:val="22"/>
          <w:szCs w:val="22"/>
        </w:rPr>
        <w:t xml:space="preserve"> </w:t>
      </w:r>
      <w:r>
        <w:rPr>
          <w:rFonts w:ascii="Times New Roman" w:hAnsi="Times New Roman" w:cs="Times New Roman"/>
          <w:b/>
          <w:bCs/>
          <w:color w:val="000000" w:themeColor="text1"/>
          <w:sz w:val="22"/>
          <w:szCs w:val="22"/>
        </w:rPr>
        <w:t>2</w:t>
      </w:r>
    </w:p>
    <w:tbl>
      <w:tblPr>
        <w:tblW w:w="92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275"/>
        <w:gridCol w:w="5513"/>
        <w:gridCol w:w="1292"/>
      </w:tblGrid>
      <w:tr w:rsidR="0057420F" w14:paraId="0AB452A5" w14:textId="77777777">
        <w:trPr>
          <w:trHeight w:val="284"/>
        </w:trPr>
        <w:tc>
          <w:tcPr>
            <w:tcW w:w="1135" w:type="dxa"/>
            <w:tcBorders>
              <w:bottom w:val="single" w:sz="4" w:space="0" w:color="auto"/>
            </w:tcBorders>
            <w:shd w:val="clear" w:color="auto" w:fill="B8CCE4"/>
            <w:vAlign w:val="center"/>
          </w:tcPr>
          <w:p w14:paraId="0E66DA53" w14:textId="77777777" w:rsidR="0057420F" w:rsidRDefault="004B6417">
            <w:pPr>
              <w:tabs>
                <w:tab w:val="right" w:pos="8370"/>
              </w:tabs>
              <w:jc w:val="center"/>
              <w:rPr>
                <w:rFonts w:ascii="Arial" w:eastAsia="宋体" w:hAnsi="Arial" w:cs="Arial"/>
                <w:b/>
                <w:color w:val="000000"/>
                <w:sz w:val="18"/>
                <w:szCs w:val="18"/>
                <w:lang w:eastAsia="zh-CN"/>
              </w:rPr>
            </w:pPr>
            <w:r>
              <w:rPr>
                <w:rFonts w:ascii="Arial" w:eastAsia="宋体" w:hAnsi="Arial" w:cs="Arial"/>
                <w:b/>
                <w:color w:val="000000"/>
                <w:sz w:val="18"/>
                <w:szCs w:val="18"/>
                <w:lang w:eastAsia="zh-CN"/>
              </w:rPr>
              <w:t>实验</w:t>
            </w:r>
            <w:r>
              <w:rPr>
                <w:rFonts w:ascii="Arial" w:eastAsia="宋体" w:hAnsi="Arial" w:cs="Arial" w:hint="eastAsia"/>
                <w:b/>
                <w:color w:val="000000"/>
                <w:sz w:val="18"/>
                <w:szCs w:val="18"/>
                <w:lang w:eastAsia="zh-CN"/>
              </w:rPr>
              <w:t>类型</w:t>
            </w:r>
          </w:p>
        </w:tc>
        <w:tc>
          <w:tcPr>
            <w:tcW w:w="1275" w:type="dxa"/>
            <w:tcBorders>
              <w:bottom w:val="single" w:sz="4" w:space="0" w:color="auto"/>
            </w:tcBorders>
            <w:shd w:val="clear" w:color="auto" w:fill="B8CCE4"/>
            <w:vAlign w:val="center"/>
          </w:tcPr>
          <w:p w14:paraId="1AD26870" w14:textId="77777777" w:rsidR="0057420F" w:rsidRDefault="004B6417">
            <w:pPr>
              <w:tabs>
                <w:tab w:val="right" w:pos="8370"/>
              </w:tabs>
              <w:jc w:val="center"/>
              <w:rPr>
                <w:rFonts w:ascii="Arial" w:eastAsia="宋体" w:hAnsi="Arial" w:cs="Arial"/>
                <w:b/>
                <w:color w:val="000000"/>
                <w:sz w:val="18"/>
                <w:szCs w:val="18"/>
                <w:lang w:eastAsia="zh-CN"/>
              </w:rPr>
            </w:pPr>
            <w:r>
              <w:rPr>
                <w:rFonts w:ascii="Arial" w:eastAsia="宋体" w:hAnsi="Arial" w:cs="Arial" w:hint="eastAsia"/>
                <w:b/>
                <w:color w:val="000000"/>
                <w:sz w:val="18"/>
                <w:szCs w:val="18"/>
                <w:lang w:eastAsia="zh-CN"/>
              </w:rPr>
              <w:t>项目</w:t>
            </w:r>
          </w:p>
        </w:tc>
        <w:tc>
          <w:tcPr>
            <w:tcW w:w="5513" w:type="dxa"/>
            <w:tcBorders>
              <w:bottom w:val="single" w:sz="4" w:space="0" w:color="auto"/>
            </w:tcBorders>
            <w:shd w:val="clear" w:color="auto" w:fill="B8CCE4"/>
            <w:vAlign w:val="center"/>
          </w:tcPr>
          <w:p w14:paraId="14FD52B4" w14:textId="77777777" w:rsidR="0057420F" w:rsidRDefault="004B6417">
            <w:pPr>
              <w:tabs>
                <w:tab w:val="right" w:pos="8370"/>
              </w:tabs>
              <w:jc w:val="center"/>
              <w:rPr>
                <w:rFonts w:ascii="Arial" w:eastAsia="宋体" w:hAnsi="Arial" w:cs="Arial"/>
                <w:b/>
                <w:color w:val="000000"/>
                <w:sz w:val="18"/>
                <w:szCs w:val="18"/>
                <w:lang w:eastAsia="zh-CN"/>
              </w:rPr>
            </w:pPr>
            <w:r>
              <w:rPr>
                <w:rFonts w:ascii="Arial" w:eastAsia="宋体" w:hAnsi="Arial" w:cs="Arial"/>
                <w:b/>
                <w:color w:val="000000"/>
                <w:sz w:val="18"/>
                <w:szCs w:val="18"/>
                <w:lang w:eastAsia="zh-CN"/>
              </w:rPr>
              <w:t>分项描述</w:t>
            </w:r>
          </w:p>
        </w:tc>
        <w:tc>
          <w:tcPr>
            <w:tcW w:w="1292" w:type="dxa"/>
            <w:tcBorders>
              <w:bottom w:val="single" w:sz="4" w:space="0" w:color="auto"/>
            </w:tcBorders>
            <w:shd w:val="clear" w:color="auto" w:fill="B8CCE4"/>
            <w:vAlign w:val="center"/>
          </w:tcPr>
          <w:p w14:paraId="555A77D7" w14:textId="77777777" w:rsidR="0057420F" w:rsidRDefault="004B6417">
            <w:pPr>
              <w:tabs>
                <w:tab w:val="right" w:pos="8370"/>
              </w:tabs>
              <w:jc w:val="center"/>
              <w:rPr>
                <w:rFonts w:ascii="Arial" w:eastAsia="宋体" w:hAnsi="Arial" w:cs="Arial"/>
                <w:b/>
                <w:color w:val="000000"/>
                <w:sz w:val="18"/>
                <w:szCs w:val="18"/>
                <w:lang w:eastAsia="zh-CN"/>
              </w:rPr>
            </w:pPr>
            <w:r>
              <w:rPr>
                <w:rFonts w:ascii="Arial" w:eastAsia="宋体" w:hAnsi="Arial" w:cs="Arial"/>
                <w:b/>
                <w:color w:val="000000"/>
                <w:sz w:val="18"/>
                <w:szCs w:val="18"/>
                <w:lang w:eastAsia="zh-CN"/>
              </w:rPr>
              <w:t>时间</w:t>
            </w:r>
          </w:p>
        </w:tc>
      </w:tr>
      <w:tr w:rsidR="0057420F" w14:paraId="39DB4CC4" w14:textId="77777777">
        <w:trPr>
          <w:trHeight w:val="284"/>
        </w:trPr>
        <w:tc>
          <w:tcPr>
            <w:tcW w:w="1135" w:type="dxa"/>
            <w:vMerge w:val="restart"/>
            <w:shd w:val="clear" w:color="auto" w:fill="auto"/>
            <w:vAlign w:val="center"/>
          </w:tcPr>
          <w:p w14:paraId="42D327C2" w14:textId="77777777" w:rsidR="0057420F" w:rsidRDefault="004B6417">
            <w:pPr>
              <w:numPr>
                <w:ilvl w:val="0"/>
                <w:numId w:val="6"/>
              </w:numPr>
              <w:spacing w:line="300" w:lineRule="exact"/>
              <w:ind w:left="170" w:hanging="170"/>
              <w:jc w:val="both"/>
              <w:rPr>
                <w:rFonts w:ascii="Arial" w:eastAsia="宋体" w:hAnsi="Arial" w:cs="Arial"/>
                <w:b/>
                <w:color w:val="000000"/>
                <w:sz w:val="18"/>
                <w:szCs w:val="18"/>
                <w:lang w:eastAsia="zh-CN"/>
              </w:rPr>
            </w:pPr>
            <w:r>
              <w:rPr>
                <w:rFonts w:ascii="Arial" w:eastAsia="宋体" w:hAnsi="Arial" w:cs="Arial"/>
                <w:b/>
                <w:color w:val="000000"/>
                <w:sz w:val="18"/>
                <w:szCs w:val="18"/>
                <w:lang w:eastAsia="zh-CN"/>
              </w:rPr>
              <w:t>原料药研究</w:t>
            </w:r>
          </w:p>
        </w:tc>
        <w:tc>
          <w:tcPr>
            <w:tcW w:w="1275" w:type="dxa"/>
            <w:vMerge w:val="restart"/>
            <w:shd w:val="clear" w:color="auto" w:fill="auto"/>
            <w:vAlign w:val="center"/>
          </w:tcPr>
          <w:p w14:paraId="39A91093" w14:textId="77777777" w:rsidR="0057420F" w:rsidRDefault="004B6417">
            <w:pPr>
              <w:tabs>
                <w:tab w:val="right" w:pos="8370"/>
              </w:tabs>
              <w:jc w:val="center"/>
              <w:rPr>
                <w:rFonts w:ascii="Arial" w:eastAsia="宋体" w:hAnsi="Arial" w:cs="Arial"/>
                <w:color w:val="000000"/>
                <w:sz w:val="18"/>
                <w:szCs w:val="18"/>
                <w:lang w:eastAsia="zh-CN"/>
              </w:rPr>
            </w:pPr>
            <w:r>
              <w:rPr>
                <w:rFonts w:ascii="Arial" w:eastAsia="宋体" w:hAnsi="Arial" w:cs="Arial"/>
                <w:color w:val="000000"/>
                <w:sz w:val="18"/>
                <w:szCs w:val="18"/>
                <w:lang w:eastAsia="zh-CN"/>
              </w:rPr>
              <w:t>原料药工艺研究</w:t>
            </w:r>
          </w:p>
          <w:p w14:paraId="25ED9BBD"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shd w:val="clear" w:color="auto" w:fill="auto"/>
            <w:vAlign w:val="center"/>
          </w:tcPr>
          <w:p w14:paraId="277C6E50"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植物学名及分类；</w:t>
            </w:r>
          </w:p>
          <w:p w14:paraId="6BA0C5EE"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与植物相关的研究资料综述；</w:t>
            </w:r>
          </w:p>
          <w:p w14:paraId="11D6379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植物分布、来源情况及是否存在人工种植</w:t>
            </w:r>
          </w:p>
          <w:p w14:paraId="6220817D"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4</w:t>
            </w:r>
            <w:r>
              <w:rPr>
                <w:rFonts w:ascii="Segoe UI" w:eastAsia="宋体" w:hAnsi="Segoe UI" w:cs="Segoe UI" w:hint="eastAsia"/>
                <w:sz w:val="16"/>
                <w:szCs w:val="16"/>
                <w:shd w:val="clear" w:color="auto" w:fill="FFFFFF"/>
                <w:lang w:eastAsia="zh-CN"/>
              </w:rPr>
              <w:t>植物的药用部分</w:t>
            </w:r>
          </w:p>
          <w:p w14:paraId="14147121"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5</w:t>
            </w:r>
            <w:r>
              <w:rPr>
                <w:rFonts w:ascii="Segoe UI" w:eastAsia="宋体" w:hAnsi="Segoe UI" w:cs="Segoe UI" w:hint="eastAsia"/>
                <w:sz w:val="16"/>
                <w:szCs w:val="16"/>
                <w:shd w:val="clear" w:color="auto" w:fill="FFFFFF"/>
                <w:lang w:eastAsia="zh-CN"/>
              </w:rPr>
              <w:t>已知活性成分或</w:t>
            </w:r>
            <w:proofErr w:type="gramStart"/>
            <w:r>
              <w:rPr>
                <w:rFonts w:ascii="Segoe UI" w:eastAsia="宋体" w:hAnsi="Segoe UI" w:cs="Segoe UI" w:hint="eastAsia"/>
                <w:sz w:val="16"/>
                <w:szCs w:val="16"/>
                <w:shd w:val="clear" w:color="auto" w:fill="FFFFFF"/>
                <w:lang w:eastAsia="zh-CN"/>
              </w:rPr>
              <w:t>或</w:t>
            </w:r>
            <w:proofErr w:type="gramEnd"/>
            <w:r>
              <w:rPr>
                <w:rFonts w:ascii="Segoe UI" w:eastAsia="宋体" w:hAnsi="Segoe UI" w:cs="Segoe UI" w:hint="eastAsia"/>
                <w:sz w:val="16"/>
                <w:szCs w:val="16"/>
                <w:shd w:val="clear" w:color="auto" w:fill="FFFFFF"/>
                <w:lang w:eastAsia="zh-CN"/>
              </w:rPr>
              <w:t>活性成分类别（如果已知）。如果活性成分未知，需识别和质量控制的特征组分。</w:t>
            </w:r>
          </w:p>
        </w:tc>
        <w:tc>
          <w:tcPr>
            <w:tcW w:w="1292" w:type="dxa"/>
            <w:shd w:val="clear" w:color="auto" w:fill="auto"/>
            <w:vAlign w:val="center"/>
          </w:tcPr>
          <w:p w14:paraId="6F44B4DC" w14:textId="77777777" w:rsidR="0057420F" w:rsidRDefault="004B6417">
            <w:pPr>
              <w:jc w:val="center"/>
              <w:rPr>
                <w:rFonts w:ascii="Arial" w:eastAsia="宋体" w:hAnsi="Arial" w:cs="Arial"/>
                <w:color w:val="000000"/>
                <w:sz w:val="18"/>
                <w:szCs w:val="18"/>
                <w:lang w:eastAsia="zh-CN"/>
              </w:rPr>
            </w:pPr>
            <w:r>
              <w:rPr>
                <w:rFonts w:ascii="Arial" w:eastAsia="宋体" w:hAnsi="Arial" w:cs="Arial"/>
                <w:color w:val="000000"/>
                <w:sz w:val="18"/>
                <w:szCs w:val="18"/>
                <w:lang w:eastAsia="zh-CN"/>
              </w:rPr>
              <w:t>3</w:t>
            </w:r>
            <w:r>
              <w:rPr>
                <w:rFonts w:ascii="Arial" w:eastAsia="宋体" w:hAnsi="Arial" w:cs="Arial" w:hint="eastAsia"/>
                <w:color w:val="000000"/>
                <w:sz w:val="18"/>
                <w:szCs w:val="18"/>
                <w:lang w:eastAsia="zh-CN"/>
              </w:rPr>
              <w:t>-</w:t>
            </w:r>
            <w:r>
              <w:rPr>
                <w:rFonts w:ascii="Arial" w:eastAsia="宋体" w:hAnsi="Arial" w:cs="Arial"/>
                <w:color w:val="000000"/>
                <w:sz w:val="18"/>
                <w:szCs w:val="18"/>
                <w:lang w:eastAsia="zh-CN"/>
              </w:rPr>
              <w:t>4</w:t>
            </w:r>
            <w:r>
              <w:rPr>
                <w:rFonts w:ascii="Arial" w:eastAsia="宋体" w:hAnsi="Arial" w:cs="Arial" w:hint="eastAsia"/>
                <w:color w:val="000000"/>
                <w:sz w:val="18"/>
                <w:szCs w:val="18"/>
                <w:lang w:eastAsia="zh-CN"/>
              </w:rPr>
              <w:t>周</w:t>
            </w:r>
          </w:p>
        </w:tc>
      </w:tr>
      <w:tr w:rsidR="0057420F" w14:paraId="5635D98C" w14:textId="77777777">
        <w:trPr>
          <w:trHeight w:val="284"/>
        </w:trPr>
        <w:tc>
          <w:tcPr>
            <w:tcW w:w="1135" w:type="dxa"/>
            <w:vMerge/>
            <w:shd w:val="clear" w:color="auto" w:fill="auto"/>
            <w:vAlign w:val="center"/>
          </w:tcPr>
          <w:p w14:paraId="2D1CC3F6"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43967628"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shd w:val="clear" w:color="auto" w:fill="auto"/>
            <w:vAlign w:val="center"/>
          </w:tcPr>
          <w:p w14:paraId="7E3FA270"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以往人用药经验：描述该植物的人用药经验及临床研究内容，适应症，用法用量等；描述</w:t>
            </w:r>
            <w:proofErr w:type="gramStart"/>
            <w:r>
              <w:rPr>
                <w:rFonts w:ascii="Segoe UI" w:eastAsia="宋体" w:hAnsi="Segoe UI" w:cs="Segoe UI" w:hint="eastAsia"/>
                <w:sz w:val="16"/>
                <w:szCs w:val="16"/>
                <w:shd w:val="clear" w:color="auto" w:fill="FFFFFF"/>
                <w:lang w:eastAsia="zh-CN"/>
              </w:rPr>
              <w:t>本药物</w:t>
            </w:r>
            <w:proofErr w:type="gramEnd"/>
            <w:r>
              <w:rPr>
                <w:rFonts w:ascii="Segoe UI" w:eastAsia="宋体" w:hAnsi="Segoe UI" w:cs="Segoe UI" w:hint="eastAsia"/>
                <w:sz w:val="16"/>
                <w:szCs w:val="16"/>
                <w:shd w:val="clear" w:color="auto" w:fill="FFFFFF"/>
                <w:lang w:eastAsia="zh-CN"/>
              </w:rPr>
              <w:t>与前期临床研究的异同点，及可以桥接的研究内容；本研究药物在制备工艺，标志性成分与前人研究内容的异同。</w:t>
            </w:r>
          </w:p>
        </w:tc>
        <w:tc>
          <w:tcPr>
            <w:tcW w:w="1292" w:type="dxa"/>
            <w:shd w:val="clear" w:color="auto" w:fill="auto"/>
            <w:vAlign w:val="center"/>
          </w:tcPr>
          <w:p w14:paraId="6A478E95" w14:textId="77777777" w:rsidR="0057420F" w:rsidRDefault="0057420F">
            <w:pPr>
              <w:jc w:val="center"/>
              <w:rPr>
                <w:rFonts w:ascii="Arial" w:eastAsia="宋体" w:hAnsi="Arial" w:cs="Arial"/>
                <w:color w:val="000000"/>
                <w:sz w:val="18"/>
                <w:szCs w:val="18"/>
                <w:lang w:eastAsia="zh-CN"/>
              </w:rPr>
            </w:pPr>
          </w:p>
        </w:tc>
      </w:tr>
      <w:tr w:rsidR="0057420F" w14:paraId="04A34AC2" w14:textId="77777777">
        <w:trPr>
          <w:trHeight w:val="284"/>
        </w:trPr>
        <w:tc>
          <w:tcPr>
            <w:tcW w:w="1135" w:type="dxa"/>
            <w:vMerge/>
            <w:shd w:val="clear" w:color="auto" w:fill="auto"/>
            <w:vAlign w:val="center"/>
          </w:tcPr>
          <w:p w14:paraId="6AE7AD84"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54F8A31A"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shd w:val="clear" w:color="auto" w:fill="auto"/>
            <w:vAlign w:val="center"/>
          </w:tcPr>
          <w:p w14:paraId="619609EA" w14:textId="77777777" w:rsidR="0057420F" w:rsidRDefault="004B6417">
            <w:pPr>
              <w:tabs>
                <w:tab w:val="right" w:pos="8370"/>
              </w:tabs>
              <w:rPr>
                <w:rFonts w:ascii="Segoe UI" w:eastAsia="宋体" w:hAnsi="Segoe UI" w:cs="Segoe UI"/>
                <w:sz w:val="16"/>
                <w:szCs w:val="16"/>
                <w:shd w:val="clear" w:color="auto" w:fill="FFFFFF"/>
                <w:lang w:eastAsia="zh-CN"/>
              </w:rPr>
            </w:pPr>
            <w:proofErr w:type="gramStart"/>
            <w:r>
              <w:rPr>
                <w:rFonts w:ascii="Segoe UI" w:eastAsia="宋体" w:hAnsi="Segoe UI" w:cs="Segoe UI" w:hint="eastAsia"/>
                <w:sz w:val="16"/>
                <w:szCs w:val="16"/>
                <w:shd w:val="clear" w:color="auto" w:fill="FFFFFF"/>
                <w:lang w:eastAsia="zh-CN"/>
              </w:rPr>
              <w:t>一</w:t>
            </w:r>
            <w:proofErr w:type="gramEnd"/>
            <w:r>
              <w:rPr>
                <w:rFonts w:ascii="Segoe UI" w:eastAsia="宋体" w:hAnsi="Segoe UI" w:cs="Segoe UI" w:hint="eastAsia"/>
                <w:sz w:val="16"/>
                <w:szCs w:val="16"/>
                <w:shd w:val="clear" w:color="auto" w:fill="FFFFFF"/>
                <w:lang w:eastAsia="zh-CN"/>
              </w:rPr>
              <w:t>．药材质量控制：</w:t>
            </w:r>
          </w:p>
          <w:p w14:paraId="54073E4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药材的鉴别：常规的显微及理化鉴别，以及植物学分类鉴别；</w:t>
            </w:r>
          </w:p>
          <w:p w14:paraId="34EE308C"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sz w:val="16"/>
                <w:szCs w:val="16"/>
                <w:shd w:val="clear" w:color="auto" w:fill="FFFFFF"/>
                <w:lang w:eastAsia="zh-CN"/>
              </w:rPr>
              <w:t>遗传分类方法（例如，</w:t>
            </w:r>
            <w:r>
              <w:rPr>
                <w:rFonts w:ascii="Segoe UI" w:eastAsia="宋体" w:hAnsi="Segoe UI" w:cs="Segoe UI"/>
                <w:sz w:val="16"/>
                <w:szCs w:val="16"/>
                <w:shd w:val="clear" w:color="auto" w:fill="FFFFFF"/>
                <w:lang w:eastAsia="zh-CN"/>
              </w:rPr>
              <w:t>USP General</w:t>
            </w:r>
            <w:r>
              <w:rPr>
                <w:rFonts w:ascii="Segoe UI" w:eastAsia="宋体" w:hAnsi="Segoe UI" w:cs="Segoe UI"/>
                <w:sz w:val="16"/>
                <w:szCs w:val="16"/>
                <w:shd w:val="clear" w:color="auto" w:fill="FFFFFF"/>
                <w:lang w:eastAsia="zh-CN"/>
              </w:rPr>
              <w:t>中描述的</w:t>
            </w:r>
            <w:r>
              <w:rPr>
                <w:rFonts w:ascii="Segoe UI" w:eastAsia="宋体" w:hAnsi="Segoe UI" w:cs="Segoe UI"/>
                <w:sz w:val="16"/>
                <w:szCs w:val="16"/>
                <w:shd w:val="clear" w:color="auto" w:fill="FFFFFF"/>
                <w:lang w:eastAsia="zh-CN"/>
              </w:rPr>
              <w:t>DNA</w:t>
            </w:r>
            <w:r>
              <w:rPr>
                <w:rFonts w:ascii="Segoe UI" w:eastAsia="宋体" w:hAnsi="Segoe UI" w:cs="Segoe UI"/>
                <w:sz w:val="16"/>
                <w:szCs w:val="16"/>
                <w:shd w:val="clear" w:color="auto" w:fill="FFFFFF"/>
                <w:lang w:eastAsia="zh-CN"/>
              </w:rPr>
              <w:t>条形码</w:t>
            </w:r>
            <w:r>
              <w:rPr>
                <w:rFonts w:ascii="Segoe UI" w:eastAsia="宋体" w:hAnsi="Segoe UI" w:cs="Segoe UI"/>
                <w:sz w:val="16"/>
                <w:szCs w:val="16"/>
                <w:shd w:val="clear" w:color="auto" w:fill="FFFFFF"/>
                <w:lang w:eastAsia="zh-CN"/>
              </w:rPr>
              <w:t xml:space="preserve"> </w:t>
            </w:r>
            <w:r>
              <w:rPr>
                <w:rFonts w:ascii="Segoe UI" w:eastAsia="宋体" w:hAnsi="Segoe UI" w:cs="Segoe UI"/>
                <w:sz w:val="16"/>
                <w:szCs w:val="16"/>
                <w:shd w:val="clear" w:color="auto" w:fill="FFFFFF"/>
                <w:lang w:eastAsia="zh-CN"/>
              </w:rPr>
              <w:t>第</w:t>
            </w:r>
            <w:r>
              <w:rPr>
                <w:rFonts w:ascii="Segoe UI" w:eastAsia="宋体" w:hAnsi="Segoe UI" w:cs="Segoe UI"/>
                <w:sz w:val="16"/>
                <w:szCs w:val="16"/>
                <w:shd w:val="clear" w:color="auto" w:fill="FFFFFF"/>
                <w:lang w:eastAsia="zh-CN"/>
              </w:rPr>
              <w:t>563</w:t>
            </w:r>
            <w:r>
              <w:rPr>
                <w:rFonts w:ascii="Segoe UI" w:eastAsia="宋体" w:hAnsi="Segoe UI" w:cs="Segoe UI"/>
                <w:sz w:val="16"/>
                <w:szCs w:val="16"/>
                <w:shd w:val="clear" w:color="auto" w:fill="FFFFFF"/>
                <w:lang w:eastAsia="zh-CN"/>
              </w:rPr>
              <w:t>章：植物来源物品的识别）</w:t>
            </w:r>
            <w:r>
              <w:rPr>
                <w:rFonts w:ascii="Segoe UI" w:eastAsia="宋体" w:hAnsi="Segoe UI" w:cs="Segoe UI" w:hint="eastAsia"/>
                <w:sz w:val="16"/>
                <w:szCs w:val="16"/>
                <w:shd w:val="clear" w:color="auto" w:fill="FFFFFF"/>
                <w:lang w:eastAsia="zh-CN"/>
              </w:rPr>
              <w:t>申办方</w:t>
            </w:r>
            <w:r>
              <w:rPr>
                <w:rFonts w:ascii="Segoe UI" w:eastAsia="宋体" w:hAnsi="Segoe UI" w:cs="Segoe UI"/>
                <w:sz w:val="16"/>
                <w:szCs w:val="16"/>
                <w:shd w:val="clear" w:color="auto" w:fill="FFFFFF"/>
                <w:lang w:eastAsia="zh-CN"/>
              </w:rPr>
              <w:t>应提供以下信息：</w:t>
            </w:r>
          </w:p>
          <w:p w14:paraId="30C92827"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真实性申明；</w:t>
            </w:r>
          </w:p>
          <w:p w14:paraId="301629F9"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来源证明；</w:t>
            </w:r>
          </w:p>
          <w:p w14:paraId="5D550C13"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是否为濒危物种；</w:t>
            </w:r>
          </w:p>
          <w:p w14:paraId="22BD0DD8"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 xml:space="preserve">4. </w:t>
            </w:r>
            <w:r>
              <w:rPr>
                <w:rFonts w:ascii="Segoe UI" w:eastAsia="宋体" w:hAnsi="Segoe UI" w:cs="Segoe UI"/>
                <w:sz w:val="16"/>
                <w:szCs w:val="16"/>
                <w:shd w:val="clear" w:color="auto" w:fill="FFFFFF"/>
                <w:lang w:eastAsia="zh-CN"/>
              </w:rPr>
              <w:t>植物物种、品种和栽培品种的描述和特征</w:t>
            </w:r>
          </w:p>
          <w:p w14:paraId="49C8E23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sz w:val="16"/>
                <w:szCs w:val="16"/>
                <w:shd w:val="clear" w:color="auto" w:fill="FFFFFF"/>
                <w:lang w:eastAsia="zh-CN"/>
              </w:rPr>
              <w:t>（如果适用）和植物鉴定（宏观和微观），</w:t>
            </w:r>
          </w:p>
          <w:p w14:paraId="3A9C6F5E"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植物产地</w:t>
            </w:r>
            <w:r>
              <w:rPr>
                <w:rFonts w:ascii="Segoe UI" w:eastAsia="宋体" w:hAnsi="Segoe UI" w:cs="Segoe UI"/>
                <w:sz w:val="16"/>
                <w:szCs w:val="16"/>
                <w:shd w:val="clear" w:color="auto" w:fill="FFFFFF"/>
                <w:lang w:eastAsia="zh-CN"/>
              </w:rPr>
              <w:t>−</w:t>
            </w:r>
            <w:r>
              <w:rPr>
                <w:rFonts w:ascii="Segoe UI" w:eastAsia="宋体" w:hAnsi="Segoe UI" w:cs="Segoe UI"/>
                <w:sz w:val="16"/>
                <w:szCs w:val="16"/>
                <w:shd w:val="clear" w:color="auto" w:fill="FFFFFF"/>
                <w:lang w:eastAsia="zh-CN"/>
              </w:rPr>
              <w:t>收获位置（例如，通过全球定位系统（</w:t>
            </w:r>
            <w:r>
              <w:rPr>
                <w:rFonts w:ascii="Segoe UI" w:eastAsia="宋体" w:hAnsi="Segoe UI" w:cs="Segoe UI"/>
                <w:sz w:val="16"/>
                <w:szCs w:val="16"/>
                <w:shd w:val="clear" w:color="auto" w:fill="FFFFFF"/>
                <w:lang w:eastAsia="zh-CN"/>
              </w:rPr>
              <w:t>GPS</w:t>
            </w:r>
            <w:r>
              <w:rPr>
                <w:rFonts w:ascii="Segoe UI" w:eastAsia="宋体" w:hAnsi="Segoe UI" w:cs="Segoe UI"/>
                <w:sz w:val="16"/>
                <w:szCs w:val="16"/>
                <w:shd w:val="clear" w:color="auto" w:fill="FFFFFF"/>
                <w:lang w:eastAsia="zh-CN"/>
              </w:rPr>
              <w:t>）坐标），生长条件、收获时植物生长阶段和收获时间</w:t>
            </w:r>
            <w:r>
              <w:rPr>
                <w:rFonts w:ascii="Segoe UI" w:eastAsia="宋体" w:hAnsi="Segoe UI" w:cs="Segoe UI"/>
                <w:sz w:val="16"/>
                <w:szCs w:val="16"/>
                <w:shd w:val="clear" w:color="auto" w:fill="FFFFFF"/>
                <w:lang w:eastAsia="zh-CN"/>
              </w:rPr>
              <w:t>/</w:t>
            </w:r>
            <w:r>
              <w:rPr>
                <w:rFonts w:ascii="Segoe UI" w:eastAsia="宋体" w:hAnsi="Segoe UI" w:cs="Segoe UI"/>
                <w:sz w:val="16"/>
                <w:szCs w:val="16"/>
                <w:shd w:val="clear" w:color="auto" w:fill="FFFFFF"/>
                <w:lang w:eastAsia="zh-CN"/>
              </w:rPr>
              <w:t>季节，以及收获后处理（如洗涤、干燥和研磨程序）；保存程序；搬运、运输和储存条件；</w:t>
            </w:r>
          </w:p>
          <w:p w14:paraId="1E6932E1"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杂质控制：</w:t>
            </w:r>
            <w:r>
              <w:rPr>
                <w:rFonts w:ascii="Segoe UI" w:eastAsia="宋体" w:hAnsi="Segoe UI" w:cs="Segoe UI"/>
                <w:sz w:val="16"/>
                <w:szCs w:val="16"/>
                <w:shd w:val="clear" w:color="auto" w:fill="FFFFFF"/>
                <w:lang w:eastAsia="zh-CN"/>
              </w:rPr>
              <w:t>即无机和有机污染物，如土壤、昆虫</w:t>
            </w:r>
            <w:proofErr w:type="gramStart"/>
            <w:r>
              <w:rPr>
                <w:rFonts w:ascii="Segoe UI" w:eastAsia="宋体" w:hAnsi="Segoe UI" w:cs="Segoe UI"/>
                <w:sz w:val="16"/>
                <w:szCs w:val="16"/>
                <w:shd w:val="clear" w:color="auto" w:fill="FFFFFF"/>
                <w:lang w:eastAsia="zh-CN"/>
              </w:rPr>
              <w:t>和</w:t>
            </w:r>
            <w:proofErr w:type="gramEnd"/>
          </w:p>
          <w:p w14:paraId="44D1B163"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sz w:val="16"/>
                <w:szCs w:val="16"/>
                <w:shd w:val="clear" w:color="auto" w:fill="FFFFFF"/>
                <w:lang w:eastAsia="zh-CN"/>
              </w:rPr>
              <w:t>藻类</w:t>
            </w:r>
            <w:r>
              <w:rPr>
                <w:rFonts w:ascii="Segoe UI" w:eastAsia="宋体" w:hAnsi="Segoe UI" w:cs="Segoe UI"/>
                <w:sz w:val="16"/>
                <w:szCs w:val="16"/>
                <w:shd w:val="clear" w:color="auto" w:fill="FFFFFF"/>
                <w:lang w:eastAsia="zh-CN"/>
              </w:rPr>
              <w:t>/</w:t>
            </w:r>
            <w:r>
              <w:rPr>
                <w:rFonts w:ascii="Segoe UI" w:eastAsia="宋体" w:hAnsi="Segoe UI" w:cs="Segoe UI"/>
                <w:sz w:val="16"/>
                <w:szCs w:val="16"/>
                <w:shd w:val="clear" w:color="auto" w:fill="FFFFFF"/>
                <w:lang w:eastAsia="zh-CN"/>
              </w:rPr>
              <w:t>真菌）</w:t>
            </w:r>
            <w:r>
              <w:rPr>
                <w:rFonts w:ascii="Segoe UI" w:eastAsia="宋体" w:hAnsi="Segoe UI" w:cs="Segoe UI" w:hint="eastAsia"/>
                <w:sz w:val="16"/>
                <w:szCs w:val="16"/>
                <w:shd w:val="clear" w:color="auto" w:fill="FFFFFF"/>
                <w:lang w:eastAsia="zh-CN"/>
              </w:rPr>
              <w:t>元</w:t>
            </w:r>
            <w:r>
              <w:rPr>
                <w:rFonts w:ascii="Segoe UI" w:eastAsia="宋体" w:hAnsi="Segoe UI" w:cs="Segoe UI"/>
                <w:sz w:val="16"/>
                <w:szCs w:val="16"/>
                <w:shd w:val="clear" w:color="auto" w:fill="FFFFFF"/>
                <w:lang w:eastAsia="zh-CN"/>
              </w:rPr>
              <w:t>素杂质测试；微生物限度；残留物测试</w:t>
            </w:r>
          </w:p>
          <w:p w14:paraId="3B8F0007"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sz w:val="16"/>
                <w:szCs w:val="16"/>
                <w:shd w:val="clear" w:color="auto" w:fill="FFFFFF"/>
                <w:lang w:eastAsia="zh-CN"/>
              </w:rPr>
              <w:t>农药，包括母体农药及其主要有毒代谢物；和如黄曲霉毒素</w:t>
            </w:r>
            <w:r>
              <w:rPr>
                <w:rFonts w:ascii="Segoe UI" w:eastAsia="宋体" w:hAnsi="Segoe UI" w:cs="Segoe UI" w:hint="eastAsia"/>
                <w:sz w:val="16"/>
                <w:szCs w:val="16"/>
                <w:shd w:val="clear" w:color="auto" w:fill="FFFFFF"/>
                <w:lang w:eastAsia="zh-CN"/>
              </w:rPr>
              <w:t>，</w:t>
            </w:r>
            <w:r>
              <w:rPr>
                <w:rFonts w:ascii="Segoe UI" w:eastAsia="宋体" w:hAnsi="Segoe UI" w:cs="Segoe UI"/>
                <w:sz w:val="16"/>
                <w:szCs w:val="16"/>
                <w:shd w:val="clear" w:color="auto" w:fill="FFFFFF"/>
                <w:lang w:eastAsia="zh-CN"/>
              </w:rPr>
              <w:t>异物和掺假物。</w:t>
            </w:r>
          </w:p>
          <w:p w14:paraId="7800D6F2"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药材质量标准建立及功效成分测定；</w:t>
            </w:r>
          </w:p>
          <w:p w14:paraId="5342E9EA"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原料质量控制</w:t>
            </w:r>
          </w:p>
          <w:p w14:paraId="49149458"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质量标准</w:t>
            </w:r>
          </w:p>
          <w:p w14:paraId="358BC1B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sz w:val="16"/>
                <w:szCs w:val="16"/>
                <w:shd w:val="clear" w:color="auto" w:fill="FFFFFF"/>
                <w:lang w:eastAsia="zh-CN"/>
              </w:rPr>
              <w:t>它应该包括名称、外观、活性成分、理化性质、生物</w:t>
            </w:r>
            <w:r>
              <w:rPr>
                <w:rFonts w:ascii="Segoe UI" w:eastAsia="宋体" w:hAnsi="Segoe UI" w:cs="Segoe UI" w:hint="eastAsia"/>
                <w:sz w:val="16"/>
                <w:szCs w:val="16"/>
                <w:shd w:val="clear" w:color="auto" w:fill="FFFFFF"/>
                <w:lang w:eastAsia="zh-CN"/>
              </w:rPr>
              <w:t>学</w:t>
            </w:r>
            <w:r>
              <w:rPr>
                <w:rFonts w:ascii="Segoe UI" w:eastAsia="宋体" w:hAnsi="Segoe UI" w:cs="Segoe UI"/>
                <w:sz w:val="16"/>
                <w:szCs w:val="16"/>
                <w:shd w:val="clear" w:color="auto" w:fill="FFFFFF"/>
                <w:lang w:eastAsia="zh-CN"/>
              </w:rPr>
              <w:t>活性、</w:t>
            </w:r>
            <w:r>
              <w:rPr>
                <w:rFonts w:ascii="Segoe UI" w:eastAsia="宋体" w:hAnsi="Segoe UI" w:cs="Segoe UI" w:hint="eastAsia"/>
                <w:sz w:val="16"/>
                <w:szCs w:val="16"/>
                <w:shd w:val="clear" w:color="auto" w:fill="FFFFFF"/>
                <w:lang w:eastAsia="zh-CN"/>
              </w:rPr>
              <w:t>外来物控制；</w:t>
            </w:r>
            <w:r>
              <w:rPr>
                <w:rFonts w:ascii="Segoe UI" w:eastAsia="宋体" w:hAnsi="Segoe UI" w:cs="Segoe UI"/>
                <w:sz w:val="16"/>
                <w:szCs w:val="16"/>
                <w:shd w:val="clear" w:color="auto" w:fill="FFFFFF"/>
                <w:lang w:eastAsia="zh-CN"/>
              </w:rPr>
              <w:t>如果</w:t>
            </w:r>
            <w:r>
              <w:rPr>
                <w:rFonts w:ascii="Segoe UI" w:eastAsia="宋体" w:hAnsi="Segoe UI" w:cs="Segoe UI" w:hint="eastAsia"/>
                <w:sz w:val="16"/>
                <w:szCs w:val="16"/>
                <w:shd w:val="clear" w:color="auto" w:fill="FFFFFF"/>
                <w:lang w:eastAsia="zh-CN"/>
              </w:rPr>
              <w:t>活性</w:t>
            </w:r>
            <w:r>
              <w:rPr>
                <w:rFonts w:ascii="Segoe UI" w:eastAsia="宋体" w:hAnsi="Segoe UI" w:cs="Segoe UI"/>
                <w:sz w:val="16"/>
                <w:szCs w:val="16"/>
                <w:shd w:val="clear" w:color="auto" w:fill="FFFFFF"/>
                <w:lang w:eastAsia="zh-CN"/>
              </w:rPr>
              <w:t>成分、生物活性和</w:t>
            </w:r>
            <w:r>
              <w:rPr>
                <w:rFonts w:ascii="Segoe UI" w:eastAsia="宋体" w:hAnsi="Segoe UI" w:cs="Segoe UI"/>
                <w:sz w:val="16"/>
                <w:szCs w:val="16"/>
                <w:shd w:val="clear" w:color="auto" w:fill="FFFFFF"/>
                <w:lang w:eastAsia="zh-CN"/>
              </w:rPr>
              <w:t>/</w:t>
            </w:r>
            <w:r>
              <w:rPr>
                <w:rFonts w:ascii="Segoe UI" w:eastAsia="宋体" w:hAnsi="Segoe UI" w:cs="Segoe UI"/>
                <w:sz w:val="16"/>
                <w:szCs w:val="16"/>
                <w:shd w:val="clear" w:color="auto" w:fill="FFFFFF"/>
                <w:lang w:eastAsia="zh-CN"/>
              </w:rPr>
              <w:t>或先前的临床用途未知，应用应该明确说明这一点。对于多植物原料药，</w:t>
            </w:r>
            <w:proofErr w:type="gramStart"/>
            <w:r>
              <w:rPr>
                <w:rFonts w:ascii="Segoe UI" w:eastAsia="宋体" w:hAnsi="Segoe UI" w:cs="Segoe UI" w:hint="eastAsia"/>
                <w:sz w:val="16"/>
                <w:szCs w:val="16"/>
                <w:shd w:val="clear" w:color="auto" w:fill="FFFFFF"/>
                <w:lang w:eastAsia="zh-CN"/>
              </w:rPr>
              <w:t>因说明</w:t>
            </w:r>
            <w:proofErr w:type="gramEnd"/>
            <w:r>
              <w:rPr>
                <w:rFonts w:ascii="Segoe UI" w:eastAsia="宋体" w:hAnsi="Segoe UI" w:cs="Segoe UI" w:hint="eastAsia"/>
                <w:sz w:val="16"/>
                <w:szCs w:val="16"/>
                <w:shd w:val="clear" w:color="auto" w:fill="FFFFFF"/>
                <w:lang w:eastAsia="zh-CN"/>
              </w:rPr>
              <w:t>加工工艺</w:t>
            </w:r>
            <w:r>
              <w:rPr>
                <w:rFonts w:ascii="Segoe UI" w:eastAsia="宋体" w:hAnsi="Segoe UI" w:cs="Segoe UI"/>
                <w:sz w:val="16"/>
                <w:szCs w:val="16"/>
                <w:shd w:val="clear" w:color="auto" w:fill="FFFFFF"/>
                <w:lang w:eastAsia="zh-CN"/>
              </w:rPr>
              <w:t>。</w:t>
            </w:r>
          </w:p>
          <w:p w14:paraId="4D9484B1"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功效成分的鉴定；</w:t>
            </w:r>
          </w:p>
          <w:p w14:paraId="55B35F01"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含量测定方法开发及验证；</w:t>
            </w:r>
          </w:p>
          <w:p w14:paraId="5D5087F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生物学活性方法开发及验证；</w:t>
            </w:r>
          </w:p>
          <w:p w14:paraId="757E2B48"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物料组分鉴定（糖，蛋白，脂肪以及功效成分含量等）</w:t>
            </w:r>
          </w:p>
          <w:p w14:paraId="044F6DB5"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农药残留检测；</w:t>
            </w:r>
          </w:p>
          <w:p w14:paraId="763078AA"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元素残留检测，放射性物质污染；</w:t>
            </w:r>
          </w:p>
          <w:p w14:paraId="3C920FA3"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溶剂残留检测；</w:t>
            </w:r>
          </w:p>
          <w:p w14:paraId="4A6EC00C"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微生物检测；</w:t>
            </w:r>
          </w:p>
          <w:p w14:paraId="15CA726A"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真菌毒</w:t>
            </w:r>
            <w:r>
              <w:rPr>
                <w:rFonts w:ascii="Segoe UI" w:eastAsia="宋体" w:hAnsi="Segoe UI" w:cs="Segoe UI" w:hint="eastAsia"/>
                <w:sz w:val="16"/>
                <w:szCs w:val="16"/>
                <w:shd w:val="clear" w:color="auto" w:fill="FFFFFF"/>
                <w:lang w:eastAsia="zh-CN"/>
              </w:rPr>
              <w:t>素检测；</w:t>
            </w:r>
          </w:p>
          <w:p w14:paraId="12940F1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中间体质</w:t>
            </w:r>
            <w:proofErr w:type="gramStart"/>
            <w:r>
              <w:rPr>
                <w:rFonts w:ascii="Segoe UI" w:eastAsia="宋体" w:hAnsi="Segoe UI" w:cs="Segoe UI" w:hint="eastAsia"/>
                <w:sz w:val="16"/>
                <w:szCs w:val="16"/>
                <w:shd w:val="clear" w:color="auto" w:fill="FFFFFF"/>
                <w:lang w:eastAsia="zh-CN"/>
              </w:rPr>
              <w:t>量研究</w:t>
            </w:r>
            <w:proofErr w:type="gramEnd"/>
            <w:r>
              <w:rPr>
                <w:rFonts w:ascii="Segoe UI" w:eastAsia="宋体" w:hAnsi="Segoe UI" w:cs="Segoe UI" w:hint="eastAsia"/>
                <w:sz w:val="16"/>
                <w:szCs w:val="16"/>
                <w:shd w:val="clear" w:color="auto" w:fill="FFFFFF"/>
                <w:lang w:eastAsia="zh-CN"/>
              </w:rPr>
              <w:t>与控制（有效成分测定等）</w:t>
            </w:r>
          </w:p>
          <w:p w14:paraId="5514DE18" w14:textId="77777777" w:rsidR="0057420F" w:rsidRDefault="0057420F">
            <w:pPr>
              <w:tabs>
                <w:tab w:val="right" w:pos="8370"/>
              </w:tabs>
              <w:rPr>
                <w:rFonts w:ascii="Segoe UI" w:eastAsia="宋体" w:hAnsi="Segoe UI" w:cs="Segoe UI"/>
                <w:sz w:val="16"/>
                <w:szCs w:val="16"/>
                <w:shd w:val="clear" w:color="auto" w:fill="FFFFFF"/>
                <w:lang w:eastAsia="zh-CN"/>
              </w:rPr>
            </w:pPr>
          </w:p>
          <w:p w14:paraId="1C9923A6"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lastRenderedPageBreak/>
              <w:t>2.</w:t>
            </w:r>
            <w:r>
              <w:rPr>
                <w:rFonts w:ascii="Segoe UI" w:eastAsia="宋体" w:hAnsi="Segoe UI" w:cs="Segoe UI" w:hint="eastAsia"/>
                <w:sz w:val="16"/>
                <w:szCs w:val="16"/>
                <w:shd w:val="clear" w:color="auto" w:fill="FFFFFF"/>
                <w:lang w:eastAsia="zh-CN"/>
              </w:rPr>
              <w:t>生产产地（具体到车间）工艺研究及生产工艺描述</w:t>
            </w:r>
          </w:p>
          <w:p w14:paraId="39F9647B"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 xml:space="preserve">2.1 </w:t>
            </w:r>
            <w:r>
              <w:rPr>
                <w:rFonts w:ascii="Segoe UI" w:eastAsia="宋体" w:hAnsi="Segoe UI" w:cs="Segoe UI" w:hint="eastAsia"/>
                <w:sz w:val="16"/>
                <w:szCs w:val="16"/>
                <w:shd w:val="clear" w:color="auto" w:fill="FFFFFF"/>
                <w:lang w:eastAsia="zh-CN"/>
              </w:rPr>
              <w:t>提取工艺研究</w:t>
            </w:r>
          </w:p>
          <w:p w14:paraId="2F909FF8"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）提取工艺研究</w:t>
            </w:r>
          </w:p>
          <w:p w14:paraId="5A55CC67"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）纯化工艺研究</w:t>
            </w:r>
          </w:p>
          <w:p w14:paraId="288F670F"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）浓缩与干燥工艺研究</w:t>
            </w:r>
            <w:ins w:id="216" w:author="赵剑" w:date="2025-06-04T09:50:00Z">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烘箱干燥）</w:t>
              </w:r>
            </w:ins>
            <w:ins w:id="217" w:author="赵剑" w:date="2025-06-04T09:52:00Z">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140</w:t>
              </w:r>
              <w:r>
                <w:rPr>
                  <w:rFonts w:ascii="Segoe UI" w:eastAsia="宋体" w:hAnsi="Segoe UI" w:cs="Segoe UI" w:hint="eastAsia"/>
                  <w:sz w:val="16"/>
                  <w:szCs w:val="16"/>
                  <w:shd w:val="clear" w:color="auto" w:fill="FFFFFF"/>
                  <w:lang w:eastAsia="zh-CN"/>
                </w:rPr>
                <w:t>℃）</w:t>
              </w:r>
            </w:ins>
          </w:p>
          <w:p w14:paraId="2071638C"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4</w:t>
            </w:r>
            <w:r>
              <w:rPr>
                <w:rFonts w:ascii="Segoe UI" w:eastAsia="宋体" w:hAnsi="Segoe UI" w:cs="Segoe UI" w:hint="eastAsia"/>
                <w:sz w:val="16"/>
                <w:szCs w:val="16"/>
                <w:shd w:val="clear" w:color="auto" w:fill="FFFFFF"/>
                <w:lang w:eastAsia="zh-CN"/>
              </w:rPr>
              <w:t>）粉碎工艺研究</w:t>
            </w:r>
          </w:p>
        </w:tc>
        <w:tc>
          <w:tcPr>
            <w:tcW w:w="1292" w:type="dxa"/>
            <w:shd w:val="clear" w:color="auto" w:fill="auto"/>
            <w:vAlign w:val="center"/>
          </w:tcPr>
          <w:p w14:paraId="3904B512" w14:textId="77777777" w:rsidR="0057420F" w:rsidRDefault="0057420F">
            <w:pPr>
              <w:tabs>
                <w:tab w:val="right" w:pos="8370"/>
              </w:tabs>
              <w:rPr>
                <w:rFonts w:ascii="Segoe UI" w:eastAsia="宋体" w:hAnsi="Segoe UI" w:cs="Segoe UI"/>
                <w:sz w:val="16"/>
                <w:szCs w:val="16"/>
                <w:shd w:val="clear" w:color="auto" w:fill="FFFFFF"/>
                <w:lang w:eastAsia="zh-CN"/>
              </w:rPr>
            </w:pPr>
          </w:p>
        </w:tc>
      </w:tr>
      <w:tr w:rsidR="0057420F" w14:paraId="6850AE14" w14:textId="77777777">
        <w:trPr>
          <w:trHeight w:val="284"/>
        </w:trPr>
        <w:tc>
          <w:tcPr>
            <w:tcW w:w="1135" w:type="dxa"/>
            <w:vMerge/>
            <w:shd w:val="clear" w:color="auto" w:fill="auto"/>
            <w:vAlign w:val="center"/>
          </w:tcPr>
          <w:p w14:paraId="0777B871"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16EB70DD"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tcBorders>
              <w:bottom w:val="single" w:sz="4" w:space="0" w:color="auto"/>
            </w:tcBorders>
            <w:shd w:val="clear" w:color="auto" w:fill="auto"/>
            <w:vAlign w:val="center"/>
          </w:tcPr>
          <w:p w14:paraId="61558F65"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小试批次：</w:t>
            </w:r>
            <w:r>
              <w:rPr>
                <w:rFonts w:ascii="Segoe UI" w:eastAsia="宋体" w:hAnsi="Segoe UI" w:cs="Segoe UI" w:hint="eastAsia"/>
                <w:sz w:val="16"/>
                <w:szCs w:val="16"/>
                <w:shd w:val="clear" w:color="auto" w:fill="FFFFFF"/>
                <w:lang w:eastAsia="zh-CN"/>
              </w:rPr>
              <w:t xml:space="preserve"> 3</w:t>
            </w:r>
            <w:r>
              <w:rPr>
                <w:rFonts w:ascii="Segoe UI" w:eastAsia="宋体" w:hAnsi="Segoe UI" w:cs="Segoe UI" w:hint="eastAsia"/>
                <w:sz w:val="16"/>
                <w:szCs w:val="16"/>
                <w:shd w:val="clear" w:color="auto" w:fill="FFFFFF"/>
                <w:lang w:eastAsia="zh-CN"/>
              </w:rPr>
              <w:t>批，</w:t>
            </w:r>
            <w:r>
              <w:rPr>
                <w:rFonts w:ascii="Segoe UI" w:eastAsia="宋体" w:hAnsi="Segoe UI" w:cs="Segoe UI" w:hint="eastAsia"/>
                <w:sz w:val="16"/>
                <w:szCs w:val="16"/>
                <w:shd w:val="clear" w:color="auto" w:fill="FFFFFF"/>
                <w:lang w:eastAsia="zh-CN"/>
              </w:rPr>
              <w:t>50-100g/</w:t>
            </w:r>
            <w:r>
              <w:rPr>
                <w:rFonts w:ascii="Segoe UI" w:eastAsia="宋体" w:hAnsi="Segoe UI" w:cs="Segoe UI" w:hint="eastAsia"/>
                <w:sz w:val="16"/>
                <w:szCs w:val="16"/>
                <w:shd w:val="clear" w:color="auto" w:fill="FFFFFF"/>
                <w:lang w:eastAsia="zh-CN"/>
              </w:rPr>
              <w:t>批</w:t>
            </w:r>
          </w:p>
        </w:tc>
        <w:tc>
          <w:tcPr>
            <w:tcW w:w="1292" w:type="dxa"/>
            <w:tcBorders>
              <w:bottom w:val="single" w:sz="4" w:space="0" w:color="auto"/>
            </w:tcBorders>
            <w:shd w:val="clear" w:color="auto" w:fill="auto"/>
            <w:vAlign w:val="center"/>
          </w:tcPr>
          <w:p w14:paraId="2A6B0FFA"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3-4</w:t>
            </w:r>
            <w:r>
              <w:rPr>
                <w:rFonts w:ascii="Segoe UI" w:eastAsia="宋体" w:hAnsi="Segoe UI" w:cs="Segoe UI" w:hint="eastAsia"/>
                <w:sz w:val="16"/>
                <w:szCs w:val="16"/>
                <w:shd w:val="clear" w:color="auto" w:fill="FFFFFF"/>
                <w:lang w:eastAsia="zh-CN"/>
              </w:rPr>
              <w:t>周</w:t>
            </w:r>
          </w:p>
        </w:tc>
      </w:tr>
      <w:tr w:rsidR="0057420F" w14:paraId="20EA594D" w14:textId="77777777">
        <w:trPr>
          <w:trHeight w:val="284"/>
        </w:trPr>
        <w:tc>
          <w:tcPr>
            <w:tcW w:w="1135" w:type="dxa"/>
            <w:vMerge/>
            <w:shd w:val="clear" w:color="auto" w:fill="auto"/>
            <w:vAlign w:val="center"/>
          </w:tcPr>
          <w:p w14:paraId="7A33214F"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1691D10F"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tcBorders>
              <w:bottom w:val="single" w:sz="4" w:space="0" w:color="auto"/>
            </w:tcBorders>
            <w:shd w:val="clear" w:color="auto" w:fill="auto"/>
            <w:vAlign w:val="center"/>
          </w:tcPr>
          <w:p w14:paraId="730DDB94"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对照品制备和标定</w:t>
            </w:r>
          </w:p>
        </w:tc>
        <w:tc>
          <w:tcPr>
            <w:tcW w:w="1292" w:type="dxa"/>
            <w:tcBorders>
              <w:bottom w:val="single" w:sz="4" w:space="0" w:color="auto"/>
            </w:tcBorders>
            <w:shd w:val="clear" w:color="auto" w:fill="auto"/>
            <w:vAlign w:val="center"/>
          </w:tcPr>
          <w:p w14:paraId="75ADA044"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8-10</w:t>
            </w:r>
            <w:r>
              <w:rPr>
                <w:rFonts w:ascii="Segoe UI" w:eastAsia="宋体" w:hAnsi="Segoe UI" w:cs="Segoe UI" w:hint="eastAsia"/>
                <w:sz w:val="16"/>
                <w:szCs w:val="16"/>
                <w:shd w:val="clear" w:color="auto" w:fill="FFFFFF"/>
                <w:lang w:eastAsia="zh-CN"/>
              </w:rPr>
              <w:t>周</w:t>
            </w:r>
          </w:p>
        </w:tc>
      </w:tr>
      <w:tr w:rsidR="0057420F" w14:paraId="02C158AE" w14:textId="77777777">
        <w:trPr>
          <w:trHeight w:val="284"/>
        </w:trPr>
        <w:tc>
          <w:tcPr>
            <w:tcW w:w="1135" w:type="dxa"/>
            <w:vMerge/>
            <w:shd w:val="clear" w:color="auto" w:fill="auto"/>
            <w:vAlign w:val="center"/>
          </w:tcPr>
          <w:p w14:paraId="5970978B"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4F728EA8"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tcBorders>
              <w:bottom w:val="single" w:sz="4" w:space="0" w:color="auto"/>
            </w:tcBorders>
            <w:shd w:val="clear" w:color="auto" w:fill="auto"/>
            <w:vAlign w:val="center"/>
          </w:tcPr>
          <w:p w14:paraId="78D790BB" w14:textId="77777777" w:rsidR="0057420F" w:rsidRDefault="004B6417">
            <w:pPr>
              <w:tabs>
                <w:tab w:val="right" w:pos="8370"/>
              </w:tabs>
              <w:rPr>
                <w:rFonts w:ascii="Segoe UI" w:eastAsia="宋体" w:hAnsi="Segoe UI" w:cs="Segoe UI"/>
                <w:sz w:val="16"/>
                <w:szCs w:val="16"/>
                <w:shd w:val="clear" w:color="auto" w:fill="FFFFFF"/>
                <w:lang w:eastAsia="zh-CN"/>
              </w:rPr>
            </w:pPr>
            <w:proofErr w:type="gramStart"/>
            <w:r>
              <w:rPr>
                <w:rFonts w:ascii="Segoe UI" w:eastAsia="宋体" w:hAnsi="Segoe UI" w:cs="Segoe UI" w:hint="eastAsia"/>
                <w:sz w:val="16"/>
                <w:szCs w:val="16"/>
                <w:shd w:val="clear" w:color="auto" w:fill="FFFFFF"/>
                <w:lang w:eastAsia="zh-CN"/>
              </w:rPr>
              <w:t>安评批次</w:t>
            </w:r>
            <w:proofErr w:type="gramEnd"/>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批，批量（</w:t>
            </w:r>
            <w:proofErr w:type="gramStart"/>
            <w:r>
              <w:rPr>
                <w:rFonts w:ascii="Segoe UI" w:eastAsia="宋体" w:hAnsi="Segoe UI" w:cs="Segoe UI" w:hint="eastAsia"/>
                <w:sz w:val="16"/>
                <w:szCs w:val="16"/>
                <w:shd w:val="clear" w:color="auto" w:fill="FFFFFF"/>
                <w:lang w:eastAsia="zh-CN"/>
              </w:rPr>
              <w:t>安评提供</w:t>
            </w:r>
            <w:proofErr w:type="gramEnd"/>
            <w:r>
              <w:rPr>
                <w:rFonts w:ascii="Segoe UI" w:eastAsia="宋体" w:hAnsi="Segoe UI" w:cs="Segoe UI" w:hint="eastAsia"/>
                <w:sz w:val="16"/>
                <w:szCs w:val="16"/>
                <w:shd w:val="clear" w:color="auto" w:fill="FFFFFF"/>
                <w:lang w:eastAsia="zh-CN"/>
              </w:rPr>
              <w:t>）</w:t>
            </w:r>
            <w:ins w:id="218" w:author="赵剑" w:date="2025-06-04T09:49:00Z">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非</w:t>
              </w:r>
              <w:r>
                <w:rPr>
                  <w:rFonts w:ascii="Segoe UI" w:eastAsia="宋体" w:hAnsi="Segoe UI" w:cs="Segoe UI" w:hint="eastAsia"/>
                  <w:sz w:val="16"/>
                  <w:szCs w:val="16"/>
                  <w:shd w:val="clear" w:color="auto" w:fill="FFFFFF"/>
                  <w:lang w:eastAsia="zh-CN"/>
                </w:rPr>
                <w:t>GMP)</w:t>
              </w:r>
            </w:ins>
          </w:p>
        </w:tc>
        <w:tc>
          <w:tcPr>
            <w:tcW w:w="1292" w:type="dxa"/>
            <w:tcBorders>
              <w:bottom w:val="single" w:sz="4" w:space="0" w:color="auto"/>
            </w:tcBorders>
            <w:shd w:val="clear" w:color="auto" w:fill="auto"/>
            <w:vAlign w:val="center"/>
          </w:tcPr>
          <w:p w14:paraId="00D83DA3"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采用中试批</w:t>
            </w:r>
          </w:p>
        </w:tc>
      </w:tr>
      <w:tr w:rsidR="0057420F" w14:paraId="2691BECB" w14:textId="77777777">
        <w:trPr>
          <w:trHeight w:val="284"/>
        </w:trPr>
        <w:tc>
          <w:tcPr>
            <w:tcW w:w="1135" w:type="dxa"/>
            <w:vMerge/>
            <w:shd w:val="clear" w:color="auto" w:fill="auto"/>
            <w:vAlign w:val="center"/>
          </w:tcPr>
          <w:p w14:paraId="4E73C31C"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4A10DB7A" w14:textId="77777777" w:rsidR="0057420F" w:rsidRDefault="0057420F">
            <w:pPr>
              <w:tabs>
                <w:tab w:val="right" w:pos="8370"/>
              </w:tabs>
              <w:jc w:val="center"/>
              <w:rPr>
                <w:rFonts w:ascii="Arial" w:eastAsia="宋体" w:hAnsi="Arial" w:cs="Arial"/>
                <w:color w:val="000000"/>
                <w:sz w:val="18"/>
                <w:szCs w:val="18"/>
                <w:highlight w:val="yellow"/>
                <w:lang w:eastAsia="zh-CN"/>
              </w:rPr>
            </w:pPr>
          </w:p>
        </w:tc>
        <w:tc>
          <w:tcPr>
            <w:tcW w:w="5513" w:type="dxa"/>
            <w:tcBorders>
              <w:bottom w:val="single" w:sz="4" w:space="0" w:color="auto"/>
            </w:tcBorders>
            <w:shd w:val="clear" w:color="auto" w:fill="auto"/>
            <w:vAlign w:val="center"/>
          </w:tcPr>
          <w:p w14:paraId="03C0C1CC"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中试批次生产：</w:t>
            </w: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批，</w:t>
            </w:r>
            <w:r>
              <w:rPr>
                <w:rFonts w:ascii="Segoe UI" w:eastAsia="宋体" w:hAnsi="Segoe UI" w:cs="Segoe UI" w:hint="eastAsia"/>
                <w:sz w:val="16"/>
                <w:szCs w:val="16"/>
                <w:shd w:val="clear" w:color="auto" w:fill="FFFFFF"/>
                <w:lang w:eastAsia="zh-CN"/>
              </w:rPr>
              <w:t>110kg/</w:t>
            </w:r>
            <w:r>
              <w:rPr>
                <w:rFonts w:ascii="Segoe UI" w:eastAsia="宋体" w:hAnsi="Segoe UI" w:cs="Segoe UI" w:hint="eastAsia"/>
                <w:sz w:val="16"/>
                <w:szCs w:val="16"/>
                <w:shd w:val="clear" w:color="auto" w:fill="FFFFFF"/>
                <w:lang w:eastAsia="zh-CN"/>
              </w:rPr>
              <w:t>批</w:t>
            </w:r>
            <w:ins w:id="219" w:author="赵剑" w:date="2025-06-04T09:49:00Z">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其中</w:t>
              </w: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批做</w:t>
              </w:r>
            </w:ins>
            <w:ins w:id="220" w:author="赵剑" w:date="2025-06-04T09:50:00Z">
              <w:r>
                <w:rPr>
                  <w:rFonts w:ascii="Segoe UI" w:eastAsia="宋体" w:hAnsi="Segoe UI" w:cs="Segoe UI" w:hint="eastAsia"/>
                  <w:sz w:val="16"/>
                  <w:szCs w:val="16"/>
                  <w:shd w:val="clear" w:color="auto" w:fill="FFFFFF"/>
                  <w:lang w:eastAsia="zh-CN"/>
                </w:rPr>
                <w:t>GMP)</w:t>
              </w:r>
            </w:ins>
          </w:p>
        </w:tc>
        <w:tc>
          <w:tcPr>
            <w:tcW w:w="1292" w:type="dxa"/>
            <w:tcBorders>
              <w:bottom w:val="single" w:sz="4" w:space="0" w:color="auto"/>
            </w:tcBorders>
            <w:shd w:val="clear" w:color="auto" w:fill="auto"/>
            <w:vAlign w:val="center"/>
          </w:tcPr>
          <w:p w14:paraId="14D766DC"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8-10</w:t>
            </w:r>
            <w:r>
              <w:rPr>
                <w:rFonts w:ascii="Segoe UI" w:eastAsia="宋体" w:hAnsi="Segoe UI" w:cs="Segoe UI" w:hint="eastAsia"/>
                <w:sz w:val="16"/>
                <w:szCs w:val="16"/>
                <w:shd w:val="clear" w:color="auto" w:fill="FFFFFF"/>
                <w:lang w:eastAsia="zh-CN"/>
              </w:rPr>
              <w:t>周</w:t>
            </w:r>
          </w:p>
        </w:tc>
      </w:tr>
      <w:tr w:rsidR="0057420F" w14:paraId="5C8251C6" w14:textId="77777777">
        <w:trPr>
          <w:trHeight w:val="284"/>
        </w:trPr>
        <w:tc>
          <w:tcPr>
            <w:tcW w:w="1135" w:type="dxa"/>
            <w:vMerge/>
            <w:shd w:val="clear" w:color="auto" w:fill="auto"/>
            <w:vAlign w:val="center"/>
          </w:tcPr>
          <w:p w14:paraId="4051466A"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09073417" w14:textId="77777777" w:rsidR="0057420F" w:rsidRDefault="0057420F">
            <w:pPr>
              <w:tabs>
                <w:tab w:val="right" w:pos="8370"/>
              </w:tabs>
              <w:jc w:val="center"/>
              <w:rPr>
                <w:rFonts w:ascii="Arial" w:eastAsia="宋体" w:hAnsi="Arial" w:cs="Arial"/>
                <w:color w:val="000000"/>
                <w:sz w:val="18"/>
                <w:szCs w:val="18"/>
                <w:highlight w:val="yellow"/>
                <w:lang w:eastAsia="zh-CN"/>
              </w:rPr>
            </w:pPr>
          </w:p>
        </w:tc>
        <w:tc>
          <w:tcPr>
            <w:tcW w:w="5513" w:type="dxa"/>
            <w:tcBorders>
              <w:bottom w:val="single" w:sz="4" w:space="0" w:color="auto"/>
            </w:tcBorders>
            <w:shd w:val="clear" w:color="auto" w:fill="auto"/>
            <w:vAlign w:val="center"/>
          </w:tcPr>
          <w:p w14:paraId="74661930"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临床批次样品生产（</w:t>
            </w:r>
            <w:r>
              <w:rPr>
                <w:rFonts w:ascii="Segoe UI" w:eastAsia="宋体" w:hAnsi="Segoe UI" w:cs="Segoe UI" w:hint="eastAsia"/>
                <w:sz w:val="16"/>
                <w:szCs w:val="16"/>
                <w:shd w:val="clear" w:color="auto" w:fill="FFFFFF"/>
                <w:lang w:eastAsia="zh-CN"/>
              </w:rPr>
              <w:t>GMP</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批（</w:t>
            </w:r>
            <w:r>
              <w:rPr>
                <w:rFonts w:ascii="Segoe UI" w:eastAsia="宋体" w:hAnsi="Segoe UI" w:cs="Segoe UI" w:hint="eastAsia"/>
                <w:sz w:val="16"/>
                <w:szCs w:val="16"/>
                <w:shd w:val="clear" w:color="auto" w:fill="FFFFFF"/>
                <w:lang w:eastAsia="zh-CN"/>
              </w:rPr>
              <w:t>110kg/</w:t>
            </w:r>
            <w:r>
              <w:rPr>
                <w:rFonts w:ascii="Segoe UI" w:eastAsia="宋体" w:hAnsi="Segoe UI" w:cs="Segoe UI" w:hint="eastAsia"/>
                <w:sz w:val="16"/>
                <w:szCs w:val="16"/>
                <w:shd w:val="clear" w:color="auto" w:fill="FFFFFF"/>
                <w:lang w:eastAsia="zh-CN"/>
              </w:rPr>
              <w:t>批）</w:t>
            </w:r>
          </w:p>
        </w:tc>
        <w:tc>
          <w:tcPr>
            <w:tcW w:w="1292" w:type="dxa"/>
            <w:tcBorders>
              <w:bottom w:val="single" w:sz="4" w:space="0" w:color="auto"/>
            </w:tcBorders>
            <w:shd w:val="clear" w:color="auto" w:fill="auto"/>
            <w:vAlign w:val="center"/>
          </w:tcPr>
          <w:p w14:paraId="0BE1478B"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暂不包括</w:t>
            </w:r>
          </w:p>
        </w:tc>
      </w:tr>
      <w:tr w:rsidR="0057420F" w14:paraId="0BC5AE43" w14:textId="77777777">
        <w:trPr>
          <w:trHeight w:val="903"/>
        </w:trPr>
        <w:tc>
          <w:tcPr>
            <w:tcW w:w="1135" w:type="dxa"/>
            <w:vMerge/>
            <w:shd w:val="clear" w:color="auto" w:fill="auto"/>
            <w:vAlign w:val="center"/>
          </w:tcPr>
          <w:p w14:paraId="0E87EE34"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val="restart"/>
            <w:shd w:val="clear" w:color="auto" w:fill="auto"/>
            <w:vAlign w:val="center"/>
          </w:tcPr>
          <w:p w14:paraId="0FC9E921"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稳定性研究</w:t>
            </w:r>
          </w:p>
        </w:tc>
        <w:tc>
          <w:tcPr>
            <w:tcW w:w="5513" w:type="dxa"/>
            <w:shd w:val="clear" w:color="auto" w:fill="auto"/>
            <w:vAlign w:val="center"/>
          </w:tcPr>
          <w:p w14:paraId="50015F38"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稳定性研究</w:t>
            </w:r>
          </w:p>
          <w:p w14:paraId="5FAEC514"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影响因素研究（</w:t>
            </w:r>
            <w:r>
              <w:rPr>
                <w:rFonts w:ascii="Segoe UI" w:eastAsia="宋体" w:hAnsi="Segoe UI" w:cs="Segoe UI" w:hint="eastAsia"/>
                <w:sz w:val="16"/>
                <w:szCs w:val="16"/>
                <w:shd w:val="clear" w:color="auto" w:fill="FFFFFF"/>
                <w:lang w:eastAsia="zh-CN"/>
              </w:rPr>
              <w:t>0</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5</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10</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30</w:t>
            </w:r>
            <w:r>
              <w:rPr>
                <w:rFonts w:ascii="Segoe UI" w:eastAsia="宋体" w:hAnsi="Segoe UI" w:cs="Segoe UI" w:hint="eastAsia"/>
                <w:sz w:val="16"/>
                <w:szCs w:val="16"/>
                <w:shd w:val="clear" w:color="auto" w:fill="FFFFFF"/>
                <w:lang w:eastAsia="zh-CN"/>
              </w:rPr>
              <w:t>天）；</w:t>
            </w:r>
          </w:p>
          <w:p w14:paraId="4ECB7305"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加速稳定性研究（</w:t>
            </w:r>
            <w:r>
              <w:rPr>
                <w:rFonts w:ascii="Segoe UI" w:eastAsia="宋体" w:hAnsi="Segoe UI" w:cs="Segoe UI" w:hint="eastAsia"/>
                <w:sz w:val="16"/>
                <w:szCs w:val="16"/>
                <w:shd w:val="clear" w:color="auto" w:fill="FFFFFF"/>
                <w:lang w:eastAsia="zh-CN"/>
              </w:rPr>
              <w:t>0</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6</w:t>
            </w:r>
            <w:r>
              <w:rPr>
                <w:rFonts w:ascii="Segoe UI" w:eastAsia="宋体" w:hAnsi="Segoe UI" w:cs="Segoe UI" w:hint="eastAsia"/>
                <w:sz w:val="16"/>
                <w:szCs w:val="16"/>
                <w:shd w:val="clear" w:color="auto" w:fill="FFFFFF"/>
                <w:lang w:eastAsia="zh-CN"/>
              </w:rPr>
              <w:t>月）；</w:t>
            </w:r>
          </w:p>
          <w:p w14:paraId="6E087017"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长期稳定性研究（</w:t>
            </w:r>
            <w:r>
              <w:rPr>
                <w:rFonts w:ascii="Segoe UI" w:eastAsia="宋体" w:hAnsi="Segoe UI" w:cs="Segoe UI" w:hint="eastAsia"/>
                <w:sz w:val="16"/>
                <w:szCs w:val="16"/>
                <w:shd w:val="clear" w:color="auto" w:fill="FFFFFF"/>
                <w:lang w:eastAsia="zh-CN"/>
              </w:rPr>
              <w:t>0</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6</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9</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12</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18</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24</w:t>
            </w:r>
            <w:r>
              <w:rPr>
                <w:rFonts w:ascii="Segoe UI" w:eastAsia="宋体" w:hAnsi="Segoe UI" w:cs="Segoe UI" w:hint="eastAsia"/>
                <w:sz w:val="16"/>
                <w:szCs w:val="16"/>
                <w:shd w:val="clear" w:color="auto" w:fill="FFFFFF"/>
                <w:lang w:eastAsia="zh-CN"/>
              </w:rPr>
              <w:t>月）。</w:t>
            </w:r>
          </w:p>
        </w:tc>
        <w:tc>
          <w:tcPr>
            <w:tcW w:w="1292" w:type="dxa"/>
            <w:tcBorders>
              <w:bottom w:val="single" w:sz="4" w:space="0" w:color="auto"/>
            </w:tcBorders>
            <w:shd w:val="clear" w:color="auto" w:fill="auto"/>
            <w:vAlign w:val="center"/>
          </w:tcPr>
          <w:p w14:paraId="54C10410"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25</w:t>
            </w:r>
            <w:r>
              <w:rPr>
                <w:rFonts w:ascii="Segoe UI" w:eastAsia="宋体" w:hAnsi="Segoe UI" w:cs="Segoe UI" w:hint="eastAsia"/>
                <w:sz w:val="16"/>
                <w:szCs w:val="16"/>
                <w:shd w:val="clear" w:color="auto" w:fill="FFFFFF"/>
                <w:lang w:eastAsia="zh-CN"/>
              </w:rPr>
              <w:t>个月</w:t>
            </w:r>
          </w:p>
        </w:tc>
      </w:tr>
      <w:tr w:rsidR="0057420F" w14:paraId="4009184E" w14:textId="77777777">
        <w:trPr>
          <w:trHeight w:val="903"/>
        </w:trPr>
        <w:tc>
          <w:tcPr>
            <w:tcW w:w="1135" w:type="dxa"/>
            <w:vMerge/>
            <w:shd w:val="clear" w:color="auto" w:fill="auto"/>
            <w:vAlign w:val="center"/>
          </w:tcPr>
          <w:p w14:paraId="39BAE8A7"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527C1DDE" w14:textId="77777777" w:rsidR="0057420F" w:rsidRDefault="0057420F">
            <w:pPr>
              <w:tabs>
                <w:tab w:val="right" w:pos="8370"/>
              </w:tabs>
              <w:rPr>
                <w:rFonts w:ascii="Segoe UI" w:eastAsia="宋体" w:hAnsi="Segoe UI" w:cs="Segoe UI"/>
                <w:sz w:val="16"/>
                <w:szCs w:val="16"/>
                <w:shd w:val="clear" w:color="auto" w:fill="FFFFFF"/>
                <w:lang w:eastAsia="zh-CN"/>
              </w:rPr>
            </w:pPr>
          </w:p>
        </w:tc>
        <w:tc>
          <w:tcPr>
            <w:tcW w:w="5513" w:type="dxa"/>
            <w:shd w:val="clear" w:color="auto" w:fill="auto"/>
            <w:vAlign w:val="center"/>
          </w:tcPr>
          <w:p w14:paraId="7E92A742"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临床批稳定性试验（</w:t>
            </w:r>
            <w:r>
              <w:rPr>
                <w:rFonts w:ascii="Segoe UI" w:eastAsia="宋体" w:hAnsi="Segoe UI" w:cs="Segoe UI" w:hint="eastAsia"/>
                <w:sz w:val="16"/>
                <w:szCs w:val="16"/>
                <w:shd w:val="clear" w:color="auto" w:fill="FFFFFF"/>
                <w:lang w:eastAsia="zh-CN"/>
              </w:rPr>
              <w:t>0</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6</w:t>
            </w:r>
            <w:r>
              <w:rPr>
                <w:rFonts w:ascii="Segoe UI" w:eastAsia="宋体" w:hAnsi="Segoe UI" w:cs="Segoe UI" w:hint="eastAsia"/>
                <w:sz w:val="16"/>
                <w:szCs w:val="16"/>
                <w:shd w:val="clear" w:color="auto" w:fill="FFFFFF"/>
                <w:lang w:eastAsia="zh-CN"/>
              </w:rPr>
              <w:t>月）</w:t>
            </w:r>
          </w:p>
          <w:p w14:paraId="5B279878"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2.</w:t>
            </w:r>
            <w:r>
              <w:rPr>
                <w:rFonts w:ascii="Segoe UI" w:eastAsia="宋体" w:hAnsi="Segoe UI" w:cs="Segoe UI" w:hint="eastAsia"/>
                <w:sz w:val="16"/>
                <w:szCs w:val="16"/>
                <w:shd w:val="clear" w:color="auto" w:fill="FFFFFF"/>
                <w:lang w:eastAsia="zh-CN"/>
              </w:rPr>
              <w:t>长期稳定性研究（</w:t>
            </w:r>
            <w:r>
              <w:rPr>
                <w:rFonts w:ascii="Segoe UI" w:eastAsia="宋体" w:hAnsi="Segoe UI" w:cs="Segoe UI" w:hint="eastAsia"/>
                <w:sz w:val="16"/>
                <w:szCs w:val="16"/>
                <w:shd w:val="clear" w:color="auto" w:fill="FFFFFF"/>
                <w:lang w:eastAsia="zh-CN"/>
              </w:rPr>
              <w:t>0</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3</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6</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9</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12</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18</w:t>
            </w:r>
            <w:r>
              <w:rPr>
                <w:rFonts w:ascii="Segoe UI" w:eastAsia="宋体" w:hAnsi="Segoe UI" w:cs="Segoe UI" w:hint="eastAsia"/>
                <w:sz w:val="16"/>
                <w:szCs w:val="16"/>
                <w:shd w:val="clear" w:color="auto" w:fill="FFFFFF"/>
                <w:lang w:eastAsia="zh-CN"/>
              </w:rPr>
              <w:t>、</w:t>
            </w:r>
            <w:r>
              <w:rPr>
                <w:rFonts w:ascii="Segoe UI" w:eastAsia="宋体" w:hAnsi="Segoe UI" w:cs="Segoe UI" w:hint="eastAsia"/>
                <w:sz w:val="16"/>
                <w:szCs w:val="16"/>
                <w:shd w:val="clear" w:color="auto" w:fill="FFFFFF"/>
                <w:lang w:eastAsia="zh-CN"/>
              </w:rPr>
              <w:t>24</w:t>
            </w:r>
            <w:r>
              <w:rPr>
                <w:rFonts w:ascii="Segoe UI" w:eastAsia="宋体" w:hAnsi="Segoe UI" w:cs="Segoe UI" w:hint="eastAsia"/>
                <w:sz w:val="16"/>
                <w:szCs w:val="16"/>
                <w:shd w:val="clear" w:color="auto" w:fill="FFFFFF"/>
                <w:lang w:eastAsia="zh-CN"/>
              </w:rPr>
              <w:t>月）</w:t>
            </w:r>
          </w:p>
        </w:tc>
        <w:tc>
          <w:tcPr>
            <w:tcW w:w="1292" w:type="dxa"/>
            <w:tcBorders>
              <w:bottom w:val="single" w:sz="4" w:space="0" w:color="auto"/>
            </w:tcBorders>
            <w:shd w:val="clear" w:color="auto" w:fill="auto"/>
            <w:vAlign w:val="center"/>
          </w:tcPr>
          <w:p w14:paraId="1911196D"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暂不包括</w:t>
            </w:r>
          </w:p>
        </w:tc>
      </w:tr>
      <w:tr w:rsidR="0057420F" w14:paraId="550D80AB" w14:textId="77777777">
        <w:trPr>
          <w:trHeight w:val="284"/>
        </w:trPr>
        <w:tc>
          <w:tcPr>
            <w:tcW w:w="1135" w:type="dxa"/>
            <w:vMerge/>
            <w:tcBorders>
              <w:bottom w:val="single" w:sz="4" w:space="0" w:color="auto"/>
            </w:tcBorders>
            <w:shd w:val="clear" w:color="auto" w:fill="auto"/>
            <w:vAlign w:val="center"/>
          </w:tcPr>
          <w:p w14:paraId="37F63A88" w14:textId="77777777" w:rsidR="0057420F" w:rsidRDefault="0057420F">
            <w:pPr>
              <w:tabs>
                <w:tab w:val="right" w:pos="8370"/>
              </w:tabs>
              <w:jc w:val="center"/>
              <w:rPr>
                <w:rFonts w:ascii="Arial" w:eastAsia="宋体" w:hAnsi="Arial" w:cs="Arial"/>
                <w:b/>
                <w:color w:val="000000"/>
                <w:sz w:val="18"/>
                <w:szCs w:val="18"/>
                <w:lang w:eastAsia="zh-CN"/>
              </w:rPr>
            </w:pPr>
          </w:p>
        </w:tc>
        <w:tc>
          <w:tcPr>
            <w:tcW w:w="1275" w:type="dxa"/>
            <w:tcBorders>
              <w:bottom w:val="single" w:sz="4" w:space="0" w:color="auto"/>
            </w:tcBorders>
            <w:shd w:val="clear" w:color="auto" w:fill="auto"/>
            <w:vAlign w:val="center"/>
          </w:tcPr>
          <w:p w14:paraId="7C305735"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申报资料</w:t>
            </w:r>
          </w:p>
        </w:tc>
        <w:tc>
          <w:tcPr>
            <w:tcW w:w="5513" w:type="dxa"/>
            <w:tcBorders>
              <w:bottom w:val="single" w:sz="4" w:space="0" w:color="auto"/>
            </w:tcBorders>
            <w:shd w:val="clear" w:color="auto" w:fill="auto"/>
            <w:vAlign w:val="center"/>
          </w:tcPr>
          <w:p w14:paraId="658E8A5B" w14:textId="77777777" w:rsidR="0057420F" w:rsidRDefault="004B6417">
            <w:pPr>
              <w:tabs>
                <w:tab w:val="right" w:pos="8370"/>
              </w:tabs>
              <w:rPr>
                <w:rFonts w:ascii="Segoe UI" w:eastAsia="宋体" w:hAnsi="Segoe UI" w:cs="Segoe UI"/>
                <w:sz w:val="16"/>
                <w:szCs w:val="16"/>
                <w:shd w:val="clear" w:color="auto" w:fill="FFFFFF"/>
                <w:lang w:eastAsia="zh-CN"/>
              </w:rPr>
            </w:pPr>
            <w:ins w:id="221" w:author="hzhong126@gmail.com" w:date="2025-05-24T07:39:00Z">
              <w:r>
                <w:rPr>
                  <w:rFonts w:ascii="Segoe UI" w:eastAsia="宋体" w:hAnsi="Segoe UI" w:cs="Segoe UI" w:hint="eastAsia"/>
                  <w:sz w:val="16"/>
                  <w:szCs w:val="16"/>
                  <w:shd w:val="clear" w:color="auto" w:fill="FFFFFF"/>
                  <w:lang w:eastAsia="zh-CN"/>
                </w:rPr>
                <w:t xml:space="preserve">FDA </w:t>
              </w:r>
            </w:ins>
            <w:r>
              <w:rPr>
                <w:rFonts w:ascii="Segoe UI" w:eastAsia="宋体" w:hAnsi="Segoe UI" w:cs="Segoe UI" w:hint="eastAsia"/>
                <w:sz w:val="16"/>
                <w:szCs w:val="16"/>
                <w:shd w:val="clear" w:color="auto" w:fill="FFFFFF"/>
                <w:lang w:eastAsia="zh-CN"/>
              </w:rPr>
              <w:t>CTD</w:t>
            </w:r>
            <w:r>
              <w:rPr>
                <w:rFonts w:ascii="Segoe UI" w:eastAsia="宋体" w:hAnsi="Segoe UI" w:cs="Segoe UI" w:hint="eastAsia"/>
                <w:sz w:val="16"/>
                <w:szCs w:val="16"/>
                <w:shd w:val="clear" w:color="auto" w:fill="FFFFFF"/>
                <w:lang w:eastAsia="zh-CN"/>
              </w:rPr>
              <w:t>资料</w:t>
            </w:r>
            <w:r>
              <w:rPr>
                <w:rFonts w:ascii="Segoe UI" w:eastAsia="宋体" w:hAnsi="Segoe UI" w:cs="Segoe UI" w:hint="eastAsia"/>
                <w:sz w:val="16"/>
                <w:szCs w:val="16"/>
                <w:shd w:val="clear" w:color="auto" w:fill="FFFFFF"/>
                <w:lang w:eastAsia="zh-CN"/>
              </w:rPr>
              <w:t>3.2.S.1-3.2.S.7</w:t>
            </w:r>
            <w:r>
              <w:rPr>
                <w:rFonts w:ascii="Segoe UI" w:eastAsia="宋体" w:hAnsi="Segoe UI" w:cs="Segoe UI" w:hint="eastAsia"/>
                <w:sz w:val="16"/>
                <w:szCs w:val="16"/>
                <w:shd w:val="clear" w:color="auto" w:fill="FFFFFF"/>
                <w:lang w:eastAsia="zh-CN"/>
              </w:rPr>
              <w:t>及</w:t>
            </w:r>
            <w:r>
              <w:rPr>
                <w:rFonts w:ascii="Segoe UI" w:eastAsia="宋体" w:hAnsi="Segoe UI" w:cs="Segoe UI" w:hint="eastAsia"/>
                <w:sz w:val="16"/>
                <w:szCs w:val="16"/>
                <w:shd w:val="clear" w:color="auto" w:fill="FFFFFF"/>
                <w:lang w:eastAsia="zh-CN"/>
              </w:rPr>
              <w:t>2.3.S</w:t>
            </w:r>
          </w:p>
        </w:tc>
        <w:tc>
          <w:tcPr>
            <w:tcW w:w="1292" w:type="dxa"/>
            <w:tcBorders>
              <w:bottom w:val="single" w:sz="4" w:space="0" w:color="auto"/>
            </w:tcBorders>
            <w:shd w:val="clear" w:color="auto" w:fill="auto"/>
            <w:vAlign w:val="center"/>
          </w:tcPr>
          <w:p w14:paraId="285EB9E0" w14:textId="77777777" w:rsidR="0057420F" w:rsidRDefault="004B6417">
            <w:pPr>
              <w:tabs>
                <w:tab w:val="right" w:pos="8370"/>
              </w:tabs>
              <w:rPr>
                <w:rFonts w:ascii="Segoe UI" w:eastAsia="宋体" w:hAnsi="Segoe UI" w:cs="Segoe UI"/>
                <w:sz w:val="16"/>
                <w:szCs w:val="16"/>
                <w:shd w:val="clear" w:color="auto" w:fill="FFFFFF"/>
                <w:lang w:eastAsia="zh-CN"/>
              </w:rPr>
            </w:pPr>
            <w:r>
              <w:rPr>
                <w:rFonts w:ascii="Segoe UI" w:eastAsia="宋体" w:hAnsi="Segoe UI" w:cs="Segoe UI" w:hint="eastAsia"/>
                <w:sz w:val="16"/>
                <w:szCs w:val="16"/>
                <w:shd w:val="clear" w:color="auto" w:fill="FFFFFF"/>
                <w:lang w:eastAsia="zh-CN"/>
              </w:rPr>
              <w:t>4-6</w:t>
            </w:r>
            <w:r>
              <w:rPr>
                <w:rFonts w:ascii="Segoe UI" w:eastAsia="宋体" w:hAnsi="Segoe UI" w:cs="Segoe UI" w:hint="eastAsia"/>
                <w:sz w:val="16"/>
                <w:szCs w:val="16"/>
                <w:shd w:val="clear" w:color="auto" w:fill="FFFFFF"/>
                <w:lang w:eastAsia="zh-CN"/>
              </w:rPr>
              <w:t>周</w:t>
            </w:r>
          </w:p>
        </w:tc>
      </w:tr>
      <w:tr w:rsidR="0057420F" w14:paraId="72385905" w14:textId="77777777">
        <w:trPr>
          <w:trHeight w:val="284"/>
        </w:trPr>
        <w:tc>
          <w:tcPr>
            <w:tcW w:w="7923" w:type="dxa"/>
            <w:gridSpan w:val="3"/>
            <w:shd w:val="clear" w:color="auto" w:fill="B8CCE4" w:themeFill="accent1" w:themeFillTint="66"/>
            <w:vAlign w:val="center"/>
          </w:tcPr>
          <w:p w14:paraId="020E061A" w14:textId="77777777" w:rsidR="0057420F" w:rsidRDefault="004B6417">
            <w:pPr>
              <w:tabs>
                <w:tab w:val="right" w:pos="8370"/>
              </w:tabs>
              <w:jc w:val="right"/>
              <w:rPr>
                <w:rFonts w:ascii="Arial" w:eastAsia="宋体" w:hAnsi="Arial" w:cs="Arial"/>
                <w:b/>
                <w:bCs/>
                <w:color w:val="000000"/>
                <w:sz w:val="18"/>
                <w:szCs w:val="18"/>
                <w:lang w:eastAsia="zh-CN"/>
              </w:rPr>
            </w:pPr>
            <w:r>
              <w:rPr>
                <w:rFonts w:ascii="Arial" w:eastAsia="宋体" w:hAnsi="Arial" w:cs="Arial" w:hint="eastAsia"/>
                <w:b/>
                <w:bCs/>
                <w:color w:val="000000"/>
                <w:sz w:val="18"/>
                <w:szCs w:val="18"/>
                <w:lang w:eastAsia="zh-CN"/>
              </w:rPr>
              <w:t>小计</w:t>
            </w:r>
            <w:r>
              <w:rPr>
                <w:rFonts w:ascii="Arial" w:eastAsia="宋体" w:hAnsi="Arial" w:cs="Arial"/>
                <w:b/>
                <w:bCs/>
                <w:color w:val="000000"/>
                <w:sz w:val="18"/>
                <w:szCs w:val="18"/>
                <w:lang w:eastAsia="zh-CN"/>
              </w:rPr>
              <w:t>（</w:t>
            </w:r>
            <w:r>
              <w:rPr>
                <w:rFonts w:ascii="Arial" w:eastAsia="宋体" w:hAnsi="Arial" w:cs="Arial" w:hint="eastAsia"/>
                <w:b/>
                <w:bCs/>
                <w:color w:val="000000"/>
                <w:sz w:val="18"/>
                <w:szCs w:val="18"/>
                <w:lang w:eastAsia="zh-CN"/>
              </w:rPr>
              <w:t>原料药</w:t>
            </w:r>
            <w:r>
              <w:rPr>
                <w:rFonts w:ascii="Arial" w:eastAsia="宋体" w:hAnsi="Arial" w:cs="Arial"/>
                <w:b/>
                <w:bCs/>
                <w:color w:val="000000"/>
                <w:sz w:val="18"/>
                <w:szCs w:val="18"/>
                <w:lang w:eastAsia="zh-CN"/>
              </w:rPr>
              <w:t>）</w:t>
            </w:r>
            <w:r>
              <w:rPr>
                <w:rFonts w:ascii="Arial" w:eastAsia="宋体" w:hAnsi="Arial" w:cs="Arial" w:hint="eastAsia"/>
                <w:b/>
                <w:bCs/>
                <w:color w:val="000000"/>
                <w:sz w:val="18"/>
                <w:szCs w:val="18"/>
                <w:lang w:eastAsia="zh-CN"/>
              </w:rPr>
              <w:t>原报价：</w:t>
            </w:r>
            <w:r>
              <w:rPr>
                <w:rFonts w:ascii="Arial" w:eastAsia="宋体" w:hAnsi="Arial" w:cs="Arial" w:hint="eastAsia"/>
                <w:b/>
                <w:bCs/>
                <w:color w:val="000000"/>
                <w:sz w:val="18"/>
                <w:szCs w:val="18"/>
                <w:lang w:eastAsia="zh-CN"/>
              </w:rPr>
              <w:t>200</w:t>
            </w:r>
            <w:r>
              <w:rPr>
                <w:rFonts w:ascii="Arial" w:eastAsia="宋体" w:hAnsi="Arial" w:cs="Arial" w:hint="eastAsia"/>
                <w:b/>
                <w:bCs/>
                <w:color w:val="000000"/>
                <w:sz w:val="18"/>
                <w:szCs w:val="18"/>
                <w:lang w:eastAsia="zh-CN"/>
              </w:rPr>
              <w:t>万</w:t>
            </w:r>
          </w:p>
          <w:p w14:paraId="6F0CCF16" w14:textId="77777777" w:rsidR="0057420F" w:rsidRDefault="004B6417">
            <w:pPr>
              <w:tabs>
                <w:tab w:val="right" w:pos="8370"/>
              </w:tabs>
              <w:jc w:val="right"/>
              <w:rPr>
                <w:rFonts w:ascii="Arial" w:eastAsia="宋体" w:hAnsi="Arial" w:cs="Arial"/>
                <w:b/>
                <w:bCs/>
                <w:color w:val="000000"/>
                <w:sz w:val="18"/>
                <w:szCs w:val="18"/>
                <w:lang w:eastAsia="zh-CN"/>
              </w:rPr>
            </w:pPr>
            <w:r>
              <w:rPr>
                <w:rFonts w:ascii="Arial" w:eastAsia="宋体" w:hAnsi="Arial" w:cs="Arial" w:hint="eastAsia"/>
                <w:b/>
                <w:bCs/>
                <w:color w:val="000000"/>
                <w:sz w:val="18"/>
                <w:szCs w:val="18"/>
                <w:lang w:eastAsia="zh-CN"/>
              </w:rPr>
              <w:t>生产费用：（增加中式批</w:t>
            </w:r>
            <w:r>
              <w:rPr>
                <w:rFonts w:ascii="Arial" w:eastAsia="宋体" w:hAnsi="Arial" w:cs="Arial" w:hint="eastAsia"/>
                <w:b/>
                <w:bCs/>
                <w:color w:val="000000"/>
                <w:sz w:val="18"/>
                <w:szCs w:val="18"/>
                <w:lang w:eastAsia="zh-CN"/>
              </w:rPr>
              <w:t>3</w:t>
            </w:r>
            <w:r>
              <w:rPr>
                <w:rFonts w:ascii="Arial" w:eastAsia="宋体" w:hAnsi="Arial" w:cs="Arial" w:hint="eastAsia"/>
                <w:b/>
                <w:bCs/>
                <w:color w:val="000000"/>
                <w:sz w:val="18"/>
                <w:szCs w:val="18"/>
                <w:lang w:eastAsia="zh-CN"/>
              </w:rPr>
              <w:t>批，</w:t>
            </w:r>
            <w:r>
              <w:rPr>
                <w:rFonts w:ascii="Arial" w:eastAsia="宋体" w:hAnsi="Arial" w:cs="Arial" w:hint="eastAsia"/>
                <w:b/>
                <w:bCs/>
                <w:color w:val="000000"/>
                <w:sz w:val="18"/>
                <w:szCs w:val="18"/>
                <w:lang w:eastAsia="zh-CN"/>
              </w:rPr>
              <w:t>110kg/</w:t>
            </w:r>
            <w:r>
              <w:rPr>
                <w:rFonts w:ascii="Arial" w:eastAsia="宋体" w:hAnsi="Arial" w:cs="Arial" w:hint="eastAsia"/>
                <w:b/>
                <w:bCs/>
                <w:color w:val="000000"/>
                <w:sz w:val="18"/>
                <w:szCs w:val="18"/>
                <w:lang w:eastAsia="zh-CN"/>
              </w:rPr>
              <w:t>批，合计</w:t>
            </w:r>
            <w:r>
              <w:rPr>
                <w:rFonts w:ascii="Arial" w:eastAsia="宋体" w:hAnsi="Arial" w:cs="Arial" w:hint="eastAsia"/>
                <w:b/>
                <w:bCs/>
                <w:color w:val="000000"/>
                <w:sz w:val="18"/>
                <w:szCs w:val="18"/>
                <w:lang w:eastAsia="zh-CN"/>
              </w:rPr>
              <w:t>3</w:t>
            </w:r>
            <w:r>
              <w:rPr>
                <w:rFonts w:ascii="Arial" w:eastAsia="宋体" w:hAnsi="Arial" w:cs="Arial" w:hint="eastAsia"/>
                <w:b/>
                <w:bCs/>
                <w:color w:val="000000"/>
                <w:sz w:val="18"/>
                <w:szCs w:val="18"/>
                <w:lang w:eastAsia="zh-CN"/>
              </w:rPr>
              <w:t>批）：</w:t>
            </w:r>
            <w:r>
              <w:rPr>
                <w:rFonts w:ascii="Arial" w:eastAsia="宋体" w:hAnsi="Arial" w:cs="Arial" w:hint="eastAsia"/>
                <w:b/>
                <w:bCs/>
                <w:color w:val="000000"/>
                <w:sz w:val="18"/>
                <w:szCs w:val="18"/>
                <w:lang w:eastAsia="zh-CN"/>
              </w:rPr>
              <w:t>60</w:t>
            </w:r>
            <w:r>
              <w:rPr>
                <w:rFonts w:ascii="Arial" w:eastAsia="宋体" w:hAnsi="Arial" w:cs="Arial" w:hint="eastAsia"/>
                <w:b/>
                <w:bCs/>
                <w:color w:val="000000"/>
                <w:sz w:val="18"/>
                <w:szCs w:val="18"/>
                <w:lang w:eastAsia="zh-CN"/>
              </w:rPr>
              <w:t>万</w:t>
            </w:r>
          </w:p>
          <w:p w14:paraId="59716F50" w14:textId="77777777" w:rsidR="0057420F" w:rsidRDefault="004B6417">
            <w:pPr>
              <w:tabs>
                <w:tab w:val="right" w:pos="8370"/>
              </w:tabs>
              <w:jc w:val="right"/>
              <w:rPr>
                <w:rFonts w:ascii="Arial" w:eastAsia="宋体" w:hAnsi="Arial" w:cs="Arial"/>
                <w:b/>
                <w:bCs/>
                <w:color w:val="000000"/>
                <w:sz w:val="18"/>
                <w:szCs w:val="18"/>
                <w:lang w:eastAsia="zh-CN"/>
              </w:rPr>
            </w:pPr>
            <w:r>
              <w:rPr>
                <w:rFonts w:ascii="Arial" w:eastAsia="宋体" w:hAnsi="Arial" w:cs="Arial" w:hint="eastAsia"/>
                <w:b/>
                <w:bCs/>
                <w:color w:val="000000"/>
                <w:sz w:val="18"/>
                <w:szCs w:val="18"/>
                <w:lang w:eastAsia="zh-CN"/>
              </w:rPr>
              <w:t>合计：</w:t>
            </w:r>
            <w:r>
              <w:rPr>
                <w:rFonts w:ascii="Arial" w:eastAsia="宋体" w:hAnsi="Arial" w:cs="Arial" w:hint="eastAsia"/>
                <w:b/>
                <w:bCs/>
                <w:color w:val="000000"/>
                <w:sz w:val="18"/>
                <w:szCs w:val="18"/>
                <w:lang w:eastAsia="zh-CN"/>
              </w:rPr>
              <w:t>260</w:t>
            </w:r>
            <w:r>
              <w:rPr>
                <w:rFonts w:ascii="Arial" w:eastAsia="宋体" w:hAnsi="Arial" w:cs="Arial" w:hint="eastAsia"/>
                <w:b/>
                <w:bCs/>
                <w:color w:val="000000"/>
                <w:sz w:val="18"/>
                <w:szCs w:val="18"/>
                <w:lang w:eastAsia="zh-CN"/>
              </w:rPr>
              <w:t>万</w:t>
            </w:r>
            <w:del w:id="222" w:author="赵剑" w:date="2025-05-20T08:42:00Z">
              <w:r>
                <w:rPr>
                  <w:rFonts w:ascii="Arial" w:eastAsia="宋体" w:hAnsi="Arial" w:cs="Arial" w:hint="eastAsia"/>
                  <w:b/>
                  <w:bCs/>
                  <w:color w:val="000000"/>
                  <w:sz w:val="18"/>
                  <w:szCs w:val="18"/>
                  <w:lang w:eastAsia="zh-CN"/>
                </w:rPr>
                <w:delText>（不含税）</w:delText>
              </w:r>
            </w:del>
          </w:p>
          <w:p w14:paraId="6FC82541" w14:textId="77777777" w:rsidR="0057420F" w:rsidRDefault="0057420F">
            <w:pPr>
              <w:tabs>
                <w:tab w:val="right" w:pos="8370"/>
              </w:tabs>
              <w:jc w:val="right"/>
              <w:rPr>
                <w:rFonts w:ascii="Arial" w:eastAsia="宋体" w:hAnsi="Arial" w:cs="Arial"/>
                <w:b/>
                <w:bCs/>
                <w:color w:val="000000"/>
                <w:sz w:val="18"/>
                <w:szCs w:val="18"/>
                <w:lang w:eastAsia="zh-CN"/>
              </w:rPr>
            </w:pPr>
          </w:p>
        </w:tc>
        <w:tc>
          <w:tcPr>
            <w:tcW w:w="1292" w:type="dxa"/>
            <w:tcBorders>
              <w:bottom w:val="single" w:sz="4" w:space="0" w:color="auto"/>
            </w:tcBorders>
            <w:shd w:val="clear" w:color="auto" w:fill="B8CCE4" w:themeFill="accent1" w:themeFillTint="66"/>
            <w:vAlign w:val="center"/>
          </w:tcPr>
          <w:p w14:paraId="6C4A1C9B" w14:textId="77777777" w:rsidR="0057420F" w:rsidRDefault="004B6417">
            <w:pPr>
              <w:tabs>
                <w:tab w:val="right" w:pos="8370"/>
              </w:tabs>
              <w:jc w:val="center"/>
              <w:rPr>
                <w:rFonts w:ascii="Arial" w:eastAsia="宋体" w:hAnsi="Arial" w:cs="Arial"/>
                <w:b/>
                <w:color w:val="000000"/>
                <w:sz w:val="18"/>
                <w:szCs w:val="18"/>
                <w:lang w:eastAsia="zh-CN"/>
              </w:rPr>
            </w:pPr>
            <w:r>
              <w:rPr>
                <w:rFonts w:ascii="Arial" w:eastAsia="宋体" w:hAnsi="Arial" w:cs="Arial" w:hint="eastAsia"/>
                <w:b/>
                <w:color w:val="000000"/>
                <w:sz w:val="18"/>
                <w:szCs w:val="18"/>
                <w:lang w:eastAsia="zh-CN"/>
              </w:rPr>
              <w:t>14</w:t>
            </w:r>
            <w:r>
              <w:rPr>
                <w:rFonts w:ascii="Arial" w:eastAsia="宋体" w:hAnsi="Arial" w:cs="Arial" w:hint="eastAsia"/>
                <w:b/>
                <w:color w:val="000000"/>
                <w:sz w:val="18"/>
                <w:szCs w:val="18"/>
                <w:lang w:eastAsia="zh-CN"/>
              </w:rPr>
              <w:t>个月，含</w:t>
            </w:r>
            <w:r>
              <w:rPr>
                <w:rFonts w:ascii="Arial" w:eastAsia="宋体" w:hAnsi="Arial" w:cs="Arial" w:hint="eastAsia"/>
                <w:b/>
                <w:color w:val="000000"/>
                <w:sz w:val="18"/>
                <w:szCs w:val="18"/>
                <w:lang w:eastAsia="zh-CN"/>
              </w:rPr>
              <w:t>non-GMP</w:t>
            </w:r>
            <w:r>
              <w:rPr>
                <w:rFonts w:ascii="Arial" w:eastAsia="宋体" w:hAnsi="Arial" w:cs="Arial" w:hint="eastAsia"/>
                <w:b/>
                <w:color w:val="000000"/>
                <w:sz w:val="18"/>
                <w:szCs w:val="18"/>
                <w:lang w:eastAsia="zh-CN"/>
              </w:rPr>
              <w:t>批次</w:t>
            </w:r>
            <w:r>
              <w:rPr>
                <w:rFonts w:ascii="Arial" w:eastAsia="宋体" w:hAnsi="Arial" w:cs="Arial" w:hint="eastAsia"/>
                <w:b/>
                <w:color w:val="000000"/>
                <w:sz w:val="18"/>
                <w:szCs w:val="18"/>
                <w:lang w:eastAsia="zh-CN"/>
              </w:rPr>
              <w:t>3</w:t>
            </w:r>
            <w:r>
              <w:rPr>
                <w:rFonts w:ascii="Arial" w:eastAsia="宋体" w:hAnsi="Arial" w:cs="Arial" w:hint="eastAsia"/>
                <w:b/>
                <w:color w:val="000000"/>
                <w:sz w:val="18"/>
                <w:szCs w:val="18"/>
                <w:lang w:eastAsia="zh-CN"/>
              </w:rPr>
              <w:t>个月稳定性</w:t>
            </w:r>
          </w:p>
        </w:tc>
      </w:tr>
      <w:tr w:rsidR="0057420F" w14:paraId="0D5CB7F2" w14:textId="77777777">
        <w:trPr>
          <w:trHeight w:val="284"/>
        </w:trPr>
        <w:tc>
          <w:tcPr>
            <w:tcW w:w="1135" w:type="dxa"/>
            <w:vMerge w:val="restart"/>
            <w:vAlign w:val="center"/>
          </w:tcPr>
          <w:p w14:paraId="76BC189D" w14:textId="77777777" w:rsidR="0057420F" w:rsidRDefault="004B6417">
            <w:pPr>
              <w:numPr>
                <w:ilvl w:val="0"/>
                <w:numId w:val="6"/>
              </w:numPr>
              <w:spacing w:line="300" w:lineRule="exact"/>
              <w:ind w:left="170" w:hanging="170"/>
              <w:jc w:val="both"/>
              <w:rPr>
                <w:rFonts w:ascii="Arial" w:eastAsia="宋体" w:hAnsi="Arial" w:cs="Arial"/>
                <w:b/>
                <w:color w:val="000000"/>
                <w:sz w:val="18"/>
                <w:szCs w:val="18"/>
                <w:lang w:eastAsia="zh-CN"/>
              </w:rPr>
            </w:pPr>
            <w:r>
              <w:rPr>
                <w:rFonts w:ascii="Arial" w:eastAsia="宋体" w:hAnsi="Arial" w:cs="Arial" w:hint="eastAsia"/>
                <w:b/>
                <w:color w:val="000000"/>
                <w:sz w:val="18"/>
                <w:szCs w:val="18"/>
                <w:lang w:eastAsia="zh-CN"/>
              </w:rPr>
              <w:t>制剂</w:t>
            </w:r>
            <w:r>
              <w:rPr>
                <w:rFonts w:ascii="Arial" w:eastAsia="宋体" w:hAnsi="Arial" w:cs="Arial"/>
                <w:b/>
                <w:color w:val="000000"/>
                <w:sz w:val="18"/>
                <w:szCs w:val="18"/>
                <w:lang w:eastAsia="zh-CN"/>
              </w:rPr>
              <w:t>研究</w:t>
            </w:r>
            <w:r>
              <w:rPr>
                <w:rFonts w:ascii="Arial" w:eastAsia="宋体" w:hAnsi="Arial" w:cs="Arial" w:hint="eastAsia"/>
                <w:b/>
                <w:color w:val="000000"/>
                <w:sz w:val="18"/>
                <w:szCs w:val="18"/>
                <w:lang w:eastAsia="zh-CN"/>
              </w:rPr>
              <w:t>（暂定</w:t>
            </w:r>
            <w:r>
              <w:rPr>
                <w:rFonts w:ascii="Arial" w:eastAsia="宋体" w:hAnsi="Arial" w:cs="Arial"/>
                <w:b/>
                <w:color w:val="000000"/>
                <w:sz w:val="18"/>
                <w:szCs w:val="18"/>
                <w:lang w:eastAsia="zh-CN"/>
              </w:rPr>
              <w:t xml:space="preserve"> </w:t>
            </w:r>
            <w:r>
              <w:rPr>
                <w:rFonts w:ascii="Arial" w:eastAsia="宋体" w:hAnsi="Arial" w:cs="Arial" w:hint="eastAsia"/>
                <w:b/>
                <w:color w:val="000000"/>
                <w:sz w:val="18"/>
                <w:szCs w:val="18"/>
                <w:lang w:eastAsia="zh-CN"/>
              </w:rPr>
              <w:t>1</w:t>
            </w:r>
            <w:r>
              <w:rPr>
                <w:rFonts w:ascii="Arial" w:eastAsia="宋体" w:hAnsi="Arial" w:cs="Arial" w:hint="eastAsia"/>
                <w:b/>
                <w:color w:val="000000"/>
                <w:sz w:val="18"/>
                <w:szCs w:val="18"/>
                <w:lang w:eastAsia="zh-CN"/>
              </w:rPr>
              <w:t>个</w:t>
            </w:r>
            <w:r>
              <w:rPr>
                <w:rFonts w:ascii="Arial" w:eastAsia="宋体" w:hAnsi="Arial" w:cs="Arial"/>
                <w:b/>
                <w:color w:val="000000"/>
                <w:sz w:val="18"/>
                <w:szCs w:val="18"/>
                <w:lang w:eastAsia="zh-CN"/>
              </w:rPr>
              <w:t>规格</w:t>
            </w:r>
            <w:r>
              <w:rPr>
                <w:rFonts w:ascii="Arial" w:eastAsia="宋体" w:hAnsi="Arial" w:cs="Arial" w:hint="eastAsia"/>
                <w:b/>
                <w:color w:val="000000"/>
                <w:sz w:val="18"/>
                <w:szCs w:val="18"/>
                <w:lang w:eastAsia="zh-CN"/>
              </w:rPr>
              <w:t>，颗粒剂</w:t>
            </w:r>
            <w:r>
              <w:rPr>
                <w:rFonts w:ascii="Arial" w:eastAsia="宋体" w:hAnsi="Arial" w:cs="Arial"/>
                <w:b/>
                <w:color w:val="000000"/>
                <w:sz w:val="18"/>
                <w:szCs w:val="18"/>
                <w:lang w:eastAsia="zh-CN"/>
              </w:rPr>
              <w:t>）</w:t>
            </w:r>
          </w:p>
        </w:tc>
        <w:tc>
          <w:tcPr>
            <w:tcW w:w="1275" w:type="dxa"/>
            <w:shd w:val="clear" w:color="auto" w:fill="auto"/>
            <w:vAlign w:val="center"/>
          </w:tcPr>
          <w:p w14:paraId="29092C5B"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hint="eastAsia"/>
                <w:b/>
                <w:color w:val="000000"/>
                <w:sz w:val="18"/>
                <w:szCs w:val="18"/>
                <w:lang w:eastAsia="zh-CN"/>
              </w:rPr>
              <w:t>制剂内容概要</w:t>
            </w:r>
          </w:p>
        </w:tc>
        <w:tc>
          <w:tcPr>
            <w:tcW w:w="5513" w:type="dxa"/>
            <w:tcBorders>
              <w:bottom w:val="single" w:sz="4" w:space="0" w:color="auto"/>
            </w:tcBorders>
            <w:shd w:val="clear" w:color="auto" w:fill="auto"/>
            <w:vAlign w:val="center"/>
          </w:tcPr>
          <w:p w14:paraId="5FF7797F" w14:textId="77777777" w:rsidR="0057420F" w:rsidRDefault="004B6417">
            <w:pPr>
              <w:numPr>
                <w:ilvl w:val="0"/>
                <w:numId w:val="7"/>
              </w:numPr>
              <w:rPr>
                <w:rFonts w:ascii="Arial" w:eastAsia="宋体" w:hAnsi="Arial" w:cs="Arial"/>
                <w:bCs/>
                <w:sz w:val="18"/>
                <w:szCs w:val="18"/>
                <w:lang w:eastAsia="zh-CN"/>
              </w:rPr>
            </w:pPr>
            <w:r>
              <w:rPr>
                <w:rFonts w:ascii="Arial" w:eastAsia="宋体" w:hAnsi="Arial" w:cs="Arial" w:hint="eastAsia"/>
                <w:bCs/>
                <w:sz w:val="18"/>
                <w:szCs w:val="18"/>
                <w:lang w:eastAsia="zh-CN"/>
              </w:rPr>
              <w:t>产品描述</w:t>
            </w:r>
          </w:p>
          <w:p w14:paraId="33FCE031" w14:textId="77777777" w:rsidR="0057420F" w:rsidRDefault="004B6417">
            <w:pPr>
              <w:numPr>
                <w:ilvl w:val="0"/>
                <w:numId w:val="7"/>
              </w:numPr>
              <w:rPr>
                <w:rFonts w:ascii="Arial" w:eastAsia="宋体" w:hAnsi="Arial" w:cs="Arial"/>
                <w:bCs/>
                <w:sz w:val="18"/>
                <w:szCs w:val="18"/>
                <w:lang w:eastAsia="zh-CN"/>
              </w:rPr>
            </w:pPr>
            <w:r>
              <w:rPr>
                <w:rFonts w:ascii="Arial" w:eastAsia="宋体" w:hAnsi="Arial" w:cs="Arial" w:hint="eastAsia"/>
                <w:bCs/>
                <w:sz w:val="18"/>
                <w:szCs w:val="18"/>
                <w:lang w:eastAsia="zh-CN"/>
              </w:rPr>
              <w:t>处方组成</w:t>
            </w:r>
          </w:p>
          <w:p w14:paraId="07319697" w14:textId="77777777" w:rsidR="0057420F" w:rsidRDefault="004B6417">
            <w:pPr>
              <w:numPr>
                <w:ilvl w:val="0"/>
                <w:numId w:val="7"/>
              </w:numPr>
              <w:rPr>
                <w:rFonts w:ascii="Arial" w:eastAsia="宋体" w:hAnsi="Arial" w:cs="Arial"/>
                <w:bCs/>
                <w:sz w:val="18"/>
                <w:szCs w:val="18"/>
                <w:lang w:eastAsia="zh-CN"/>
              </w:rPr>
            </w:pPr>
            <w:r>
              <w:rPr>
                <w:rFonts w:ascii="Arial" w:eastAsia="宋体" w:hAnsi="Arial" w:cs="Arial" w:hint="eastAsia"/>
                <w:bCs/>
                <w:sz w:val="18"/>
                <w:szCs w:val="18"/>
                <w:lang w:eastAsia="zh-CN"/>
              </w:rPr>
              <w:t>生产工艺描述</w:t>
            </w:r>
          </w:p>
          <w:p w14:paraId="146AC9B8" w14:textId="77777777" w:rsidR="0057420F" w:rsidRDefault="004B6417">
            <w:pPr>
              <w:numPr>
                <w:ilvl w:val="0"/>
                <w:numId w:val="7"/>
              </w:numPr>
              <w:rPr>
                <w:rFonts w:ascii="Arial" w:eastAsia="宋体" w:hAnsi="Arial" w:cs="Arial"/>
                <w:bCs/>
                <w:sz w:val="18"/>
                <w:szCs w:val="18"/>
                <w:lang w:eastAsia="zh-CN"/>
              </w:rPr>
            </w:pPr>
            <w:r>
              <w:rPr>
                <w:rFonts w:ascii="Arial" w:eastAsia="宋体" w:hAnsi="Arial" w:cs="Arial" w:hint="eastAsia"/>
                <w:bCs/>
                <w:sz w:val="18"/>
                <w:szCs w:val="18"/>
                <w:lang w:eastAsia="zh-CN"/>
              </w:rPr>
              <w:t>稳定性研究内容</w:t>
            </w:r>
          </w:p>
          <w:p w14:paraId="5FC9476C" w14:textId="77777777" w:rsidR="0057420F" w:rsidRDefault="004B6417">
            <w:pPr>
              <w:numPr>
                <w:ilvl w:val="0"/>
                <w:numId w:val="7"/>
              </w:numPr>
              <w:rPr>
                <w:rFonts w:ascii="Arial" w:eastAsia="宋体" w:hAnsi="Arial" w:cs="Arial"/>
                <w:bCs/>
                <w:sz w:val="18"/>
                <w:szCs w:val="18"/>
                <w:lang w:eastAsia="zh-CN"/>
              </w:rPr>
            </w:pPr>
            <w:r>
              <w:rPr>
                <w:rFonts w:ascii="Arial" w:eastAsia="宋体" w:hAnsi="Arial" w:cs="Arial" w:hint="eastAsia"/>
                <w:bCs/>
                <w:sz w:val="18"/>
                <w:szCs w:val="18"/>
                <w:lang w:eastAsia="zh-CN"/>
              </w:rPr>
              <w:t>安慰剂</w:t>
            </w:r>
          </w:p>
        </w:tc>
        <w:tc>
          <w:tcPr>
            <w:tcW w:w="1292" w:type="dxa"/>
            <w:vMerge w:val="restart"/>
            <w:vAlign w:val="center"/>
          </w:tcPr>
          <w:p w14:paraId="47C5E130" w14:textId="77777777" w:rsidR="0057420F" w:rsidRDefault="004B6417">
            <w:pPr>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1</w:t>
            </w:r>
            <w:r>
              <w:rPr>
                <w:rFonts w:ascii="Arial" w:eastAsia="宋体" w:hAnsi="Arial" w:cs="Arial" w:hint="eastAsia"/>
                <w:color w:val="000000"/>
                <w:sz w:val="18"/>
                <w:szCs w:val="18"/>
                <w:lang w:eastAsia="zh-CN"/>
              </w:rPr>
              <w:t>个月</w:t>
            </w:r>
          </w:p>
        </w:tc>
      </w:tr>
      <w:tr w:rsidR="0057420F" w14:paraId="18F3F127" w14:textId="77777777">
        <w:trPr>
          <w:trHeight w:val="548"/>
        </w:trPr>
        <w:tc>
          <w:tcPr>
            <w:tcW w:w="1135" w:type="dxa"/>
            <w:vMerge/>
            <w:vAlign w:val="center"/>
          </w:tcPr>
          <w:p w14:paraId="390979A9"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val="restart"/>
            <w:shd w:val="clear" w:color="auto" w:fill="auto"/>
            <w:vAlign w:val="center"/>
          </w:tcPr>
          <w:p w14:paraId="3B8D0B75"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处方工艺</w:t>
            </w:r>
            <w:r>
              <w:rPr>
                <w:rFonts w:ascii="Arial" w:eastAsia="宋体" w:hAnsi="Arial" w:cs="Arial"/>
                <w:color w:val="000000"/>
                <w:sz w:val="18"/>
                <w:szCs w:val="18"/>
                <w:lang w:eastAsia="zh-CN"/>
              </w:rPr>
              <w:t>研究</w:t>
            </w:r>
          </w:p>
        </w:tc>
        <w:tc>
          <w:tcPr>
            <w:tcW w:w="5513" w:type="dxa"/>
            <w:tcBorders>
              <w:bottom w:val="single" w:sz="4" w:space="0" w:color="auto"/>
            </w:tcBorders>
            <w:shd w:val="clear" w:color="auto" w:fill="auto"/>
            <w:vAlign w:val="center"/>
          </w:tcPr>
          <w:p w14:paraId="2CFD50C9" w14:textId="77777777" w:rsidR="0057420F" w:rsidRDefault="004B6417">
            <w:pPr>
              <w:rPr>
                <w:rFonts w:ascii="Arial" w:eastAsia="宋体" w:hAnsi="Arial" w:cs="Arial"/>
                <w:bCs/>
                <w:sz w:val="18"/>
                <w:szCs w:val="18"/>
                <w:lang w:eastAsia="zh-CN"/>
              </w:rPr>
            </w:pPr>
            <w:r>
              <w:rPr>
                <w:rFonts w:ascii="Arial" w:eastAsia="宋体" w:hAnsi="Arial" w:cs="Arial"/>
                <w:bCs/>
                <w:sz w:val="18"/>
                <w:szCs w:val="18"/>
                <w:lang w:eastAsia="zh-CN"/>
              </w:rPr>
              <w:t>原辅料相容性研究</w:t>
            </w:r>
          </w:p>
          <w:p w14:paraId="0D10FB3A" w14:textId="77777777" w:rsidR="0057420F" w:rsidRDefault="004B6417">
            <w:pPr>
              <w:widowControl w:val="0"/>
              <w:autoSpaceDE w:val="0"/>
              <w:autoSpaceDN w:val="0"/>
              <w:adjustRightInd w:val="0"/>
              <w:rPr>
                <w:rFonts w:ascii="宋体" w:eastAsia="宋体" w:hAnsi="Arial" w:cs="宋体"/>
                <w:color w:val="000000"/>
                <w:sz w:val="18"/>
                <w:szCs w:val="18"/>
                <w:lang w:eastAsia="zh-CN"/>
              </w:rPr>
            </w:pPr>
            <w:r>
              <w:rPr>
                <w:rFonts w:ascii="Wingdings" w:eastAsia="宋体" w:hAnsi="Wingdings" w:cs="Wingdings"/>
                <w:color w:val="000000"/>
                <w:sz w:val="18"/>
                <w:szCs w:val="18"/>
                <w:lang w:eastAsia="zh-CN"/>
              </w:rPr>
              <w:t></w:t>
            </w:r>
            <w:r>
              <w:rPr>
                <w:rFonts w:ascii="Wingdings" w:eastAsia="宋体" w:hAnsi="Wingdings" w:cs="Wingdings"/>
                <w:color w:val="000000"/>
                <w:sz w:val="18"/>
                <w:szCs w:val="18"/>
                <w:lang w:eastAsia="zh-CN"/>
              </w:rPr>
              <w:t></w:t>
            </w:r>
            <w:r>
              <w:rPr>
                <w:rFonts w:ascii="宋体" w:eastAsia="宋体" w:hAnsi="Wingdings" w:cs="宋体" w:hint="eastAsia"/>
                <w:color w:val="000000"/>
                <w:sz w:val="18"/>
                <w:szCs w:val="18"/>
                <w:lang w:eastAsia="zh-CN"/>
              </w:rPr>
              <w:t>辅料选择：一般不少于</w:t>
            </w:r>
            <w:r>
              <w:rPr>
                <w:rFonts w:ascii="Arial" w:eastAsia="宋体" w:hAnsi="Arial" w:cs="Arial"/>
                <w:color w:val="000000"/>
                <w:sz w:val="18"/>
                <w:szCs w:val="18"/>
                <w:lang w:eastAsia="zh-CN"/>
              </w:rPr>
              <w:t>10</w:t>
            </w:r>
            <w:r>
              <w:rPr>
                <w:rFonts w:ascii="宋体" w:eastAsia="宋体" w:hAnsi="Arial" w:cs="宋体" w:hint="eastAsia"/>
                <w:color w:val="000000"/>
                <w:sz w:val="18"/>
                <w:szCs w:val="18"/>
                <w:lang w:eastAsia="zh-CN"/>
              </w:rPr>
              <w:t>种辅料，包括填充剂、崩解剂、粘合剂、稳定剂、润滑剂和助流剂等</w:t>
            </w:r>
            <w:r>
              <w:rPr>
                <w:rFonts w:ascii="宋体" w:eastAsia="宋体" w:hAnsi="Arial" w:cs="宋体"/>
                <w:color w:val="000000"/>
                <w:sz w:val="18"/>
                <w:szCs w:val="18"/>
                <w:lang w:eastAsia="zh-CN"/>
              </w:rPr>
              <w:t xml:space="preserve"> </w:t>
            </w:r>
          </w:p>
          <w:p w14:paraId="5F828921" w14:textId="77777777" w:rsidR="0057420F" w:rsidRDefault="004B6417">
            <w:pPr>
              <w:widowControl w:val="0"/>
              <w:autoSpaceDE w:val="0"/>
              <w:autoSpaceDN w:val="0"/>
              <w:adjustRightInd w:val="0"/>
              <w:rPr>
                <w:rFonts w:ascii="宋体" w:eastAsia="宋体" w:hAnsi="Arial" w:cs="宋体"/>
                <w:color w:val="000000"/>
                <w:sz w:val="18"/>
                <w:szCs w:val="18"/>
                <w:lang w:eastAsia="zh-CN"/>
              </w:rPr>
            </w:pPr>
            <w:r>
              <w:rPr>
                <w:rFonts w:ascii="Wingdings" w:eastAsia="宋体" w:hAnsi="Wingdings" w:cs="Wingdings"/>
                <w:color w:val="000000"/>
                <w:sz w:val="18"/>
                <w:szCs w:val="18"/>
                <w:lang w:eastAsia="zh-CN"/>
              </w:rPr>
              <w:t></w:t>
            </w:r>
            <w:r>
              <w:rPr>
                <w:rFonts w:ascii="Wingdings" w:eastAsia="宋体" w:hAnsi="Wingdings" w:cs="Wingdings"/>
                <w:color w:val="000000"/>
                <w:sz w:val="18"/>
                <w:szCs w:val="18"/>
                <w:lang w:eastAsia="zh-CN"/>
              </w:rPr>
              <w:t></w:t>
            </w:r>
            <w:r>
              <w:rPr>
                <w:rFonts w:ascii="宋体" w:eastAsia="宋体" w:hAnsi="Wingdings" w:cs="宋体" w:hint="eastAsia"/>
                <w:color w:val="000000"/>
                <w:sz w:val="18"/>
                <w:szCs w:val="18"/>
                <w:lang w:eastAsia="zh-CN"/>
              </w:rPr>
              <w:t>考察条件：高温、高湿、光照，</w:t>
            </w:r>
            <w:r>
              <w:rPr>
                <w:rFonts w:ascii="Arial" w:eastAsia="宋体" w:hAnsi="Arial" w:cs="Arial"/>
                <w:color w:val="000000"/>
                <w:sz w:val="18"/>
                <w:szCs w:val="18"/>
                <w:lang w:eastAsia="zh-CN"/>
              </w:rPr>
              <w:t>10</w:t>
            </w:r>
            <w:r>
              <w:rPr>
                <w:rFonts w:ascii="宋体" w:eastAsia="宋体" w:hAnsi="Arial" w:cs="宋体" w:hint="eastAsia"/>
                <w:color w:val="000000"/>
                <w:sz w:val="18"/>
                <w:szCs w:val="18"/>
                <w:lang w:eastAsia="zh-CN"/>
              </w:rPr>
              <w:t>天和</w:t>
            </w:r>
            <w:r>
              <w:rPr>
                <w:rFonts w:ascii="Arial" w:eastAsia="宋体" w:hAnsi="Arial" w:cs="Arial"/>
                <w:color w:val="000000"/>
                <w:sz w:val="18"/>
                <w:szCs w:val="18"/>
                <w:lang w:eastAsia="zh-CN"/>
              </w:rPr>
              <w:t>30</w:t>
            </w:r>
            <w:r>
              <w:rPr>
                <w:rFonts w:ascii="宋体" w:eastAsia="宋体" w:hAnsi="Arial" w:cs="宋体" w:hint="eastAsia"/>
                <w:color w:val="000000"/>
                <w:sz w:val="18"/>
                <w:szCs w:val="18"/>
                <w:lang w:eastAsia="zh-CN"/>
              </w:rPr>
              <w:t>天</w:t>
            </w:r>
            <w:r>
              <w:rPr>
                <w:rFonts w:ascii="宋体" w:eastAsia="宋体" w:hAnsi="Arial" w:cs="宋体"/>
                <w:color w:val="000000"/>
                <w:sz w:val="18"/>
                <w:szCs w:val="18"/>
                <w:lang w:eastAsia="zh-CN"/>
              </w:rPr>
              <w:t xml:space="preserve"> </w:t>
            </w:r>
          </w:p>
          <w:p w14:paraId="2DD3A582" w14:textId="77777777" w:rsidR="0057420F" w:rsidRDefault="004B6417">
            <w:pPr>
              <w:rPr>
                <w:rFonts w:ascii="Arial" w:eastAsia="宋体" w:hAnsi="Arial" w:cs="Arial"/>
                <w:bCs/>
                <w:sz w:val="18"/>
                <w:szCs w:val="18"/>
                <w:lang w:eastAsia="zh-CN"/>
              </w:rPr>
            </w:pPr>
            <w:r>
              <w:rPr>
                <w:rFonts w:ascii="Wingdings" w:eastAsia="宋体" w:hAnsi="Wingdings" w:cs="Wingdings"/>
                <w:color w:val="000000"/>
                <w:sz w:val="18"/>
                <w:szCs w:val="18"/>
                <w:lang w:eastAsia="zh-CN"/>
              </w:rPr>
              <w:t></w:t>
            </w:r>
            <w:r>
              <w:rPr>
                <w:rFonts w:ascii="Wingdings" w:eastAsia="宋体" w:hAnsi="Wingdings" w:cs="Wingdings"/>
                <w:color w:val="000000"/>
                <w:sz w:val="18"/>
                <w:szCs w:val="18"/>
                <w:lang w:eastAsia="zh-CN"/>
              </w:rPr>
              <w:t></w:t>
            </w:r>
            <w:r>
              <w:rPr>
                <w:rFonts w:ascii="宋体" w:eastAsia="宋体" w:hAnsi="Wingdings" w:cs="宋体" w:hint="eastAsia"/>
                <w:color w:val="000000"/>
                <w:sz w:val="18"/>
                <w:szCs w:val="18"/>
                <w:lang w:eastAsia="zh-CN"/>
              </w:rPr>
              <w:t>考察指标：性状、有关物质、含量（全部转移进行测定）</w:t>
            </w:r>
          </w:p>
        </w:tc>
        <w:tc>
          <w:tcPr>
            <w:tcW w:w="1292" w:type="dxa"/>
            <w:vMerge/>
            <w:vAlign w:val="center"/>
          </w:tcPr>
          <w:p w14:paraId="2B8142FF" w14:textId="77777777" w:rsidR="0057420F" w:rsidRDefault="0057420F">
            <w:pPr>
              <w:jc w:val="center"/>
              <w:rPr>
                <w:rFonts w:ascii="Arial" w:eastAsia="宋体" w:hAnsi="Arial" w:cs="Arial"/>
                <w:color w:val="000000"/>
                <w:sz w:val="18"/>
                <w:szCs w:val="18"/>
                <w:lang w:eastAsia="zh-CN"/>
              </w:rPr>
            </w:pPr>
          </w:p>
        </w:tc>
      </w:tr>
      <w:tr w:rsidR="0057420F" w14:paraId="0C2A59E7" w14:textId="77777777">
        <w:trPr>
          <w:trHeight w:val="722"/>
        </w:trPr>
        <w:tc>
          <w:tcPr>
            <w:tcW w:w="1135" w:type="dxa"/>
            <w:vMerge/>
          </w:tcPr>
          <w:p w14:paraId="617727B4"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333B099F"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bottom w:val="single" w:sz="4" w:space="0" w:color="auto"/>
            </w:tcBorders>
            <w:shd w:val="clear" w:color="auto" w:fill="auto"/>
            <w:vAlign w:val="center"/>
          </w:tcPr>
          <w:p w14:paraId="7AECDB72" w14:textId="77777777" w:rsidR="0057420F" w:rsidRDefault="004B6417">
            <w:pPr>
              <w:widowControl w:val="0"/>
              <w:autoSpaceDE w:val="0"/>
              <w:autoSpaceDN w:val="0"/>
              <w:adjustRightInd w:val="0"/>
              <w:jc w:val="both"/>
              <w:rPr>
                <w:rFonts w:ascii="Arial" w:eastAsia="宋体" w:hAnsi="Arial" w:cs="Arial"/>
                <w:b/>
                <w:color w:val="000000"/>
                <w:sz w:val="18"/>
                <w:szCs w:val="18"/>
                <w:lang w:eastAsia="zh-CN"/>
              </w:rPr>
            </w:pPr>
            <w:r>
              <w:rPr>
                <w:rFonts w:ascii="Arial" w:eastAsia="宋体" w:hAnsi="Arial" w:cs="Arial" w:hint="eastAsia"/>
                <w:sz w:val="18"/>
                <w:szCs w:val="18"/>
                <w:lang w:eastAsia="zh-CN"/>
              </w:rPr>
              <w:t>处方研究：</w:t>
            </w:r>
          </w:p>
          <w:p w14:paraId="6BAB9794" w14:textId="77777777" w:rsidR="0057420F" w:rsidRDefault="004B6417">
            <w:pPr>
              <w:widowControl w:val="0"/>
              <w:autoSpaceDE w:val="0"/>
              <w:autoSpaceDN w:val="0"/>
              <w:adjustRightInd w:val="0"/>
              <w:jc w:val="both"/>
              <w:rPr>
                <w:rFonts w:ascii="Arial" w:eastAsia="宋体" w:hAnsi="Arial" w:cs="Arial"/>
                <w:sz w:val="18"/>
                <w:szCs w:val="18"/>
                <w:lang w:eastAsia="zh-CN"/>
              </w:rPr>
            </w:pPr>
            <w:r>
              <w:rPr>
                <w:rFonts w:ascii="Arial" w:eastAsia="宋体" w:hAnsi="Arial" w:cs="Arial"/>
                <w:color w:val="000000"/>
                <w:sz w:val="18"/>
                <w:szCs w:val="18"/>
                <w:lang w:eastAsia="zh-CN"/>
              </w:rPr>
              <w:t>辅料的选择：</w:t>
            </w:r>
            <w:r>
              <w:rPr>
                <w:rFonts w:ascii="Arial" w:eastAsia="宋体" w:hAnsi="Arial" w:cs="Arial"/>
                <w:color w:val="000000"/>
                <w:sz w:val="18"/>
                <w:szCs w:val="18"/>
                <w:lang w:eastAsia="zh-CN"/>
              </w:rPr>
              <w:t xml:space="preserve"> 1.</w:t>
            </w:r>
            <w:r>
              <w:rPr>
                <w:rFonts w:ascii="Arial" w:eastAsia="宋体" w:hAnsi="Arial" w:cs="Arial"/>
                <w:color w:val="000000"/>
                <w:sz w:val="18"/>
                <w:szCs w:val="18"/>
                <w:lang w:eastAsia="zh-CN"/>
              </w:rPr>
              <w:t>填充剂种类与比例；</w:t>
            </w:r>
            <w:r>
              <w:rPr>
                <w:rFonts w:ascii="Arial" w:eastAsia="宋体" w:hAnsi="Arial" w:cs="Arial"/>
                <w:color w:val="000000"/>
                <w:sz w:val="18"/>
                <w:szCs w:val="18"/>
                <w:lang w:eastAsia="zh-CN"/>
              </w:rPr>
              <w:t>2.</w:t>
            </w:r>
            <w:r>
              <w:rPr>
                <w:rFonts w:ascii="Arial" w:eastAsia="宋体" w:hAnsi="Arial" w:cs="Arial"/>
                <w:color w:val="000000"/>
                <w:sz w:val="18"/>
                <w:szCs w:val="18"/>
                <w:lang w:eastAsia="zh-CN"/>
              </w:rPr>
              <w:t>崩解剂种类与比例；</w:t>
            </w:r>
            <w:r>
              <w:rPr>
                <w:rFonts w:ascii="Arial" w:eastAsia="宋体" w:hAnsi="Arial" w:cs="Arial"/>
                <w:color w:val="000000"/>
                <w:sz w:val="18"/>
                <w:szCs w:val="18"/>
                <w:lang w:eastAsia="zh-CN"/>
              </w:rPr>
              <w:t>3.</w:t>
            </w:r>
            <w:r>
              <w:rPr>
                <w:rFonts w:ascii="Arial" w:eastAsia="宋体" w:hAnsi="Arial" w:cs="Arial"/>
                <w:color w:val="000000"/>
                <w:sz w:val="18"/>
                <w:szCs w:val="18"/>
                <w:lang w:eastAsia="zh-CN"/>
              </w:rPr>
              <w:t>粘合剂的种类与比例；</w:t>
            </w:r>
            <w:r>
              <w:rPr>
                <w:rFonts w:ascii="Arial" w:eastAsia="宋体" w:hAnsi="Arial" w:cs="Arial"/>
                <w:color w:val="000000"/>
                <w:sz w:val="18"/>
                <w:szCs w:val="18"/>
                <w:lang w:eastAsia="zh-CN"/>
              </w:rPr>
              <w:t>4.</w:t>
            </w:r>
            <w:r>
              <w:rPr>
                <w:rFonts w:ascii="Arial" w:eastAsia="宋体" w:hAnsi="Arial" w:cs="Arial"/>
                <w:color w:val="000000"/>
                <w:sz w:val="18"/>
                <w:szCs w:val="18"/>
                <w:lang w:eastAsia="zh-CN"/>
              </w:rPr>
              <w:t>润滑剂的种类与比例；</w:t>
            </w:r>
            <w:r>
              <w:rPr>
                <w:rFonts w:ascii="Arial" w:eastAsia="宋体" w:hAnsi="Arial" w:cs="Arial"/>
                <w:color w:val="000000"/>
                <w:sz w:val="18"/>
                <w:szCs w:val="18"/>
                <w:lang w:eastAsia="zh-CN"/>
              </w:rPr>
              <w:t>5.</w:t>
            </w:r>
            <w:r>
              <w:rPr>
                <w:rFonts w:ascii="Arial" w:eastAsia="宋体" w:hAnsi="Arial" w:cs="Arial"/>
                <w:color w:val="000000"/>
                <w:sz w:val="18"/>
                <w:szCs w:val="18"/>
                <w:lang w:eastAsia="zh-CN"/>
              </w:rPr>
              <w:t>助流剂规格与比例等等。</w:t>
            </w:r>
            <w:r>
              <w:rPr>
                <w:rFonts w:ascii="Arial" w:eastAsia="宋体" w:hAnsi="Arial" w:cs="Arial"/>
                <w:color w:val="000000"/>
                <w:sz w:val="18"/>
                <w:szCs w:val="18"/>
                <w:lang w:eastAsia="zh-CN"/>
              </w:rPr>
              <w:t xml:space="preserve">  </w:t>
            </w:r>
          </w:p>
        </w:tc>
        <w:tc>
          <w:tcPr>
            <w:tcW w:w="1292" w:type="dxa"/>
            <w:vMerge w:val="restart"/>
            <w:tcBorders>
              <w:top w:val="single" w:sz="4" w:space="0" w:color="auto"/>
            </w:tcBorders>
            <w:vAlign w:val="center"/>
          </w:tcPr>
          <w:p w14:paraId="30E2E9A6" w14:textId="77777777" w:rsidR="0057420F" w:rsidRDefault="004B6417">
            <w:pPr>
              <w:jc w:val="center"/>
              <w:rPr>
                <w:rFonts w:ascii="Arial" w:eastAsia="宋体" w:hAnsi="Arial" w:cs="Arial"/>
                <w:color w:val="000000"/>
                <w:sz w:val="18"/>
                <w:szCs w:val="18"/>
                <w:lang w:eastAsia="zh-CN"/>
              </w:rPr>
            </w:pPr>
            <w:r>
              <w:rPr>
                <w:rFonts w:ascii="Arial" w:eastAsia="宋体" w:hAnsi="Arial" w:cs="Arial"/>
                <w:color w:val="000000"/>
                <w:sz w:val="18"/>
                <w:szCs w:val="18"/>
                <w:lang w:eastAsia="zh-CN"/>
              </w:rPr>
              <w:t>4</w:t>
            </w:r>
            <w:r>
              <w:rPr>
                <w:rFonts w:ascii="Arial" w:eastAsia="宋体" w:hAnsi="Arial" w:cs="Arial" w:hint="eastAsia"/>
                <w:color w:val="000000"/>
                <w:sz w:val="18"/>
                <w:szCs w:val="18"/>
                <w:lang w:eastAsia="zh-CN"/>
              </w:rPr>
              <w:t>个月</w:t>
            </w:r>
          </w:p>
        </w:tc>
      </w:tr>
      <w:tr w:rsidR="0057420F" w14:paraId="444F77BC" w14:textId="77777777">
        <w:trPr>
          <w:trHeight w:val="284"/>
        </w:trPr>
        <w:tc>
          <w:tcPr>
            <w:tcW w:w="1135" w:type="dxa"/>
            <w:vMerge/>
          </w:tcPr>
          <w:p w14:paraId="4FC7A92A"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39B19D94"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bottom w:val="single" w:sz="4" w:space="0" w:color="auto"/>
            </w:tcBorders>
            <w:shd w:val="clear" w:color="auto" w:fill="auto"/>
            <w:vAlign w:val="center"/>
          </w:tcPr>
          <w:p w14:paraId="6DF71120" w14:textId="77777777" w:rsidR="0057420F" w:rsidRDefault="004B6417">
            <w:pPr>
              <w:rPr>
                <w:rFonts w:ascii="Arial" w:eastAsia="宋体" w:hAnsi="Arial" w:cs="Arial"/>
                <w:sz w:val="18"/>
                <w:szCs w:val="18"/>
                <w:lang w:eastAsia="zh-CN"/>
              </w:rPr>
            </w:pPr>
            <w:r>
              <w:rPr>
                <w:rFonts w:ascii="Arial" w:eastAsia="宋体" w:hAnsi="Arial" w:cs="Arial"/>
                <w:sz w:val="18"/>
                <w:szCs w:val="18"/>
                <w:lang w:eastAsia="zh-CN"/>
              </w:rPr>
              <w:t>工艺研究：考虑溶出速度设计结果</w:t>
            </w:r>
            <w:r>
              <w:rPr>
                <w:rFonts w:ascii="Arial" w:eastAsia="宋体" w:hAnsi="Arial" w:cs="Arial"/>
                <w:sz w:val="18"/>
                <w:szCs w:val="18"/>
                <w:lang w:eastAsia="zh-CN"/>
              </w:rPr>
              <w:t>(</w:t>
            </w:r>
            <w:r>
              <w:rPr>
                <w:rFonts w:ascii="Arial" w:eastAsia="宋体" w:hAnsi="Arial" w:cs="Arial"/>
                <w:sz w:val="18"/>
                <w:szCs w:val="18"/>
                <w:lang w:eastAsia="zh-CN"/>
              </w:rPr>
              <w:t>根据药物动物</w:t>
            </w:r>
            <w:r>
              <w:rPr>
                <w:rFonts w:ascii="Arial" w:eastAsia="宋体" w:hAnsi="Arial" w:cs="Arial"/>
                <w:sz w:val="18"/>
                <w:szCs w:val="18"/>
                <w:lang w:eastAsia="zh-CN"/>
              </w:rPr>
              <w:t>PK</w:t>
            </w:r>
            <w:r>
              <w:rPr>
                <w:rFonts w:ascii="Arial" w:eastAsia="宋体" w:hAnsi="Arial" w:cs="Arial"/>
                <w:sz w:val="18"/>
                <w:szCs w:val="18"/>
                <w:lang w:eastAsia="zh-CN"/>
              </w:rPr>
              <w:t>特点设计）、颗粒的流动性、成品的稳定性等因素</w:t>
            </w:r>
            <w:r>
              <w:rPr>
                <w:rFonts w:ascii="Arial" w:eastAsia="宋体" w:hAnsi="Arial" w:cs="Arial" w:hint="eastAsia"/>
                <w:sz w:val="18"/>
                <w:szCs w:val="18"/>
                <w:lang w:eastAsia="zh-CN"/>
              </w:rPr>
              <w:t>：</w:t>
            </w:r>
          </w:p>
          <w:p w14:paraId="3A58FB13" w14:textId="77777777" w:rsidR="0057420F" w:rsidRDefault="004B6417">
            <w:pPr>
              <w:numPr>
                <w:ilvl w:val="0"/>
                <w:numId w:val="8"/>
              </w:numPr>
              <w:rPr>
                <w:rFonts w:ascii="Arial" w:eastAsia="宋体" w:hAnsi="Arial" w:cs="Arial"/>
                <w:bCs/>
                <w:sz w:val="18"/>
                <w:szCs w:val="18"/>
                <w:lang w:eastAsia="zh-CN"/>
              </w:rPr>
            </w:pPr>
            <w:r>
              <w:rPr>
                <w:rFonts w:ascii="Arial" w:eastAsia="宋体" w:hAnsi="Arial" w:cs="Arial"/>
                <w:bCs/>
                <w:sz w:val="18"/>
                <w:szCs w:val="18"/>
                <w:lang w:eastAsia="zh-CN"/>
              </w:rPr>
              <w:t>原辅料预处理（粉碎或过筛）</w:t>
            </w:r>
          </w:p>
          <w:p w14:paraId="02A4EAE3" w14:textId="77777777" w:rsidR="0057420F" w:rsidRDefault="004B6417">
            <w:pPr>
              <w:numPr>
                <w:ilvl w:val="0"/>
                <w:numId w:val="8"/>
              </w:numPr>
              <w:rPr>
                <w:rFonts w:ascii="Arial" w:eastAsia="宋体" w:hAnsi="Arial" w:cs="Arial"/>
                <w:bCs/>
                <w:sz w:val="18"/>
                <w:szCs w:val="18"/>
                <w:lang w:eastAsia="zh-CN"/>
              </w:rPr>
            </w:pPr>
            <w:r>
              <w:rPr>
                <w:rFonts w:ascii="Arial" w:eastAsia="宋体" w:hAnsi="Arial" w:cs="Arial" w:hint="eastAsia"/>
                <w:bCs/>
                <w:sz w:val="18"/>
                <w:szCs w:val="18"/>
                <w:lang w:eastAsia="zh-CN"/>
              </w:rPr>
              <w:t>干法</w:t>
            </w:r>
            <w:r>
              <w:rPr>
                <w:rFonts w:ascii="Arial" w:eastAsia="宋体" w:hAnsi="Arial" w:cs="Arial"/>
                <w:bCs/>
                <w:sz w:val="18"/>
                <w:szCs w:val="18"/>
                <w:lang w:eastAsia="zh-CN"/>
              </w:rPr>
              <w:t>制粒或湿法制粒</w:t>
            </w:r>
          </w:p>
          <w:p w14:paraId="0BD3B7EC" w14:textId="77777777" w:rsidR="0057420F" w:rsidRDefault="004B6417">
            <w:pPr>
              <w:numPr>
                <w:ilvl w:val="0"/>
                <w:numId w:val="8"/>
              </w:numPr>
              <w:rPr>
                <w:rFonts w:ascii="Arial" w:eastAsia="宋体" w:hAnsi="Arial" w:cs="Arial"/>
                <w:bCs/>
                <w:sz w:val="18"/>
                <w:szCs w:val="18"/>
                <w:lang w:eastAsia="zh-CN"/>
              </w:rPr>
            </w:pPr>
            <w:r>
              <w:rPr>
                <w:rFonts w:ascii="Arial" w:eastAsia="宋体" w:hAnsi="Arial" w:cs="Arial"/>
                <w:bCs/>
                <w:sz w:val="18"/>
                <w:szCs w:val="18"/>
                <w:lang w:eastAsia="zh-CN"/>
              </w:rPr>
              <w:t>混合，混合方式以及混合时间</w:t>
            </w:r>
          </w:p>
          <w:p w14:paraId="544387B7" w14:textId="77777777" w:rsidR="0057420F" w:rsidRDefault="004B6417">
            <w:pPr>
              <w:numPr>
                <w:ilvl w:val="0"/>
                <w:numId w:val="8"/>
              </w:numPr>
              <w:rPr>
                <w:rFonts w:ascii="Arial" w:eastAsia="宋体" w:hAnsi="Arial" w:cs="Arial"/>
                <w:bCs/>
                <w:sz w:val="18"/>
                <w:szCs w:val="18"/>
                <w:lang w:eastAsia="zh-CN"/>
              </w:rPr>
            </w:pPr>
            <w:r>
              <w:rPr>
                <w:rFonts w:ascii="Arial" w:eastAsia="宋体" w:hAnsi="Arial" w:cs="Arial"/>
                <w:bCs/>
                <w:sz w:val="18"/>
                <w:szCs w:val="18"/>
                <w:lang w:eastAsia="zh-CN"/>
              </w:rPr>
              <w:t>颗粒粒度分布、流动性和颗粒吸湿曲线考察</w:t>
            </w:r>
          </w:p>
          <w:p w14:paraId="3DBA640B" w14:textId="77777777" w:rsidR="0057420F" w:rsidRDefault="004B6417">
            <w:pPr>
              <w:numPr>
                <w:ilvl w:val="0"/>
                <w:numId w:val="8"/>
              </w:numPr>
              <w:rPr>
                <w:rFonts w:ascii="Arial" w:eastAsia="宋体" w:hAnsi="Arial" w:cs="Arial"/>
                <w:sz w:val="18"/>
                <w:szCs w:val="18"/>
                <w:lang w:eastAsia="zh-CN"/>
              </w:rPr>
            </w:pPr>
            <w:r>
              <w:rPr>
                <w:rFonts w:ascii="Arial" w:eastAsia="宋体" w:hAnsi="Arial" w:cs="Arial" w:hint="eastAsia"/>
                <w:bCs/>
                <w:sz w:val="18"/>
                <w:szCs w:val="18"/>
                <w:lang w:eastAsia="zh-CN"/>
              </w:rPr>
              <w:t>分装</w:t>
            </w:r>
          </w:p>
        </w:tc>
        <w:tc>
          <w:tcPr>
            <w:tcW w:w="1292" w:type="dxa"/>
            <w:vMerge/>
            <w:vAlign w:val="center"/>
          </w:tcPr>
          <w:p w14:paraId="329CCC1E" w14:textId="77777777" w:rsidR="0057420F" w:rsidRDefault="0057420F">
            <w:pPr>
              <w:jc w:val="center"/>
              <w:rPr>
                <w:rFonts w:ascii="Arial" w:eastAsia="宋体" w:hAnsi="Arial" w:cs="Arial"/>
                <w:color w:val="000000"/>
                <w:sz w:val="18"/>
                <w:szCs w:val="18"/>
                <w:lang w:eastAsia="zh-CN"/>
              </w:rPr>
            </w:pPr>
          </w:p>
        </w:tc>
      </w:tr>
      <w:tr w:rsidR="0057420F" w14:paraId="576E18D5" w14:textId="77777777">
        <w:trPr>
          <w:trHeight w:val="342"/>
        </w:trPr>
        <w:tc>
          <w:tcPr>
            <w:tcW w:w="1135" w:type="dxa"/>
            <w:vMerge/>
          </w:tcPr>
          <w:p w14:paraId="37B14329"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266A49E6"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tcBorders>
            <w:shd w:val="clear" w:color="auto" w:fill="auto"/>
            <w:vAlign w:val="center"/>
          </w:tcPr>
          <w:p w14:paraId="56A1B367" w14:textId="77777777" w:rsidR="0057420F" w:rsidRDefault="004B6417">
            <w:pPr>
              <w:rPr>
                <w:rFonts w:ascii="Arial" w:eastAsia="宋体" w:hAnsi="Arial" w:cs="Arial"/>
                <w:sz w:val="18"/>
                <w:szCs w:val="18"/>
                <w:lang w:eastAsia="zh-CN"/>
              </w:rPr>
            </w:pPr>
            <w:r>
              <w:rPr>
                <w:rFonts w:ascii="Arial" w:eastAsia="宋体" w:hAnsi="Arial" w:cs="Arial" w:hint="eastAsia"/>
                <w:sz w:val="18"/>
                <w:szCs w:val="18"/>
                <w:lang w:eastAsia="zh-CN"/>
              </w:rPr>
              <w:t>1</w:t>
            </w:r>
            <w:r>
              <w:rPr>
                <w:rFonts w:ascii="Arial" w:eastAsia="宋体" w:hAnsi="Arial" w:cs="Arial" w:hint="eastAsia"/>
                <w:sz w:val="18"/>
                <w:szCs w:val="18"/>
                <w:lang w:eastAsia="zh-CN"/>
              </w:rPr>
              <w:t>批实验室放大样品初步稳定性考察</w:t>
            </w:r>
          </w:p>
          <w:p w14:paraId="146C4EC3" w14:textId="77777777" w:rsidR="0057420F" w:rsidRDefault="004B6417">
            <w:pPr>
              <w:numPr>
                <w:ilvl w:val="0"/>
                <w:numId w:val="8"/>
              </w:numPr>
              <w:rPr>
                <w:rFonts w:ascii="Arial" w:eastAsia="宋体" w:hAnsi="Arial" w:cs="Arial"/>
                <w:bCs/>
                <w:sz w:val="18"/>
                <w:szCs w:val="18"/>
                <w:lang w:eastAsia="zh-CN"/>
              </w:rPr>
            </w:pPr>
            <w:r>
              <w:rPr>
                <w:rFonts w:ascii="Arial" w:eastAsia="宋体" w:hAnsi="Arial" w:cs="Arial"/>
                <w:bCs/>
                <w:sz w:val="18"/>
                <w:szCs w:val="18"/>
                <w:lang w:eastAsia="zh-CN"/>
              </w:rPr>
              <w:t>影响因素（高温、高湿、光照，</w:t>
            </w:r>
            <w:r>
              <w:rPr>
                <w:rFonts w:ascii="Arial" w:eastAsia="宋体" w:hAnsi="Arial" w:cs="Arial"/>
                <w:bCs/>
                <w:sz w:val="18"/>
                <w:szCs w:val="18"/>
                <w:lang w:eastAsia="zh-CN"/>
              </w:rPr>
              <w:t>10</w:t>
            </w:r>
            <w:r>
              <w:rPr>
                <w:rFonts w:ascii="Arial" w:eastAsia="宋体" w:hAnsi="Arial" w:cs="Arial"/>
                <w:bCs/>
                <w:sz w:val="18"/>
                <w:szCs w:val="18"/>
                <w:lang w:eastAsia="zh-CN"/>
              </w:rPr>
              <w:t>天和</w:t>
            </w:r>
            <w:r>
              <w:rPr>
                <w:rFonts w:ascii="Arial" w:eastAsia="宋体" w:hAnsi="Arial" w:cs="Arial"/>
                <w:bCs/>
                <w:sz w:val="18"/>
                <w:szCs w:val="18"/>
                <w:lang w:eastAsia="zh-CN"/>
              </w:rPr>
              <w:t>30</w:t>
            </w:r>
            <w:r>
              <w:rPr>
                <w:rFonts w:ascii="Arial" w:eastAsia="宋体" w:hAnsi="Arial" w:cs="Arial"/>
                <w:bCs/>
                <w:sz w:val="18"/>
                <w:szCs w:val="18"/>
                <w:lang w:eastAsia="zh-CN"/>
              </w:rPr>
              <w:t>天）</w:t>
            </w:r>
          </w:p>
          <w:p w14:paraId="1A16483D" w14:textId="77777777" w:rsidR="0057420F" w:rsidRDefault="004B6417">
            <w:pPr>
              <w:numPr>
                <w:ilvl w:val="0"/>
                <w:numId w:val="8"/>
              </w:numPr>
              <w:rPr>
                <w:rFonts w:ascii="Arial" w:eastAsia="宋体" w:hAnsi="Arial" w:cs="Arial"/>
                <w:sz w:val="18"/>
                <w:szCs w:val="18"/>
                <w:lang w:eastAsia="zh-CN"/>
              </w:rPr>
            </w:pPr>
            <w:r>
              <w:rPr>
                <w:rFonts w:ascii="Arial" w:eastAsia="宋体" w:hAnsi="Arial" w:cs="Arial"/>
                <w:bCs/>
                <w:sz w:val="18"/>
                <w:szCs w:val="18"/>
                <w:lang w:eastAsia="zh-CN"/>
              </w:rPr>
              <w:t>加速稳定性</w:t>
            </w:r>
            <w:r>
              <w:rPr>
                <w:rFonts w:ascii="Arial" w:eastAsia="宋体" w:hAnsi="Arial" w:cs="Arial"/>
                <w:bCs/>
                <w:sz w:val="18"/>
                <w:szCs w:val="18"/>
                <w:lang w:eastAsia="zh-CN"/>
              </w:rPr>
              <w:t>40</w:t>
            </w:r>
            <w:r>
              <w:rPr>
                <w:rFonts w:ascii="Arial" w:eastAsia="宋体" w:hAnsi="Arial" w:cs="Arial" w:hint="eastAsia"/>
                <w:bCs/>
                <w:sz w:val="18"/>
                <w:szCs w:val="18"/>
                <w:lang w:eastAsia="zh-CN"/>
              </w:rPr>
              <w:t>℃</w:t>
            </w:r>
            <w:r>
              <w:rPr>
                <w:rFonts w:ascii="Arial" w:eastAsia="宋体" w:hAnsi="Arial" w:cs="Arial"/>
                <w:bCs/>
                <w:sz w:val="18"/>
                <w:szCs w:val="18"/>
                <w:lang w:eastAsia="zh-CN"/>
              </w:rPr>
              <w:t xml:space="preserve"> 75%RH</w:t>
            </w:r>
            <w:r>
              <w:rPr>
                <w:rFonts w:ascii="Arial" w:eastAsia="宋体" w:hAnsi="Arial" w:cs="Arial"/>
                <w:bCs/>
                <w:sz w:val="18"/>
                <w:szCs w:val="18"/>
                <w:lang w:eastAsia="zh-CN"/>
              </w:rPr>
              <w:t>（</w:t>
            </w:r>
            <w:r>
              <w:rPr>
                <w:rFonts w:ascii="Arial" w:eastAsia="宋体" w:hAnsi="Arial" w:cs="Arial"/>
                <w:bCs/>
                <w:sz w:val="18"/>
                <w:szCs w:val="18"/>
                <w:lang w:eastAsia="zh-CN"/>
              </w:rPr>
              <w:t>1</w:t>
            </w:r>
            <w:r>
              <w:rPr>
                <w:rFonts w:ascii="Arial" w:eastAsia="宋体" w:hAnsi="Arial" w:cs="Arial"/>
                <w:bCs/>
                <w:sz w:val="18"/>
                <w:szCs w:val="18"/>
                <w:lang w:eastAsia="zh-CN"/>
              </w:rPr>
              <w:t>，</w:t>
            </w:r>
            <w:r>
              <w:rPr>
                <w:rFonts w:ascii="Arial" w:eastAsia="宋体" w:hAnsi="Arial" w:cs="Arial"/>
                <w:bCs/>
                <w:sz w:val="18"/>
                <w:szCs w:val="18"/>
                <w:lang w:eastAsia="zh-CN"/>
              </w:rPr>
              <w:t>2</w:t>
            </w:r>
            <w:r>
              <w:rPr>
                <w:rFonts w:ascii="Arial" w:eastAsia="宋体" w:hAnsi="Arial" w:cs="Arial"/>
                <w:bCs/>
                <w:sz w:val="18"/>
                <w:szCs w:val="18"/>
                <w:lang w:eastAsia="zh-CN"/>
              </w:rPr>
              <w:t>和</w:t>
            </w:r>
            <w:r>
              <w:rPr>
                <w:rFonts w:ascii="Arial" w:eastAsia="宋体" w:hAnsi="Arial" w:cs="Arial"/>
                <w:bCs/>
                <w:sz w:val="18"/>
                <w:szCs w:val="18"/>
                <w:lang w:eastAsia="zh-CN"/>
              </w:rPr>
              <w:t>3</w:t>
            </w:r>
            <w:r>
              <w:rPr>
                <w:rFonts w:ascii="Arial" w:eastAsia="宋体" w:hAnsi="Arial" w:cs="Arial"/>
                <w:bCs/>
                <w:sz w:val="18"/>
                <w:szCs w:val="18"/>
                <w:lang w:eastAsia="zh-CN"/>
              </w:rPr>
              <w:t>月）</w:t>
            </w:r>
          </w:p>
        </w:tc>
        <w:tc>
          <w:tcPr>
            <w:tcW w:w="1292" w:type="dxa"/>
            <w:vMerge/>
            <w:vAlign w:val="center"/>
          </w:tcPr>
          <w:p w14:paraId="63DE04E1" w14:textId="77777777" w:rsidR="0057420F" w:rsidRDefault="0057420F">
            <w:pPr>
              <w:jc w:val="center"/>
              <w:rPr>
                <w:rFonts w:ascii="Arial" w:eastAsia="宋体" w:hAnsi="Arial" w:cs="Arial"/>
                <w:color w:val="000000"/>
                <w:sz w:val="18"/>
                <w:szCs w:val="18"/>
                <w:lang w:eastAsia="zh-CN"/>
              </w:rPr>
            </w:pPr>
          </w:p>
        </w:tc>
      </w:tr>
      <w:tr w:rsidR="0057420F" w14:paraId="2793D9D9" w14:textId="77777777">
        <w:trPr>
          <w:trHeight w:val="284"/>
        </w:trPr>
        <w:tc>
          <w:tcPr>
            <w:tcW w:w="1135" w:type="dxa"/>
            <w:vMerge/>
          </w:tcPr>
          <w:p w14:paraId="35BB8F34"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77717FF9"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bottom w:val="single" w:sz="4" w:space="0" w:color="auto"/>
            </w:tcBorders>
            <w:shd w:val="clear" w:color="auto" w:fill="auto"/>
            <w:vAlign w:val="center"/>
          </w:tcPr>
          <w:p w14:paraId="58477B9A" w14:textId="77777777" w:rsidR="0057420F" w:rsidRDefault="004B6417">
            <w:pPr>
              <w:rPr>
                <w:rFonts w:ascii="Arial" w:eastAsia="宋体" w:hAnsi="Arial" w:cs="Arial"/>
                <w:sz w:val="18"/>
                <w:szCs w:val="18"/>
                <w:lang w:eastAsia="zh-CN"/>
              </w:rPr>
            </w:pPr>
            <w:r>
              <w:rPr>
                <w:rFonts w:ascii="Arial" w:eastAsia="宋体" w:hAnsi="Arial" w:cs="Arial" w:hint="eastAsia"/>
                <w:color w:val="000000"/>
                <w:sz w:val="18"/>
                <w:szCs w:val="18"/>
                <w:lang w:eastAsia="zh-CN"/>
              </w:rPr>
              <w:t>最终确定制剂处方工艺</w:t>
            </w:r>
          </w:p>
        </w:tc>
        <w:tc>
          <w:tcPr>
            <w:tcW w:w="1292" w:type="dxa"/>
            <w:vMerge/>
            <w:tcBorders>
              <w:bottom w:val="single" w:sz="4" w:space="0" w:color="auto"/>
            </w:tcBorders>
            <w:vAlign w:val="center"/>
          </w:tcPr>
          <w:p w14:paraId="495D9E6F" w14:textId="77777777" w:rsidR="0057420F" w:rsidRDefault="0057420F">
            <w:pPr>
              <w:rPr>
                <w:rFonts w:ascii="Arial" w:eastAsia="宋体" w:hAnsi="Arial" w:cs="Arial"/>
                <w:sz w:val="18"/>
                <w:szCs w:val="18"/>
                <w:lang w:eastAsia="zh-CN"/>
              </w:rPr>
            </w:pPr>
          </w:p>
        </w:tc>
      </w:tr>
      <w:tr w:rsidR="0057420F" w14:paraId="5D5CCACC" w14:textId="77777777">
        <w:trPr>
          <w:trHeight w:val="284"/>
        </w:trPr>
        <w:tc>
          <w:tcPr>
            <w:tcW w:w="1135" w:type="dxa"/>
            <w:vMerge/>
          </w:tcPr>
          <w:p w14:paraId="6E192548"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55B837FC"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制剂分析</w:t>
            </w:r>
            <w:r>
              <w:rPr>
                <w:rFonts w:ascii="Arial" w:eastAsia="宋体" w:hAnsi="Arial" w:cs="Arial"/>
                <w:color w:val="000000"/>
                <w:sz w:val="18"/>
                <w:szCs w:val="18"/>
                <w:lang w:eastAsia="zh-CN"/>
              </w:rPr>
              <w:t>方法的开发及验证</w:t>
            </w:r>
          </w:p>
        </w:tc>
        <w:tc>
          <w:tcPr>
            <w:tcW w:w="5513" w:type="dxa"/>
            <w:tcBorders>
              <w:top w:val="single" w:sz="4" w:space="0" w:color="auto"/>
              <w:bottom w:val="single" w:sz="4" w:space="0" w:color="auto"/>
            </w:tcBorders>
            <w:shd w:val="clear" w:color="auto" w:fill="auto"/>
            <w:vAlign w:val="center"/>
          </w:tcPr>
          <w:p w14:paraId="1748B011" w14:textId="77777777" w:rsidR="0057420F" w:rsidRDefault="004B6417">
            <w:pPr>
              <w:tabs>
                <w:tab w:val="right" w:pos="8370"/>
              </w:tabs>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制剂分析方法的开发，质量标准草案起草：制剂分析方法的开发与验证</w:t>
            </w:r>
          </w:p>
          <w:p w14:paraId="5A9736C5" w14:textId="77777777" w:rsidR="0057420F" w:rsidRDefault="004B6417">
            <w:pPr>
              <w:numPr>
                <w:ilvl w:val="0"/>
                <w:numId w:val="9"/>
              </w:numPr>
              <w:tabs>
                <w:tab w:val="right" w:pos="8370"/>
              </w:tabs>
              <w:ind w:firstLineChars="200" w:firstLine="360"/>
              <w:rPr>
                <w:rFonts w:ascii="Arial" w:eastAsia="宋体" w:hAnsi="Arial" w:cs="Arial"/>
                <w:bCs/>
                <w:color w:val="000000"/>
                <w:sz w:val="18"/>
                <w:szCs w:val="18"/>
                <w:lang w:eastAsia="zh-CN"/>
              </w:rPr>
            </w:pPr>
            <w:r>
              <w:rPr>
                <w:rFonts w:ascii="Arial" w:eastAsia="宋体" w:hAnsi="Arial" w:cs="Arial" w:hint="eastAsia"/>
                <w:bCs/>
                <w:color w:val="000000"/>
                <w:sz w:val="18"/>
                <w:szCs w:val="18"/>
                <w:lang w:eastAsia="zh-CN"/>
              </w:rPr>
              <w:t>含量测定方法</w:t>
            </w:r>
          </w:p>
          <w:p w14:paraId="761CFF0D" w14:textId="77777777" w:rsidR="0057420F" w:rsidRDefault="004B6417">
            <w:pPr>
              <w:numPr>
                <w:ilvl w:val="0"/>
                <w:numId w:val="9"/>
              </w:numPr>
              <w:tabs>
                <w:tab w:val="right" w:pos="8370"/>
              </w:tabs>
              <w:ind w:firstLineChars="200" w:firstLine="360"/>
              <w:rPr>
                <w:rFonts w:ascii="Arial" w:eastAsia="宋体" w:hAnsi="Arial" w:cs="Arial"/>
                <w:color w:val="000000"/>
                <w:sz w:val="18"/>
                <w:szCs w:val="18"/>
                <w:lang w:eastAsia="zh-CN"/>
              </w:rPr>
            </w:pPr>
            <w:r>
              <w:rPr>
                <w:rFonts w:ascii="Arial" w:eastAsia="宋体" w:hAnsi="Arial" w:cs="Arial" w:hint="eastAsia"/>
                <w:bCs/>
                <w:color w:val="000000"/>
                <w:sz w:val="18"/>
                <w:szCs w:val="18"/>
                <w:lang w:eastAsia="zh-CN"/>
              </w:rPr>
              <w:t>清洁确认用分析方法</w:t>
            </w:r>
          </w:p>
          <w:p w14:paraId="51718D9B" w14:textId="77777777" w:rsidR="0057420F" w:rsidRDefault="004B6417">
            <w:pPr>
              <w:numPr>
                <w:ilvl w:val="0"/>
                <w:numId w:val="9"/>
              </w:numPr>
              <w:tabs>
                <w:tab w:val="right" w:pos="8370"/>
              </w:tabs>
              <w:ind w:firstLineChars="200" w:firstLine="360"/>
              <w:rPr>
                <w:rFonts w:ascii="Arial" w:eastAsia="宋体" w:hAnsi="Arial" w:cs="Arial"/>
                <w:color w:val="000000"/>
                <w:sz w:val="18"/>
                <w:szCs w:val="18"/>
                <w:lang w:eastAsia="zh-CN"/>
              </w:rPr>
            </w:pPr>
            <w:r>
              <w:rPr>
                <w:rFonts w:ascii="Arial" w:eastAsia="宋体" w:hAnsi="Arial" w:cs="Arial" w:hint="eastAsia"/>
                <w:bCs/>
                <w:color w:val="000000"/>
                <w:sz w:val="18"/>
                <w:szCs w:val="18"/>
                <w:lang w:eastAsia="zh-CN"/>
              </w:rPr>
              <w:t>微生物方法</w:t>
            </w:r>
          </w:p>
          <w:p w14:paraId="0C526521" w14:textId="77777777" w:rsidR="0057420F" w:rsidRDefault="004B6417">
            <w:pPr>
              <w:numPr>
                <w:ilvl w:val="0"/>
                <w:numId w:val="9"/>
              </w:numPr>
              <w:tabs>
                <w:tab w:val="right" w:pos="8370"/>
              </w:tabs>
              <w:ind w:firstLineChars="200" w:firstLine="360"/>
              <w:rPr>
                <w:rFonts w:ascii="Arial" w:eastAsia="宋体" w:hAnsi="Arial" w:cs="Arial"/>
                <w:color w:val="000000"/>
                <w:sz w:val="18"/>
                <w:szCs w:val="18"/>
                <w:lang w:eastAsia="zh-CN"/>
              </w:rPr>
            </w:pPr>
            <w:r>
              <w:rPr>
                <w:rFonts w:ascii="Arial" w:eastAsia="宋体" w:hAnsi="Arial" w:cs="Arial" w:hint="eastAsia"/>
                <w:bCs/>
                <w:color w:val="000000"/>
                <w:sz w:val="18"/>
                <w:szCs w:val="18"/>
                <w:lang w:eastAsia="zh-CN"/>
              </w:rPr>
              <w:t>溶剂残留</w:t>
            </w:r>
          </w:p>
          <w:p w14:paraId="4FFE5317" w14:textId="77777777" w:rsidR="0057420F" w:rsidRDefault="004B6417">
            <w:pPr>
              <w:rPr>
                <w:rFonts w:ascii="Arial" w:eastAsia="宋体" w:hAnsi="Arial" w:cs="Arial"/>
                <w:bCs/>
                <w:sz w:val="18"/>
                <w:szCs w:val="18"/>
                <w:lang w:eastAsia="zh-CN"/>
              </w:rPr>
            </w:pPr>
            <w:r>
              <w:rPr>
                <w:rFonts w:ascii="Arial" w:eastAsia="宋体" w:hAnsi="Arial" w:cs="Arial"/>
                <w:bCs/>
                <w:sz w:val="18"/>
                <w:szCs w:val="18"/>
                <w:lang w:eastAsia="zh-CN"/>
              </w:rPr>
              <w:t>HPLC</w:t>
            </w:r>
            <w:r>
              <w:rPr>
                <w:rFonts w:ascii="Arial" w:eastAsia="宋体" w:hAnsi="Arial" w:cs="Arial"/>
                <w:bCs/>
                <w:sz w:val="18"/>
                <w:szCs w:val="18"/>
                <w:lang w:eastAsia="zh-CN"/>
              </w:rPr>
              <w:t>分析方法验证内容：</w:t>
            </w:r>
          </w:p>
          <w:p w14:paraId="6AC68AB8" w14:textId="77777777" w:rsidR="0057420F" w:rsidRDefault="004B6417">
            <w:pPr>
              <w:tabs>
                <w:tab w:val="right" w:pos="8370"/>
              </w:tabs>
              <w:rPr>
                <w:rFonts w:ascii="Arial" w:eastAsia="宋体" w:hAnsi="Arial" w:cs="Arial"/>
                <w:color w:val="000000"/>
                <w:sz w:val="18"/>
                <w:szCs w:val="18"/>
                <w:lang w:eastAsia="zh-CN"/>
              </w:rPr>
            </w:pPr>
            <w:r>
              <w:rPr>
                <w:rFonts w:ascii="Arial" w:eastAsia="宋体" w:hAnsi="Arial" w:cs="Arial"/>
                <w:bCs/>
                <w:sz w:val="18"/>
                <w:szCs w:val="18"/>
                <w:lang w:eastAsia="zh-CN"/>
              </w:rPr>
              <w:lastRenderedPageBreak/>
              <w:t>系统适用性及专属性，检测限</w:t>
            </w:r>
            <w:r>
              <w:rPr>
                <w:rFonts w:ascii="Arial" w:eastAsia="宋体" w:hAnsi="Arial" w:cs="Arial"/>
                <w:bCs/>
                <w:sz w:val="18"/>
                <w:szCs w:val="18"/>
                <w:lang w:eastAsia="zh-CN"/>
              </w:rPr>
              <w:t>/</w:t>
            </w:r>
            <w:r>
              <w:rPr>
                <w:rFonts w:ascii="Arial" w:eastAsia="宋体" w:hAnsi="Arial" w:cs="Arial"/>
                <w:bCs/>
                <w:sz w:val="18"/>
                <w:szCs w:val="18"/>
                <w:lang w:eastAsia="zh-CN"/>
              </w:rPr>
              <w:t>定量限，线性，准确度，范围，溶液稳定性，重复性</w:t>
            </w:r>
          </w:p>
        </w:tc>
        <w:tc>
          <w:tcPr>
            <w:tcW w:w="1292" w:type="dxa"/>
            <w:tcBorders>
              <w:top w:val="single" w:sz="4" w:space="0" w:color="auto"/>
              <w:bottom w:val="single" w:sz="4" w:space="0" w:color="auto"/>
            </w:tcBorders>
            <w:vAlign w:val="center"/>
          </w:tcPr>
          <w:p w14:paraId="5DC4AE3A" w14:textId="77777777" w:rsidR="0057420F" w:rsidRDefault="004B6417">
            <w:pPr>
              <w:jc w:val="center"/>
              <w:rPr>
                <w:rFonts w:ascii="Arial" w:eastAsia="宋体" w:hAnsi="Arial" w:cs="Arial"/>
                <w:color w:val="000000"/>
                <w:sz w:val="18"/>
                <w:szCs w:val="18"/>
                <w:lang w:eastAsia="zh-CN"/>
              </w:rPr>
            </w:pPr>
            <w:r>
              <w:rPr>
                <w:rFonts w:ascii="Arial" w:eastAsia="宋体" w:hAnsi="Arial" w:cs="Arial"/>
                <w:color w:val="000000"/>
                <w:sz w:val="18"/>
                <w:szCs w:val="18"/>
                <w:lang w:eastAsia="zh-CN"/>
              </w:rPr>
              <w:lastRenderedPageBreak/>
              <w:t>1-</w:t>
            </w:r>
            <w:r>
              <w:rPr>
                <w:rFonts w:ascii="Arial" w:eastAsia="宋体" w:hAnsi="Arial" w:cs="Arial" w:hint="eastAsia"/>
                <w:color w:val="000000"/>
                <w:sz w:val="18"/>
                <w:szCs w:val="18"/>
                <w:lang w:eastAsia="zh-CN"/>
              </w:rPr>
              <w:t>2</w:t>
            </w:r>
            <w:r>
              <w:rPr>
                <w:rFonts w:ascii="Arial" w:eastAsia="宋体" w:hAnsi="Arial" w:cs="Arial" w:hint="eastAsia"/>
                <w:color w:val="000000"/>
                <w:sz w:val="18"/>
                <w:szCs w:val="18"/>
                <w:lang w:eastAsia="zh-CN"/>
              </w:rPr>
              <w:t>个</w:t>
            </w:r>
            <w:r>
              <w:rPr>
                <w:rFonts w:ascii="Arial" w:eastAsia="宋体" w:hAnsi="Arial" w:cs="Arial"/>
                <w:color w:val="000000"/>
                <w:sz w:val="18"/>
                <w:szCs w:val="18"/>
                <w:lang w:eastAsia="zh-CN"/>
              </w:rPr>
              <w:t>月</w:t>
            </w:r>
          </w:p>
        </w:tc>
      </w:tr>
      <w:tr w:rsidR="0057420F" w14:paraId="025F438B" w14:textId="77777777">
        <w:trPr>
          <w:trHeight w:val="284"/>
        </w:trPr>
        <w:tc>
          <w:tcPr>
            <w:tcW w:w="1135" w:type="dxa"/>
            <w:vMerge/>
          </w:tcPr>
          <w:p w14:paraId="4BDCEB3F"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7539A261"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color w:val="000000"/>
                <w:sz w:val="18"/>
                <w:szCs w:val="18"/>
                <w:lang w:eastAsia="zh-CN"/>
              </w:rPr>
              <w:t>申报批样品</w:t>
            </w:r>
            <w:r>
              <w:rPr>
                <w:rFonts w:ascii="Arial" w:eastAsia="宋体" w:hAnsi="Arial" w:cs="Arial" w:hint="eastAsia"/>
                <w:color w:val="000000"/>
                <w:sz w:val="18"/>
                <w:szCs w:val="18"/>
                <w:lang w:eastAsia="zh-CN"/>
              </w:rPr>
              <w:t>（非</w:t>
            </w:r>
            <w:r>
              <w:rPr>
                <w:rFonts w:ascii="Arial" w:eastAsia="宋体" w:hAnsi="Arial" w:cs="Arial" w:hint="eastAsia"/>
                <w:color w:val="000000"/>
                <w:sz w:val="18"/>
                <w:szCs w:val="18"/>
                <w:lang w:eastAsia="zh-CN"/>
              </w:rPr>
              <w:t>GMP</w:t>
            </w:r>
            <w:r>
              <w:rPr>
                <w:rFonts w:ascii="Arial" w:eastAsia="宋体" w:hAnsi="Arial" w:cs="Arial" w:hint="eastAsia"/>
                <w:color w:val="000000"/>
                <w:sz w:val="18"/>
                <w:szCs w:val="18"/>
                <w:lang w:eastAsia="zh-CN"/>
              </w:rPr>
              <w:t>）</w:t>
            </w:r>
          </w:p>
        </w:tc>
        <w:tc>
          <w:tcPr>
            <w:tcW w:w="5513" w:type="dxa"/>
            <w:tcBorders>
              <w:top w:val="single" w:sz="4" w:space="0" w:color="auto"/>
              <w:bottom w:val="single" w:sz="4" w:space="0" w:color="auto"/>
            </w:tcBorders>
            <w:shd w:val="clear" w:color="auto" w:fill="auto"/>
            <w:vAlign w:val="center"/>
          </w:tcPr>
          <w:p w14:paraId="3F1762EB" w14:textId="77777777" w:rsidR="0057420F" w:rsidRDefault="004B6417">
            <w:pPr>
              <w:tabs>
                <w:tab w:val="right" w:pos="8370"/>
              </w:tabs>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制备</w:t>
            </w:r>
            <w:r>
              <w:rPr>
                <w:rFonts w:ascii="Arial" w:eastAsia="宋体" w:hAnsi="Arial" w:cs="Arial" w:hint="eastAsia"/>
                <w:color w:val="000000"/>
                <w:sz w:val="18"/>
                <w:szCs w:val="18"/>
                <w:lang w:eastAsia="zh-CN"/>
              </w:rPr>
              <w:t>IND</w:t>
            </w:r>
            <w:r>
              <w:rPr>
                <w:rFonts w:ascii="Arial" w:eastAsia="宋体" w:hAnsi="Arial" w:cs="Arial" w:hint="eastAsia"/>
                <w:color w:val="000000"/>
                <w:sz w:val="18"/>
                <w:szCs w:val="18"/>
                <w:lang w:eastAsia="zh-CN"/>
              </w:rPr>
              <w:t>申报批样品试验（</w:t>
            </w:r>
            <w:r>
              <w:rPr>
                <w:rFonts w:ascii="Arial" w:eastAsia="宋体" w:hAnsi="Arial" w:cs="Arial"/>
                <w:color w:val="000000"/>
                <w:sz w:val="18"/>
                <w:szCs w:val="18"/>
                <w:lang w:eastAsia="zh-CN"/>
              </w:rPr>
              <w:t>非</w:t>
            </w:r>
            <w:r>
              <w:rPr>
                <w:rFonts w:ascii="Arial" w:eastAsia="宋体" w:hAnsi="Arial" w:cs="Arial"/>
                <w:color w:val="000000"/>
                <w:sz w:val="18"/>
                <w:szCs w:val="18"/>
                <w:lang w:eastAsia="zh-CN"/>
              </w:rPr>
              <w:t>GMP</w:t>
            </w:r>
            <w:r>
              <w:rPr>
                <w:rFonts w:ascii="Arial" w:eastAsia="宋体" w:hAnsi="Arial" w:cs="Arial"/>
                <w:color w:val="000000"/>
                <w:sz w:val="18"/>
                <w:szCs w:val="18"/>
                <w:lang w:eastAsia="zh-CN"/>
              </w:rPr>
              <w:t>，</w:t>
            </w:r>
            <w:r>
              <w:rPr>
                <w:rFonts w:ascii="Arial" w:eastAsia="宋体" w:hAnsi="Arial" w:cs="Arial" w:hint="eastAsia"/>
                <w:color w:val="000000"/>
                <w:sz w:val="18"/>
                <w:szCs w:val="18"/>
                <w:lang w:eastAsia="zh-CN"/>
              </w:rPr>
              <w:t>每个</w:t>
            </w:r>
            <w:r>
              <w:rPr>
                <w:rFonts w:ascii="Arial" w:eastAsia="宋体" w:hAnsi="Arial" w:cs="Arial"/>
                <w:color w:val="000000"/>
                <w:sz w:val="18"/>
                <w:szCs w:val="18"/>
                <w:lang w:eastAsia="zh-CN"/>
              </w:rPr>
              <w:t>规格</w:t>
            </w:r>
            <w:r>
              <w:rPr>
                <w:rFonts w:ascii="Arial" w:eastAsia="宋体" w:hAnsi="Arial" w:cs="Arial" w:hint="eastAsia"/>
                <w:color w:val="000000"/>
                <w:sz w:val="18"/>
                <w:szCs w:val="18"/>
                <w:lang w:eastAsia="zh-CN"/>
              </w:rPr>
              <w:t>1</w:t>
            </w:r>
            <w:r>
              <w:rPr>
                <w:rFonts w:ascii="Arial" w:eastAsia="宋体" w:hAnsi="Arial" w:cs="Arial" w:hint="eastAsia"/>
                <w:color w:val="000000"/>
                <w:sz w:val="18"/>
                <w:szCs w:val="18"/>
                <w:lang w:eastAsia="zh-CN"/>
              </w:rPr>
              <w:t>批，暂定</w:t>
            </w:r>
            <w:r>
              <w:rPr>
                <w:rFonts w:ascii="Arial" w:eastAsia="宋体" w:hAnsi="Arial" w:cs="Arial" w:hint="eastAsia"/>
                <w:color w:val="000000"/>
                <w:sz w:val="18"/>
                <w:szCs w:val="18"/>
                <w:lang w:eastAsia="zh-CN"/>
              </w:rPr>
              <w:t>1000</w:t>
            </w:r>
            <w:r>
              <w:rPr>
                <w:rFonts w:ascii="Arial" w:eastAsia="宋体" w:hAnsi="Arial" w:cs="Arial" w:hint="eastAsia"/>
                <w:color w:val="000000"/>
                <w:sz w:val="18"/>
                <w:szCs w:val="18"/>
                <w:lang w:eastAsia="zh-CN"/>
              </w:rPr>
              <w:t>单位）</w:t>
            </w:r>
            <w:ins w:id="223" w:author="赵剑" w:date="2025-06-04T09:50:00Z">
              <w:r>
                <w:rPr>
                  <w:rFonts w:ascii="Arial" w:eastAsia="宋体" w:hAnsi="Arial" w:cs="Arial" w:hint="eastAsia"/>
                  <w:color w:val="000000"/>
                  <w:sz w:val="18"/>
                  <w:szCs w:val="18"/>
                  <w:lang w:eastAsia="zh-CN"/>
                </w:rPr>
                <w:t>（</w:t>
              </w:r>
              <w:r>
                <w:rPr>
                  <w:rFonts w:ascii="Arial" w:eastAsia="宋体" w:hAnsi="Arial" w:cs="Arial" w:hint="eastAsia"/>
                  <w:color w:val="000000"/>
                  <w:sz w:val="18"/>
                  <w:szCs w:val="18"/>
                  <w:lang w:eastAsia="zh-CN"/>
                </w:rPr>
                <w:t>其中一批做</w:t>
              </w:r>
              <w:r>
                <w:rPr>
                  <w:rFonts w:ascii="Arial" w:eastAsia="宋体" w:hAnsi="Arial" w:cs="Arial" w:hint="eastAsia"/>
                  <w:color w:val="000000"/>
                  <w:sz w:val="18"/>
                  <w:szCs w:val="18"/>
                  <w:lang w:eastAsia="zh-CN"/>
                </w:rPr>
                <w:t>G</w:t>
              </w:r>
            </w:ins>
            <w:ins w:id="224" w:author="赵剑" w:date="2025-06-04T09:51:00Z">
              <w:r>
                <w:rPr>
                  <w:rFonts w:ascii="Arial" w:eastAsia="宋体" w:hAnsi="Arial" w:cs="Arial" w:hint="eastAsia"/>
                  <w:color w:val="000000"/>
                  <w:sz w:val="18"/>
                  <w:szCs w:val="18"/>
                  <w:lang w:eastAsia="zh-CN"/>
                </w:rPr>
                <w:t>MP)</w:t>
              </w:r>
            </w:ins>
          </w:p>
          <w:p w14:paraId="7F3A98A0" w14:textId="77777777" w:rsidR="0057420F" w:rsidRDefault="004B6417">
            <w:pPr>
              <w:tabs>
                <w:tab w:val="right" w:pos="8370"/>
              </w:tabs>
              <w:rPr>
                <w:rFonts w:ascii="Arial" w:eastAsia="宋体" w:hAnsi="Arial" w:cs="Arial"/>
                <w:color w:val="000000"/>
                <w:sz w:val="18"/>
                <w:szCs w:val="18"/>
                <w:lang w:eastAsia="zh-CN"/>
              </w:rPr>
            </w:pPr>
            <w:r>
              <w:rPr>
                <w:rFonts w:ascii="Arial" w:eastAsia="宋体" w:hAnsi="Arial" w:cs="Arial" w:hint="eastAsia"/>
                <w:bCs/>
                <w:color w:val="000000"/>
                <w:sz w:val="18"/>
                <w:szCs w:val="18"/>
                <w:lang w:eastAsia="zh-CN"/>
              </w:rPr>
              <w:t>乙方进行申报批样品制备（乙方承担辅料及包材的采购与检验放行工作）</w:t>
            </w:r>
          </w:p>
        </w:tc>
        <w:tc>
          <w:tcPr>
            <w:tcW w:w="1292" w:type="dxa"/>
            <w:tcBorders>
              <w:top w:val="single" w:sz="4" w:space="0" w:color="auto"/>
              <w:bottom w:val="single" w:sz="4" w:space="0" w:color="auto"/>
            </w:tcBorders>
            <w:vAlign w:val="center"/>
          </w:tcPr>
          <w:p w14:paraId="05FE285E" w14:textId="77777777" w:rsidR="0057420F" w:rsidRDefault="004B6417">
            <w:pPr>
              <w:jc w:val="center"/>
              <w:rPr>
                <w:rFonts w:ascii="Arial" w:eastAsia="宋体" w:hAnsi="Arial" w:cs="Arial"/>
                <w:color w:val="000000"/>
                <w:sz w:val="18"/>
                <w:szCs w:val="18"/>
                <w:lang w:eastAsia="zh-CN"/>
              </w:rPr>
            </w:pPr>
            <w:r>
              <w:rPr>
                <w:rFonts w:ascii="Arial" w:eastAsia="宋体" w:hAnsi="Arial" w:cs="Arial"/>
                <w:color w:val="000000"/>
                <w:sz w:val="18"/>
                <w:szCs w:val="18"/>
                <w:lang w:eastAsia="zh-CN"/>
              </w:rPr>
              <w:t>1</w:t>
            </w:r>
            <w:r>
              <w:rPr>
                <w:rFonts w:ascii="Arial" w:eastAsia="宋体" w:hAnsi="Arial" w:cs="Arial" w:hint="eastAsia"/>
                <w:color w:val="000000"/>
                <w:sz w:val="18"/>
                <w:szCs w:val="18"/>
                <w:lang w:eastAsia="zh-CN"/>
              </w:rPr>
              <w:t>个</w:t>
            </w:r>
            <w:r>
              <w:rPr>
                <w:rFonts w:ascii="Arial" w:eastAsia="宋体" w:hAnsi="Arial" w:cs="Arial"/>
                <w:color w:val="000000"/>
                <w:sz w:val="18"/>
                <w:szCs w:val="18"/>
                <w:lang w:eastAsia="zh-CN"/>
              </w:rPr>
              <w:t>月</w:t>
            </w:r>
          </w:p>
        </w:tc>
      </w:tr>
      <w:tr w:rsidR="0057420F" w14:paraId="6FC5EFE8" w14:textId="77777777">
        <w:trPr>
          <w:trHeight w:val="284"/>
        </w:trPr>
        <w:tc>
          <w:tcPr>
            <w:tcW w:w="1135" w:type="dxa"/>
            <w:vMerge/>
          </w:tcPr>
          <w:p w14:paraId="1BAED11D"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1C99000F"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临床批</w:t>
            </w:r>
            <w:r>
              <w:rPr>
                <w:rFonts w:ascii="Arial" w:eastAsia="宋体" w:hAnsi="Arial" w:cs="Arial"/>
                <w:color w:val="000000"/>
                <w:sz w:val="18"/>
                <w:szCs w:val="18"/>
                <w:lang w:eastAsia="zh-CN"/>
              </w:rPr>
              <w:t>（</w:t>
            </w:r>
            <w:r>
              <w:rPr>
                <w:rFonts w:ascii="Arial" w:eastAsia="宋体" w:hAnsi="Arial" w:cs="Arial" w:hint="eastAsia"/>
                <w:color w:val="000000"/>
                <w:sz w:val="18"/>
                <w:szCs w:val="18"/>
                <w:lang w:eastAsia="zh-CN"/>
              </w:rPr>
              <w:t>GMP</w:t>
            </w:r>
            <w:r>
              <w:rPr>
                <w:rFonts w:ascii="Arial" w:eastAsia="宋体" w:hAnsi="Arial" w:cs="Arial"/>
                <w:color w:val="000000"/>
                <w:sz w:val="18"/>
                <w:szCs w:val="18"/>
                <w:lang w:eastAsia="zh-CN"/>
              </w:rPr>
              <w:t>）</w:t>
            </w:r>
          </w:p>
        </w:tc>
        <w:tc>
          <w:tcPr>
            <w:tcW w:w="5513" w:type="dxa"/>
            <w:tcBorders>
              <w:top w:val="single" w:sz="4" w:space="0" w:color="auto"/>
              <w:bottom w:val="single" w:sz="4" w:space="0" w:color="auto"/>
            </w:tcBorders>
            <w:shd w:val="clear" w:color="auto" w:fill="auto"/>
            <w:vAlign w:val="center"/>
          </w:tcPr>
          <w:p w14:paraId="34A4049C" w14:textId="77777777" w:rsidR="0057420F" w:rsidRDefault="004B6417">
            <w:pPr>
              <w:widowControl w:val="0"/>
              <w:autoSpaceDE w:val="0"/>
              <w:autoSpaceDN w:val="0"/>
              <w:adjustRightInd w:val="0"/>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临床批，</w:t>
            </w:r>
            <w:r>
              <w:rPr>
                <w:rFonts w:ascii="Arial" w:eastAsia="宋体" w:hAnsi="Arial" w:cs="Arial"/>
                <w:color w:val="000000"/>
                <w:sz w:val="18"/>
                <w:szCs w:val="18"/>
                <w:lang w:eastAsia="zh-CN"/>
              </w:rPr>
              <w:t>GMP</w:t>
            </w:r>
            <w:r>
              <w:rPr>
                <w:rFonts w:ascii="Arial" w:eastAsia="宋体" w:hAnsi="Arial" w:cs="Arial" w:hint="eastAsia"/>
                <w:color w:val="000000"/>
                <w:sz w:val="18"/>
                <w:szCs w:val="18"/>
                <w:lang w:eastAsia="zh-CN"/>
              </w:rPr>
              <w:t>批次（根据实际需要）</w:t>
            </w:r>
          </w:p>
          <w:p w14:paraId="1351A140" w14:textId="77777777" w:rsidR="0057420F" w:rsidRDefault="004B6417">
            <w:pPr>
              <w:tabs>
                <w:tab w:val="right" w:pos="8370"/>
              </w:tabs>
              <w:rPr>
                <w:rFonts w:eastAsia="宋体"/>
                <w:sz w:val="18"/>
                <w:szCs w:val="18"/>
                <w:lang w:eastAsia="zh-CN"/>
              </w:rPr>
            </w:pPr>
            <w:r>
              <w:rPr>
                <w:rFonts w:eastAsia="宋体" w:hint="eastAsia"/>
                <w:sz w:val="18"/>
                <w:szCs w:val="18"/>
                <w:lang w:eastAsia="zh-CN"/>
              </w:rPr>
              <w:t>1</w:t>
            </w:r>
            <w:r>
              <w:rPr>
                <w:rFonts w:eastAsia="宋体" w:hint="eastAsia"/>
                <w:sz w:val="18"/>
                <w:szCs w:val="18"/>
                <w:lang w:eastAsia="zh-CN"/>
              </w:rPr>
              <w:t>原料</w:t>
            </w:r>
            <w:r>
              <w:rPr>
                <w:rFonts w:eastAsia="宋体"/>
                <w:sz w:val="18"/>
                <w:szCs w:val="18"/>
                <w:lang w:eastAsia="zh-CN"/>
              </w:rPr>
              <w:t>和包材</w:t>
            </w:r>
            <w:r>
              <w:rPr>
                <w:rFonts w:eastAsia="宋体" w:hint="eastAsia"/>
                <w:sz w:val="18"/>
                <w:szCs w:val="18"/>
                <w:lang w:eastAsia="zh-CN"/>
              </w:rPr>
              <w:t>采购</w:t>
            </w:r>
          </w:p>
          <w:p w14:paraId="3DA3E027" w14:textId="77777777" w:rsidR="0057420F" w:rsidRDefault="004B6417">
            <w:pPr>
              <w:tabs>
                <w:tab w:val="right" w:pos="8370"/>
              </w:tabs>
              <w:rPr>
                <w:rFonts w:eastAsia="宋体"/>
                <w:sz w:val="18"/>
                <w:szCs w:val="18"/>
                <w:lang w:eastAsia="zh-CN"/>
              </w:rPr>
            </w:pPr>
            <w:r>
              <w:rPr>
                <w:rFonts w:eastAsia="宋体" w:hint="eastAsia"/>
                <w:sz w:val="18"/>
                <w:szCs w:val="18"/>
                <w:lang w:eastAsia="zh-CN"/>
              </w:rPr>
              <w:t>2</w:t>
            </w:r>
            <w:proofErr w:type="gramStart"/>
            <w:r>
              <w:rPr>
                <w:rFonts w:eastAsia="宋体" w:hint="eastAsia"/>
                <w:sz w:val="18"/>
                <w:szCs w:val="18"/>
                <w:lang w:eastAsia="zh-CN"/>
              </w:rPr>
              <w:t>原辅包检验</w:t>
            </w:r>
            <w:proofErr w:type="gramEnd"/>
            <w:r>
              <w:rPr>
                <w:rFonts w:eastAsia="宋体" w:hint="eastAsia"/>
                <w:sz w:val="18"/>
                <w:szCs w:val="18"/>
                <w:lang w:eastAsia="zh-CN"/>
              </w:rPr>
              <w:t>放行</w:t>
            </w:r>
            <w:r>
              <w:rPr>
                <w:rFonts w:eastAsia="宋体"/>
                <w:sz w:val="18"/>
                <w:szCs w:val="18"/>
                <w:lang w:eastAsia="zh-CN"/>
              </w:rPr>
              <w:t xml:space="preserve"> </w:t>
            </w:r>
          </w:p>
          <w:p w14:paraId="52DB1215" w14:textId="77777777" w:rsidR="0057420F" w:rsidRDefault="004B6417">
            <w:pPr>
              <w:tabs>
                <w:tab w:val="right" w:pos="8370"/>
              </w:tabs>
              <w:rPr>
                <w:rFonts w:eastAsia="宋体"/>
                <w:sz w:val="18"/>
                <w:szCs w:val="18"/>
                <w:lang w:eastAsia="zh-CN"/>
              </w:rPr>
            </w:pPr>
            <w:r>
              <w:rPr>
                <w:rFonts w:eastAsia="宋体" w:hint="eastAsia"/>
                <w:sz w:val="18"/>
                <w:szCs w:val="18"/>
                <w:lang w:eastAsia="zh-CN"/>
              </w:rPr>
              <w:t>3</w:t>
            </w:r>
            <w:r>
              <w:rPr>
                <w:rFonts w:eastAsia="宋体" w:hint="eastAsia"/>
                <w:sz w:val="18"/>
                <w:szCs w:val="18"/>
                <w:lang w:eastAsia="zh-CN"/>
              </w:rPr>
              <w:t>含药制剂和安慰剂</w:t>
            </w:r>
          </w:p>
          <w:p w14:paraId="39518845" w14:textId="77777777" w:rsidR="0057420F" w:rsidRDefault="004B6417">
            <w:pPr>
              <w:tabs>
                <w:tab w:val="right" w:pos="8370"/>
              </w:tabs>
              <w:rPr>
                <w:rFonts w:eastAsia="宋体"/>
                <w:sz w:val="18"/>
                <w:szCs w:val="18"/>
                <w:lang w:eastAsia="zh-CN"/>
              </w:rPr>
            </w:pPr>
            <w:r>
              <w:rPr>
                <w:rFonts w:eastAsia="宋体" w:hint="eastAsia"/>
                <w:sz w:val="18"/>
                <w:szCs w:val="18"/>
                <w:lang w:eastAsia="zh-CN"/>
              </w:rPr>
              <w:t>5</w:t>
            </w:r>
            <w:r>
              <w:rPr>
                <w:rFonts w:eastAsia="宋体" w:hint="eastAsia"/>
                <w:sz w:val="18"/>
                <w:szCs w:val="18"/>
                <w:lang w:eastAsia="zh-CN"/>
              </w:rPr>
              <w:t>制中间体和制剂成品检验</w:t>
            </w:r>
          </w:p>
          <w:p w14:paraId="07E59457" w14:textId="77777777" w:rsidR="0057420F" w:rsidRDefault="004B6417">
            <w:pPr>
              <w:tabs>
                <w:tab w:val="right" w:pos="8370"/>
              </w:tabs>
              <w:rPr>
                <w:rFonts w:eastAsia="宋体"/>
                <w:sz w:val="18"/>
                <w:szCs w:val="18"/>
                <w:lang w:eastAsia="zh-CN"/>
              </w:rPr>
            </w:pPr>
            <w:r>
              <w:rPr>
                <w:rFonts w:eastAsia="宋体" w:hint="eastAsia"/>
                <w:sz w:val="18"/>
                <w:szCs w:val="18"/>
                <w:lang w:eastAsia="zh-CN"/>
              </w:rPr>
              <w:t>6</w:t>
            </w:r>
            <w:r>
              <w:rPr>
                <w:rFonts w:eastAsia="宋体" w:hint="eastAsia"/>
                <w:sz w:val="18"/>
                <w:szCs w:val="18"/>
                <w:lang w:eastAsia="zh-CN"/>
              </w:rPr>
              <w:t>生产文件和质量文件</w:t>
            </w:r>
          </w:p>
          <w:p w14:paraId="0D7875D8" w14:textId="77777777" w:rsidR="0057420F" w:rsidRDefault="004B6417">
            <w:pPr>
              <w:tabs>
                <w:tab w:val="right" w:pos="8370"/>
              </w:tabs>
              <w:rPr>
                <w:rFonts w:eastAsia="宋体"/>
                <w:sz w:val="18"/>
                <w:szCs w:val="18"/>
                <w:lang w:eastAsia="zh-CN"/>
              </w:rPr>
            </w:pPr>
            <w:r>
              <w:rPr>
                <w:rFonts w:eastAsia="宋体" w:hint="eastAsia"/>
                <w:sz w:val="18"/>
                <w:szCs w:val="18"/>
                <w:lang w:eastAsia="zh-CN"/>
              </w:rPr>
              <w:t>7</w:t>
            </w:r>
            <w:r>
              <w:rPr>
                <w:rFonts w:eastAsia="宋体" w:hint="eastAsia"/>
                <w:sz w:val="18"/>
                <w:szCs w:val="18"/>
                <w:lang w:eastAsia="zh-CN"/>
              </w:rPr>
              <w:t>生产所需的模具</w:t>
            </w:r>
          </w:p>
          <w:p w14:paraId="614DA7B3" w14:textId="77777777" w:rsidR="0057420F" w:rsidRDefault="004B6417">
            <w:pPr>
              <w:tabs>
                <w:tab w:val="right" w:pos="8370"/>
              </w:tabs>
              <w:rPr>
                <w:rFonts w:eastAsia="宋体"/>
                <w:sz w:val="18"/>
                <w:szCs w:val="18"/>
                <w:lang w:eastAsia="zh-CN"/>
              </w:rPr>
            </w:pPr>
            <w:r>
              <w:rPr>
                <w:rFonts w:eastAsia="宋体" w:hint="eastAsia"/>
                <w:sz w:val="18"/>
                <w:szCs w:val="18"/>
                <w:lang w:eastAsia="zh-CN"/>
              </w:rPr>
              <w:t>8</w:t>
            </w:r>
            <w:r>
              <w:rPr>
                <w:rFonts w:eastAsia="宋体" w:hint="eastAsia"/>
                <w:sz w:val="18"/>
                <w:szCs w:val="18"/>
                <w:lang w:eastAsia="zh-CN"/>
              </w:rPr>
              <w:t>清洁确认</w:t>
            </w:r>
          </w:p>
          <w:p w14:paraId="7B275BC2" w14:textId="77777777" w:rsidR="0057420F" w:rsidRDefault="004B6417">
            <w:pPr>
              <w:tabs>
                <w:tab w:val="right" w:pos="8370"/>
              </w:tabs>
              <w:rPr>
                <w:rFonts w:eastAsia="宋体"/>
                <w:sz w:val="18"/>
                <w:szCs w:val="18"/>
                <w:lang w:eastAsia="zh-CN"/>
              </w:rPr>
            </w:pPr>
            <w:r>
              <w:rPr>
                <w:rFonts w:eastAsia="宋体" w:hint="eastAsia"/>
                <w:sz w:val="18"/>
                <w:szCs w:val="18"/>
                <w:lang w:eastAsia="zh-CN"/>
              </w:rPr>
              <w:t>9</w:t>
            </w:r>
            <w:r>
              <w:rPr>
                <w:rFonts w:eastAsia="宋体"/>
                <w:sz w:val="18"/>
                <w:szCs w:val="18"/>
                <w:lang w:eastAsia="zh-CN"/>
              </w:rPr>
              <w:t>包装和贴签</w:t>
            </w:r>
            <w:r>
              <w:rPr>
                <w:rFonts w:eastAsia="宋体" w:hint="eastAsia"/>
                <w:sz w:val="18"/>
                <w:szCs w:val="18"/>
                <w:lang w:eastAsia="zh-CN"/>
              </w:rPr>
              <w:t>（</w:t>
            </w:r>
            <w:r>
              <w:rPr>
                <w:rFonts w:eastAsia="宋体"/>
                <w:sz w:val="18"/>
                <w:szCs w:val="18"/>
                <w:lang w:eastAsia="zh-CN"/>
              </w:rPr>
              <w:t>一次性完成内包装和贴签，如需进行临床样品的重新包装和</w:t>
            </w:r>
            <w:proofErr w:type="gramStart"/>
            <w:r>
              <w:rPr>
                <w:rFonts w:eastAsia="宋体"/>
                <w:sz w:val="18"/>
                <w:szCs w:val="18"/>
                <w:lang w:eastAsia="zh-CN"/>
              </w:rPr>
              <w:t>编盲贴签费用</w:t>
            </w:r>
            <w:proofErr w:type="gramEnd"/>
            <w:r>
              <w:rPr>
                <w:rFonts w:eastAsia="宋体"/>
                <w:sz w:val="18"/>
                <w:szCs w:val="18"/>
                <w:lang w:eastAsia="zh-CN"/>
              </w:rPr>
              <w:t>另计）</w:t>
            </w:r>
          </w:p>
          <w:p w14:paraId="2FF82A99" w14:textId="77777777" w:rsidR="0057420F" w:rsidRDefault="004B6417">
            <w:pPr>
              <w:tabs>
                <w:tab w:val="right" w:pos="8370"/>
              </w:tabs>
              <w:rPr>
                <w:rFonts w:eastAsia="宋体"/>
                <w:sz w:val="18"/>
                <w:szCs w:val="18"/>
                <w:lang w:eastAsia="zh-CN"/>
              </w:rPr>
            </w:pPr>
            <w:r>
              <w:rPr>
                <w:rFonts w:eastAsia="宋体" w:hint="eastAsia"/>
                <w:sz w:val="18"/>
                <w:szCs w:val="18"/>
                <w:lang w:eastAsia="zh-CN"/>
              </w:rPr>
              <w:t>10</w:t>
            </w:r>
            <w:r>
              <w:rPr>
                <w:rFonts w:eastAsia="宋体"/>
                <w:sz w:val="18"/>
                <w:szCs w:val="18"/>
                <w:lang w:eastAsia="zh-CN"/>
              </w:rPr>
              <w:t>临床样品室温存储费用（存储时间不超过</w:t>
            </w:r>
            <w:r>
              <w:rPr>
                <w:rFonts w:eastAsia="宋体"/>
                <w:sz w:val="18"/>
                <w:szCs w:val="18"/>
                <w:lang w:eastAsia="zh-CN"/>
              </w:rPr>
              <w:t>24</w:t>
            </w:r>
            <w:r>
              <w:rPr>
                <w:rFonts w:eastAsia="宋体"/>
                <w:sz w:val="18"/>
                <w:szCs w:val="18"/>
                <w:lang w:eastAsia="zh-CN"/>
              </w:rPr>
              <w:t>个月），不包括临床样品运输费用</w:t>
            </w:r>
          </w:p>
          <w:p w14:paraId="5E86F2A4" w14:textId="77777777" w:rsidR="0057420F" w:rsidRDefault="004B6417">
            <w:pPr>
              <w:tabs>
                <w:tab w:val="right" w:pos="8370"/>
              </w:tabs>
              <w:rPr>
                <w:rFonts w:eastAsia="宋体"/>
                <w:sz w:val="18"/>
                <w:szCs w:val="18"/>
                <w:lang w:eastAsia="zh-CN"/>
              </w:rPr>
            </w:pPr>
            <w:r>
              <w:rPr>
                <w:rFonts w:eastAsia="宋体" w:hint="eastAsia"/>
                <w:sz w:val="18"/>
                <w:szCs w:val="18"/>
                <w:lang w:eastAsia="zh-CN"/>
              </w:rPr>
              <w:t>11</w:t>
            </w:r>
            <w:r>
              <w:rPr>
                <w:rFonts w:eastAsia="宋体" w:hint="eastAsia"/>
                <w:sz w:val="18"/>
                <w:szCs w:val="18"/>
                <w:lang w:eastAsia="zh-CN"/>
              </w:rPr>
              <w:t>检测方法的转移</w:t>
            </w:r>
          </w:p>
        </w:tc>
        <w:tc>
          <w:tcPr>
            <w:tcW w:w="1292" w:type="dxa"/>
            <w:tcBorders>
              <w:top w:val="single" w:sz="4" w:space="0" w:color="auto"/>
              <w:bottom w:val="single" w:sz="4" w:space="0" w:color="auto"/>
            </w:tcBorders>
            <w:vAlign w:val="center"/>
          </w:tcPr>
          <w:p w14:paraId="7A176D38" w14:textId="77777777" w:rsidR="0057420F" w:rsidRDefault="004B6417">
            <w:pPr>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暂不包括</w:t>
            </w:r>
          </w:p>
        </w:tc>
      </w:tr>
      <w:tr w:rsidR="0057420F" w14:paraId="215B986B" w14:textId="77777777">
        <w:trPr>
          <w:trHeight w:val="284"/>
        </w:trPr>
        <w:tc>
          <w:tcPr>
            <w:tcW w:w="1135" w:type="dxa"/>
            <w:vMerge/>
          </w:tcPr>
          <w:p w14:paraId="17918D25"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45E093A4"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样品</w:t>
            </w:r>
            <w:r>
              <w:rPr>
                <w:rFonts w:ascii="Arial" w:eastAsia="宋体" w:hAnsi="Arial" w:cs="Arial"/>
                <w:color w:val="000000"/>
                <w:sz w:val="18"/>
                <w:szCs w:val="18"/>
                <w:lang w:eastAsia="zh-CN"/>
              </w:rPr>
              <w:t>稳定性试验</w:t>
            </w:r>
          </w:p>
        </w:tc>
        <w:tc>
          <w:tcPr>
            <w:tcW w:w="5513" w:type="dxa"/>
            <w:tcBorders>
              <w:top w:val="single" w:sz="4" w:space="0" w:color="auto"/>
              <w:bottom w:val="single" w:sz="4" w:space="0" w:color="auto"/>
            </w:tcBorders>
            <w:shd w:val="clear" w:color="auto" w:fill="auto"/>
            <w:vAlign w:val="center"/>
          </w:tcPr>
          <w:p w14:paraId="538CD431" w14:textId="77777777" w:rsidR="0057420F" w:rsidRDefault="004B6417">
            <w:pPr>
              <w:tabs>
                <w:tab w:val="right" w:pos="8370"/>
              </w:tabs>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研究内容：</w:t>
            </w:r>
          </w:p>
          <w:p w14:paraId="5CB53EEE" w14:textId="77777777" w:rsidR="0057420F" w:rsidRDefault="004B6417">
            <w:pPr>
              <w:tabs>
                <w:tab w:val="right" w:pos="8370"/>
              </w:tabs>
              <w:rPr>
                <w:rFonts w:ascii="Arial" w:eastAsia="宋体" w:hAnsi="Arial" w:cs="Arial"/>
                <w:b/>
                <w:color w:val="000000"/>
                <w:sz w:val="18"/>
                <w:szCs w:val="18"/>
                <w:lang w:eastAsia="zh-CN"/>
              </w:rPr>
            </w:pPr>
            <w:r>
              <w:rPr>
                <w:rFonts w:ascii="Arial" w:eastAsia="宋体" w:hAnsi="Arial" w:cs="Arial" w:hint="eastAsia"/>
                <w:color w:val="000000"/>
                <w:sz w:val="18"/>
                <w:szCs w:val="18"/>
                <w:lang w:eastAsia="zh-CN"/>
              </w:rPr>
              <w:t>每个规格</w:t>
            </w:r>
            <w:r>
              <w:rPr>
                <w:rFonts w:ascii="Arial" w:eastAsia="宋体" w:hAnsi="Arial" w:cs="Arial" w:hint="eastAsia"/>
                <w:color w:val="000000"/>
                <w:sz w:val="18"/>
                <w:szCs w:val="18"/>
                <w:lang w:eastAsia="zh-CN"/>
              </w:rPr>
              <w:t>1</w:t>
            </w:r>
            <w:r>
              <w:rPr>
                <w:rFonts w:eastAsia="宋体" w:hAnsi="Arial" w:hint="eastAsia"/>
                <w:b/>
                <w:sz w:val="18"/>
                <w:szCs w:val="18"/>
                <w:lang w:eastAsia="zh-CN"/>
              </w:rPr>
              <w:t>批</w:t>
            </w:r>
            <w:r>
              <w:rPr>
                <w:rFonts w:ascii="Arial" w:eastAsia="宋体" w:hAnsi="Arial" w:cs="Arial"/>
                <w:b/>
                <w:sz w:val="18"/>
                <w:szCs w:val="18"/>
                <w:lang w:eastAsia="zh-CN"/>
              </w:rPr>
              <w:t>IND</w:t>
            </w:r>
            <w:r>
              <w:rPr>
                <w:rFonts w:eastAsia="宋体" w:hAnsi="Arial" w:hint="eastAsia"/>
                <w:b/>
                <w:sz w:val="18"/>
                <w:szCs w:val="18"/>
                <w:lang w:eastAsia="zh-CN"/>
              </w:rPr>
              <w:t>申报批</w:t>
            </w:r>
            <w:r>
              <w:rPr>
                <w:rFonts w:eastAsia="宋体" w:hint="eastAsia"/>
                <w:b/>
                <w:sz w:val="18"/>
                <w:szCs w:val="18"/>
                <w:lang w:eastAsia="zh-CN"/>
              </w:rPr>
              <w:t>，安慰剂</w:t>
            </w:r>
            <w:proofErr w:type="gramStart"/>
            <w:r>
              <w:rPr>
                <w:rFonts w:eastAsia="宋体" w:hint="eastAsia"/>
                <w:b/>
                <w:sz w:val="18"/>
                <w:szCs w:val="18"/>
                <w:lang w:eastAsia="zh-CN"/>
              </w:rPr>
              <w:t>仅开展</w:t>
            </w:r>
            <w:proofErr w:type="gramEnd"/>
            <w:r>
              <w:rPr>
                <w:rFonts w:eastAsia="宋体" w:hint="eastAsia"/>
                <w:b/>
                <w:sz w:val="18"/>
                <w:szCs w:val="18"/>
                <w:lang w:eastAsia="zh-CN"/>
              </w:rPr>
              <w:t>加速、中间（如有必要）和长期</w:t>
            </w:r>
          </w:p>
          <w:p w14:paraId="303C1637" w14:textId="77777777" w:rsidR="0057420F" w:rsidRDefault="004B6417">
            <w:pPr>
              <w:widowControl w:val="0"/>
              <w:numPr>
                <w:ilvl w:val="0"/>
                <w:numId w:val="8"/>
              </w:numPr>
              <w:jc w:val="both"/>
              <w:rPr>
                <w:rFonts w:ascii="Arial" w:eastAsia="宋体" w:hAnsi="Arial" w:cs="Arial"/>
                <w:bCs/>
                <w:sz w:val="18"/>
                <w:szCs w:val="18"/>
                <w:lang w:eastAsia="zh-CN"/>
              </w:rPr>
            </w:pPr>
            <w:r>
              <w:rPr>
                <w:rFonts w:ascii="Arial" w:eastAsia="宋体" w:hAnsi="Arial" w:cs="Arial" w:hint="eastAsia"/>
                <w:bCs/>
                <w:sz w:val="18"/>
                <w:szCs w:val="18"/>
                <w:lang w:eastAsia="zh-CN"/>
              </w:rPr>
              <w:t>1</w:t>
            </w:r>
            <w:r>
              <w:rPr>
                <w:rFonts w:ascii="Arial" w:eastAsia="宋体" w:hAnsi="Arial" w:cs="Arial"/>
                <w:bCs/>
                <w:sz w:val="18"/>
                <w:szCs w:val="18"/>
                <w:lang w:eastAsia="zh-CN"/>
              </w:rPr>
              <w:t>批样品影响因素考察（高温、高湿、强光，</w:t>
            </w:r>
            <w:r>
              <w:rPr>
                <w:rFonts w:ascii="Arial" w:eastAsia="宋体" w:hAnsi="Arial" w:cs="Arial"/>
                <w:bCs/>
                <w:sz w:val="18"/>
                <w:szCs w:val="18"/>
                <w:lang w:eastAsia="zh-CN"/>
              </w:rPr>
              <w:t>10</w:t>
            </w:r>
            <w:r>
              <w:rPr>
                <w:rFonts w:ascii="Arial" w:eastAsia="宋体" w:hAnsi="Arial" w:cs="Arial"/>
                <w:bCs/>
                <w:sz w:val="18"/>
                <w:szCs w:val="18"/>
                <w:lang w:eastAsia="zh-CN"/>
              </w:rPr>
              <w:t>天，</w:t>
            </w:r>
            <w:r>
              <w:rPr>
                <w:rFonts w:ascii="Arial" w:eastAsia="宋体" w:hAnsi="Arial" w:cs="Arial"/>
                <w:bCs/>
                <w:sz w:val="18"/>
                <w:szCs w:val="18"/>
                <w:lang w:eastAsia="zh-CN"/>
              </w:rPr>
              <w:t>30</w:t>
            </w:r>
            <w:r>
              <w:rPr>
                <w:rFonts w:ascii="Arial" w:eastAsia="宋体" w:hAnsi="Arial" w:cs="Arial"/>
                <w:bCs/>
                <w:sz w:val="18"/>
                <w:szCs w:val="18"/>
                <w:lang w:eastAsia="zh-CN"/>
              </w:rPr>
              <w:t>天）</w:t>
            </w:r>
          </w:p>
          <w:p w14:paraId="0C2D0916" w14:textId="77777777" w:rsidR="0057420F" w:rsidRDefault="004B6417">
            <w:pPr>
              <w:widowControl w:val="0"/>
              <w:numPr>
                <w:ilvl w:val="0"/>
                <w:numId w:val="8"/>
              </w:numPr>
              <w:jc w:val="both"/>
              <w:rPr>
                <w:rFonts w:ascii="Arial" w:eastAsia="宋体" w:hAnsi="Arial" w:cs="Arial"/>
                <w:bCs/>
                <w:sz w:val="18"/>
                <w:szCs w:val="18"/>
                <w:lang w:eastAsia="zh-CN"/>
              </w:rPr>
            </w:pPr>
            <w:r>
              <w:rPr>
                <w:rFonts w:ascii="Arial" w:eastAsia="宋体" w:hAnsi="Arial" w:cs="Arial" w:hint="eastAsia"/>
                <w:bCs/>
                <w:sz w:val="18"/>
                <w:szCs w:val="18"/>
                <w:lang w:eastAsia="zh-CN"/>
              </w:rPr>
              <w:t>2</w:t>
            </w:r>
            <w:r>
              <w:rPr>
                <w:rFonts w:ascii="Arial" w:eastAsia="宋体" w:hAnsi="Arial" w:cs="Arial"/>
                <w:bCs/>
                <w:sz w:val="18"/>
                <w:szCs w:val="18"/>
                <w:lang w:eastAsia="zh-CN"/>
              </w:rPr>
              <w:t>批样品加速试验</w:t>
            </w:r>
            <w:r>
              <w:rPr>
                <w:rFonts w:ascii="Arial" w:eastAsia="宋体" w:hAnsi="Arial" w:cs="Arial"/>
                <w:bCs/>
                <w:sz w:val="18"/>
                <w:szCs w:val="18"/>
                <w:lang w:eastAsia="zh-CN"/>
              </w:rPr>
              <w:t>(1</w:t>
            </w:r>
            <w:r>
              <w:rPr>
                <w:rFonts w:ascii="Arial" w:eastAsia="宋体" w:hAnsi="Arial" w:cs="Arial"/>
                <w:bCs/>
                <w:sz w:val="18"/>
                <w:szCs w:val="18"/>
                <w:lang w:eastAsia="zh-CN"/>
              </w:rPr>
              <w:t>，</w:t>
            </w:r>
            <w:r>
              <w:rPr>
                <w:rFonts w:ascii="Arial" w:eastAsia="宋体" w:hAnsi="Arial" w:cs="Arial"/>
                <w:bCs/>
                <w:sz w:val="18"/>
                <w:szCs w:val="18"/>
                <w:lang w:eastAsia="zh-CN"/>
              </w:rPr>
              <w:t>2</w:t>
            </w:r>
            <w:r>
              <w:rPr>
                <w:rFonts w:ascii="Arial" w:eastAsia="宋体" w:hAnsi="Arial" w:cs="Arial"/>
                <w:bCs/>
                <w:sz w:val="18"/>
                <w:szCs w:val="18"/>
                <w:lang w:eastAsia="zh-CN"/>
              </w:rPr>
              <w:t>，</w:t>
            </w:r>
            <w:r>
              <w:rPr>
                <w:rFonts w:ascii="Arial" w:eastAsia="宋体" w:hAnsi="Arial" w:cs="Arial"/>
                <w:bCs/>
                <w:sz w:val="18"/>
                <w:szCs w:val="18"/>
                <w:lang w:eastAsia="zh-CN"/>
              </w:rPr>
              <w:t>3</w:t>
            </w:r>
            <w:r>
              <w:rPr>
                <w:rFonts w:ascii="Arial" w:eastAsia="宋体" w:hAnsi="Arial" w:cs="Arial"/>
                <w:bCs/>
                <w:sz w:val="18"/>
                <w:szCs w:val="18"/>
                <w:lang w:eastAsia="zh-CN"/>
              </w:rPr>
              <w:t>和</w:t>
            </w:r>
            <w:r>
              <w:rPr>
                <w:rFonts w:ascii="Arial" w:eastAsia="宋体" w:hAnsi="Arial" w:cs="Arial"/>
                <w:bCs/>
                <w:sz w:val="18"/>
                <w:szCs w:val="18"/>
                <w:lang w:eastAsia="zh-CN"/>
              </w:rPr>
              <w:t>6</w:t>
            </w:r>
            <w:r>
              <w:rPr>
                <w:rFonts w:ascii="Arial" w:eastAsia="宋体" w:hAnsi="Arial" w:cs="Arial"/>
                <w:bCs/>
                <w:sz w:val="18"/>
                <w:szCs w:val="18"/>
                <w:lang w:eastAsia="zh-CN"/>
              </w:rPr>
              <w:t>个月</w:t>
            </w:r>
            <w:r>
              <w:rPr>
                <w:rFonts w:ascii="Arial" w:eastAsia="宋体" w:hAnsi="Arial" w:cs="Arial"/>
                <w:bCs/>
                <w:sz w:val="18"/>
                <w:szCs w:val="18"/>
                <w:lang w:eastAsia="zh-CN"/>
              </w:rPr>
              <w:t>)</w:t>
            </w:r>
          </w:p>
          <w:p w14:paraId="36C240F2" w14:textId="77777777" w:rsidR="0057420F" w:rsidRDefault="004B6417">
            <w:pPr>
              <w:widowControl w:val="0"/>
              <w:numPr>
                <w:ilvl w:val="0"/>
                <w:numId w:val="8"/>
              </w:numPr>
              <w:jc w:val="both"/>
              <w:rPr>
                <w:rFonts w:ascii="Arial" w:eastAsia="宋体" w:hAnsi="Arial" w:cs="Arial"/>
                <w:bCs/>
                <w:sz w:val="18"/>
                <w:szCs w:val="18"/>
                <w:lang w:eastAsia="zh-CN"/>
              </w:rPr>
            </w:pPr>
            <w:r>
              <w:rPr>
                <w:rFonts w:ascii="Arial" w:eastAsia="宋体" w:hAnsi="Arial" w:cs="Arial" w:hint="eastAsia"/>
                <w:bCs/>
                <w:sz w:val="18"/>
                <w:szCs w:val="18"/>
                <w:lang w:eastAsia="zh-CN"/>
              </w:rPr>
              <w:t>2</w:t>
            </w:r>
            <w:r>
              <w:rPr>
                <w:rFonts w:ascii="Arial" w:eastAsia="宋体" w:hAnsi="Arial" w:cs="Arial"/>
                <w:bCs/>
                <w:sz w:val="18"/>
                <w:szCs w:val="18"/>
                <w:lang w:eastAsia="zh-CN"/>
              </w:rPr>
              <w:t>批样品中间条件试验（如有必要，</w:t>
            </w:r>
            <w:r>
              <w:rPr>
                <w:rFonts w:ascii="Arial" w:eastAsia="宋体" w:hAnsi="Arial" w:cs="Arial"/>
                <w:bCs/>
                <w:sz w:val="18"/>
                <w:szCs w:val="18"/>
                <w:lang w:eastAsia="zh-CN"/>
              </w:rPr>
              <w:t>3</w:t>
            </w:r>
            <w:r>
              <w:rPr>
                <w:rFonts w:ascii="Arial" w:eastAsia="宋体" w:hAnsi="Arial" w:cs="Arial"/>
                <w:bCs/>
                <w:sz w:val="18"/>
                <w:szCs w:val="18"/>
                <w:lang w:eastAsia="zh-CN"/>
              </w:rPr>
              <w:t>，</w:t>
            </w:r>
            <w:r>
              <w:rPr>
                <w:rFonts w:ascii="Arial" w:eastAsia="宋体" w:hAnsi="Arial" w:cs="Arial"/>
                <w:bCs/>
                <w:sz w:val="18"/>
                <w:szCs w:val="18"/>
                <w:lang w:eastAsia="zh-CN"/>
              </w:rPr>
              <w:t>6</w:t>
            </w:r>
            <w:r>
              <w:rPr>
                <w:rFonts w:ascii="Arial" w:eastAsia="宋体" w:hAnsi="Arial" w:cs="Arial"/>
                <w:bCs/>
                <w:sz w:val="18"/>
                <w:szCs w:val="18"/>
                <w:lang w:eastAsia="zh-CN"/>
              </w:rPr>
              <w:t>，</w:t>
            </w:r>
            <w:r>
              <w:rPr>
                <w:rFonts w:ascii="Arial" w:eastAsia="宋体" w:hAnsi="Arial" w:cs="Arial"/>
                <w:bCs/>
                <w:sz w:val="18"/>
                <w:szCs w:val="18"/>
                <w:lang w:eastAsia="zh-CN"/>
              </w:rPr>
              <w:t>9</w:t>
            </w:r>
            <w:r>
              <w:rPr>
                <w:rFonts w:ascii="Arial" w:eastAsia="宋体" w:hAnsi="Arial" w:cs="Arial"/>
                <w:bCs/>
                <w:sz w:val="18"/>
                <w:szCs w:val="18"/>
                <w:lang w:eastAsia="zh-CN"/>
              </w:rPr>
              <w:t>和</w:t>
            </w:r>
            <w:r>
              <w:rPr>
                <w:rFonts w:ascii="Arial" w:eastAsia="宋体" w:hAnsi="Arial" w:cs="Arial"/>
                <w:bCs/>
                <w:sz w:val="18"/>
                <w:szCs w:val="18"/>
                <w:lang w:eastAsia="zh-CN"/>
              </w:rPr>
              <w:t>12</w:t>
            </w:r>
            <w:r>
              <w:rPr>
                <w:rFonts w:ascii="Arial" w:eastAsia="宋体" w:hAnsi="Arial" w:cs="Arial"/>
                <w:bCs/>
                <w:sz w:val="18"/>
                <w:szCs w:val="18"/>
                <w:lang w:eastAsia="zh-CN"/>
              </w:rPr>
              <w:t>个月）</w:t>
            </w:r>
          </w:p>
          <w:p w14:paraId="55426758" w14:textId="77777777" w:rsidR="0057420F" w:rsidRDefault="004B6417">
            <w:pPr>
              <w:widowControl w:val="0"/>
              <w:numPr>
                <w:ilvl w:val="0"/>
                <w:numId w:val="8"/>
              </w:numPr>
              <w:jc w:val="both"/>
              <w:rPr>
                <w:rFonts w:ascii="Arial" w:eastAsia="宋体" w:hAnsi="Arial" w:cs="Arial"/>
                <w:bCs/>
                <w:sz w:val="18"/>
                <w:szCs w:val="18"/>
                <w:lang w:eastAsia="zh-CN"/>
              </w:rPr>
            </w:pPr>
            <w:r>
              <w:rPr>
                <w:rFonts w:ascii="Arial" w:eastAsia="宋体" w:hAnsi="Arial" w:cs="Arial" w:hint="eastAsia"/>
                <w:bCs/>
                <w:sz w:val="18"/>
                <w:szCs w:val="18"/>
                <w:lang w:eastAsia="zh-CN"/>
              </w:rPr>
              <w:t>2</w:t>
            </w:r>
            <w:r>
              <w:rPr>
                <w:rFonts w:ascii="Arial" w:eastAsia="宋体" w:hAnsi="Arial" w:cs="Arial"/>
                <w:bCs/>
                <w:sz w:val="18"/>
                <w:szCs w:val="18"/>
                <w:lang w:eastAsia="zh-CN"/>
              </w:rPr>
              <w:t>批样品长期试验（</w:t>
            </w:r>
            <w:r>
              <w:rPr>
                <w:rFonts w:ascii="Arial" w:eastAsia="宋体" w:hAnsi="Arial" w:cs="Arial"/>
                <w:bCs/>
                <w:sz w:val="18"/>
                <w:szCs w:val="18"/>
                <w:lang w:eastAsia="zh-CN"/>
              </w:rPr>
              <w:t>3</w:t>
            </w:r>
            <w:r>
              <w:rPr>
                <w:rFonts w:ascii="Arial" w:eastAsia="宋体" w:hAnsi="Arial" w:cs="Arial"/>
                <w:bCs/>
                <w:sz w:val="18"/>
                <w:szCs w:val="18"/>
                <w:lang w:eastAsia="zh-CN"/>
              </w:rPr>
              <w:t>，</w:t>
            </w:r>
            <w:r>
              <w:rPr>
                <w:rFonts w:ascii="Arial" w:eastAsia="宋体" w:hAnsi="Arial" w:cs="Arial"/>
                <w:bCs/>
                <w:sz w:val="18"/>
                <w:szCs w:val="18"/>
                <w:lang w:eastAsia="zh-CN"/>
              </w:rPr>
              <w:t>6</w:t>
            </w:r>
            <w:r>
              <w:rPr>
                <w:rFonts w:ascii="Arial" w:eastAsia="宋体" w:hAnsi="Arial" w:cs="Arial"/>
                <w:bCs/>
                <w:sz w:val="18"/>
                <w:szCs w:val="18"/>
                <w:lang w:eastAsia="zh-CN"/>
              </w:rPr>
              <w:t>，</w:t>
            </w:r>
            <w:r>
              <w:rPr>
                <w:rFonts w:ascii="Arial" w:eastAsia="宋体" w:hAnsi="Arial" w:cs="Arial"/>
                <w:bCs/>
                <w:sz w:val="18"/>
                <w:szCs w:val="18"/>
                <w:lang w:eastAsia="zh-CN"/>
              </w:rPr>
              <w:t>9</w:t>
            </w:r>
            <w:r>
              <w:rPr>
                <w:rFonts w:ascii="Arial" w:eastAsia="宋体" w:hAnsi="Arial" w:cs="Arial"/>
                <w:bCs/>
                <w:sz w:val="18"/>
                <w:szCs w:val="18"/>
                <w:lang w:eastAsia="zh-CN"/>
              </w:rPr>
              <w:t>，</w:t>
            </w:r>
            <w:r>
              <w:rPr>
                <w:rFonts w:ascii="Arial" w:eastAsia="宋体" w:hAnsi="Arial" w:cs="Arial"/>
                <w:bCs/>
                <w:sz w:val="18"/>
                <w:szCs w:val="18"/>
                <w:lang w:eastAsia="zh-CN"/>
              </w:rPr>
              <w:t>12</w:t>
            </w:r>
            <w:r>
              <w:rPr>
                <w:rFonts w:ascii="Arial" w:eastAsia="宋体" w:hAnsi="Arial" w:cs="Arial"/>
                <w:bCs/>
                <w:sz w:val="18"/>
                <w:szCs w:val="18"/>
                <w:lang w:eastAsia="zh-CN"/>
              </w:rPr>
              <w:t>，</w:t>
            </w:r>
            <w:r>
              <w:rPr>
                <w:rFonts w:ascii="Arial" w:eastAsia="宋体" w:hAnsi="Arial" w:cs="Arial"/>
                <w:bCs/>
                <w:sz w:val="18"/>
                <w:szCs w:val="18"/>
                <w:lang w:eastAsia="zh-CN"/>
              </w:rPr>
              <w:t>18</w:t>
            </w:r>
            <w:r>
              <w:rPr>
                <w:rFonts w:ascii="Arial" w:eastAsia="宋体" w:hAnsi="Arial" w:cs="Arial"/>
                <w:bCs/>
                <w:sz w:val="18"/>
                <w:szCs w:val="18"/>
                <w:lang w:eastAsia="zh-CN"/>
              </w:rPr>
              <w:t>和</w:t>
            </w:r>
            <w:r>
              <w:rPr>
                <w:rFonts w:ascii="Arial" w:eastAsia="宋体" w:hAnsi="Arial" w:cs="Arial"/>
                <w:bCs/>
                <w:sz w:val="18"/>
                <w:szCs w:val="18"/>
                <w:lang w:eastAsia="zh-CN"/>
              </w:rPr>
              <w:t>2 4</w:t>
            </w:r>
            <w:r>
              <w:rPr>
                <w:rFonts w:ascii="Arial" w:eastAsia="宋体" w:hAnsi="Arial" w:cs="Arial"/>
                <w:bCs/>
                <w:sz w:val="18"/>
                <w:szCs w:val="18"/>
                <w:lang w:eastAsia="zh-CN"/>
              </w:rPr>
              <w:t>个月）</w:t>
            </w:r>
            <w:r>
              <w:rPr>
                <w:rFonts w:ascii="Arial" w:eastAsia="宋体" w:hAnsi="Arial" w:cs="Arial" w:hint="eastAsia"/>
                <w:bCs/>
                <w:sz w:val="18"/>
                <w:szCs w:val="18"/>
                <w:lang w:eastAsia="zh-CN"/>
              </w:rPr>
              <w:t>，含药制剂增加长期</w:t>
            </w:r>
            <w:r>
              <w:rPr>
                <w:rFonts w:ascii="Arial" w:eastAsia="宋体" w:hAnsi="Arial" w:cs="Arial"/>
                <w:bCs/>
                <w:sz w:val="18"/>
                <w:szCs w:val="18"/>
                <w:lang w:eastAsia="zh-CN"/>
              </w:rPr>
              <w:t>36</w:t>
            </w:r>
            <w:r>
              <w:rPr>
                <w:rFonts w:ascii="Arial" w:eastAsia="宋体" w:hAnsi="Arial" w:cs="Arial"/>
                <w:bCs/>
                <w:sz w:val="18"/>
                <w:szCs w:val="18"/>
                <w:lang w:eastAsia="zh-CN"/>
              </w:rPr>
              <w:t>个月</w:t>
            </w:r>
            <w:r>
              <w:rPr>
                <w:rFonts w:ascii="Arial" w:eastAsia="宋体" w:hAnsi="Arial" w:cs="Arial"/>
                <w:bCs/>
                <w:sz w:val="18"/>
                <w:szCs w:val="18"/>
                <w:lang w:eastAsia="zh-CN"/>
              </w:rPr>
              <w:t xml:space="preserve"> </w:t>
            </w:r>
          </w:p>
        </w:tc>
        <w:tc>
          <w:tcPr>
            <w:tcW w:w="1292" w:type="dxa"/>
            <w:tcBorders>
              <w:top w:val="single" w:sz="4" w:space="0" w:color="auto"/>
              <w:bottom w:val="single" w:sz="4" w:space="0" w:color="auto"/>
            </w:tcBorders>
            <w:vAlign w:val="center"/>
          </w:tcPr>
          <w:p w14:paraId="6F83763B" w14:textId="77777777" w:rsidR="0057420F" w:rsidRDefault="004B6417">
            <w:pPr>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w:t>
            </w:r>
          </w:p>
        </w:tc>
      </w:tr>
      <w:tr w:rsidR="0057420F" w14:paraId="2B4A9AA3" w14:textId="77777777">
        <w:trPr>
          <w:trHeight w:val="284"/>
        </w:trPr>
        <w:tc>
          <w:tcPr>
            <w:tcW w:w="1135" w:type="dxa"/>
            <w:vMerge/>
            <w:tcBorders>
              <w:bottom w:val="single" w:sz="4" w:space="0" w:color="auto"/>
            </w:tcBorders>
          </w:tcPr>
          <w:p w14:paraId="51F2F266"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tcBorders>
              <w:bottom w:val="single" w:sz="4" w:space="0" w:color="auto"/>
            </w:tcBorders>
            <w:shd w:val="clear" w:color="auto" w:fill="auto"/>
            <w:vAlign w:val="center"/>
          </w:tcPr>
          <w:p w14:paraId="704A0F5D" w14:textId="77777777" w:rsidR="0057420F" w:rsidRDefault="004B6417">
            <w:pPr>
              <w:spacing w:line="300" w:lineRule="exact"/>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申报</w:t>
            </w:r>
            <w:r>
              <w:rPr>
                <w:rFonts w:ascii="Arial" w:eastAsia="宋体" w:hAnsi="Arial" w:cs="Arial"/>
                <w:color w:val="000000"/>
                <w:sz w:val="18"/>
                <w:szCs w:val="18"/>
                <w:lang w:eastAsia="zh-CN"/>
              </w:rPr>
              <w:t>资料</w:t>
            </w:r>
          </w:p>
        </w:tc>
        <w:tc>
          <w:tcPr>
            <w:tcW w:w="5513" w:type="dxa"/>
            <w:tcBorders>
              <w:top w:val="single" w:sz="4" w:space="0" w:color="auto"/>
              <w:bottom w:val="single" w:sz="4" w:space="0" w:color="auto"/>
            </w:tcBorders>
            <w:shd w:val="clear" w:color="auto" w:fill="auto"/>
            <w:vAlign w:val="center"/>
          </w:tcPr>
          <w:p w14:paraId="643C5A98" w14:textId="77777777" w:rsidR="0057420F" w:rsidRDefault="004B6417">
            <w:pPr>
              <w:tabs>
                <w:tab w:val="right" w:pos="8370"/>
              </w:tabs>
              <w:rPr>
                <w:rFonts w:ascii="Arial" w:eastAsia="宋体" w:hAnsi="Arial" w:cs="Arial"/>
                <w:color w:val="000000"/>
                <w:sz w:val="18"/>
                <w:szCs w:val="18"/>
                <w:lang w:eastAsia="zh-CN"/>
              </w:rPr>
            </w:pPr>
            <w:ins w:id="225" w:author="hzhong126@gmail.com" w:date="2025-05-24T07:40:00Z">
              <w:r>
                <w:rPr>
                  <w:rFonts w:ascii="Arial" w:eastAsia="宋体" w:hAnsi="Arial" w:cs="Arial" w:hint="eastAsia"/>
                  <w:color w:val="000000"/>
                  <w:sz w:val="18"/>
                  <w:szCs w:val="18"/>
                  <w:lang w:eastAsia="zh-CN"/>
                </w:rPr>
                <w:t xml:space="preserve">FDA </w:t>
              </w:r>
            </w:ins>
            <w:r>
              <w:rPr>
                <w:rFonts w:ascii="Arial" w:eastAsia="宋体" w:hAnsi="Arial" w:cs="Arial" w:hint="eastAsia"/>
                <w:color w:val="000000"/>
                <w:sz w:val="18"/>
                <w:szCs w:val="18"/>
                <w:lang w:eastAsia="zh-CN"/>
              </w:rPr>
              <w:t>CTD</w:t>
            </w:r>
            <w:r>
              <w:rPr>
                <w:rFonts w:ascii="Arial" w:eastAsia="宋体" w:hAnsi="Arial" w:cs="Arial" w:hint="eastAsia"/>
                <w:color w:val="000000"/>
                <w:sz w:val="18"/>
                <w:szCs w:val="18"/>
                <w:lang w:eastAsia="zh-CN"/>
              </w:rPr>
              <w:t>资料</w:t>
            </w:r>
            <w:r>
              <w:rPr>
                <w:rFonts w:ascii="Arial" w:eastAsia="宋体" w:hAnsi="Arial" w:cs="Arial" w:hint="eastAsia"/>
                <w:color w:val="000000"/>
                <w:sz w:val="18"/>
                <w:szCs w:val="18"/>
                <w:lang w:eastAsia="zh-CN"/>
              </w:rPr>
              <w:t>3.2.P.1-3.2.P.8</w:t>
            </w:r>
            <w:r>
              <w:rPr>
                <w:rFonts w:ascii="Arial" w:eastAsia="宋体" w:hAnsi="Arial" w:cs="Arial" w:hint="eastAsia"/>
                <w:color w:val="000000"/>
                <w:sz w:val="18"/>
                <w:szCs w:val="18"/>
                <w:lang w:eastAsia="zh-CN"/>
              </w:rPr>
              <w:t>及</w:t>
            </w:r>
            <w:r>
              <w:rPr>
                <w:rFonts w:ascii="Arial" w:eastAsia="宋体" w:hAnsi="Arial" w:cs="Arial" w:hint="eastAsia"/>
                <w:color w:val="000000"/>
                <w:sz w:val="18"/>
                <w:szCs w:val="18"/>
                <w:lang w:eastAsia="zh-CN"/>
              </w:rPr>
              <w:t>2.3.P</w:t>
            </w:r>
          </w:p>
        </w:tc>
        <w:tc>
          <w:tcPr>
            <w:tcW w:w="1292" w:type="dxa"/>
            <w:tcBorders>
              <w:top w:val="single" w:sz="4" w:space="0" w:color="auto"/>
              <w:bottom w:val="single" w:sz="4" w:space="0" w:color="auto"/>
            </w:tcBorders>
            <w:vAlign w:val="center"/>
          </w:tcPr>
          <w:p w14:paraId="7A6C6423" w14:textId="77777777" w:rsidR="0057420F" w:rsidRDefault="004B6417">
            <w:pPr>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w:t>
            </w:r>
          </w:p>
        </w:tc>
      </w:tr>
      <w:tr w:rsidR="0057420F" w14:paraId="0582150B" w14:textId="77777777">
        <w:trPr>
          <w:trHeight w:val="757"/>
        </w:trPr>
        <w:tc>
          <w:tcPr>
            <w:tcW w:w="7923" w:type="dxa"/>
            <w:gridSpan w:val="3"/>
            <w:tcBorders>
              <w:bottom w:val="single" w:sz="4" w:space="0" w:color="auto"/>
            </w:tcBorders>
            <w:shd w:val="clear" w:color="auto" w:fill="B8CCE4"/>
            <w:vAlign w:val="center"/>
          </w:tcPr>
          <w:p w14:paraId="681B25DF" w14:textId="77777777" w:rsidR="0057420F" w:rsidRDefault="004B6417">
            <w:pPr>
              <w:tabs>
                <w:tab w:val="right" w:pos="8370"/>
              </w:tabs>
              <w:jc w:val="right"/>
              <w:rPr>
                <w:rFonts w:ascii="Arial" w:eastAsia="宋体" w:hAnsi="Arial" w:cs="Arial"/>
                <w:b/>
                <w:color w:val="000000"/>
                <w:sz w:val="18"/>
                <w:szCs w:val="18"/>
                <w:lang w:eastAsia="zh-CN"/>
              </w:rPr>
            </w:pPr>
            <w:r>
              <w:rPr>
                <w:rFonts w:ascii="Arial" w:eastAsia="宋体" w:hAnsi="Arial" w:cs="Arial" w:hint="eastAsia"/>
                <w:b/>
                <w:color w:val="000000"/>
                <w:sz w:val="18"/>
                <w:szCs w:val="18"/>
                <w:lang w:eastAsia="zh-CN"/>
              </w:rPr>
              <w:t>原报价：</w:t>
            </w:r>
            <w:r>
              <w:rPr>
                <w:rFonts w:ascii="Arial" w:eastAsia="宋体" w:hAnsi="Arial" w:cs="Arial" w:hint="eastAsia"/>
                <w:b/>
                <w:color w:val="000000"/>
                <w:sz w:val="18"/>
                <w:szCs w:val="18"/>
                <w:lang w:eastAsia="zh-CN"/>
              </w:rPr>
              <w:t>200</w:t>
            </w:r>
            <w:r>
              <w:rPr>
                <w:rFonts w:ascii="Arial" w:eastAsia="宋体" w:hAnsi="Arial" w:cs="Arial" w:hint="eastAsia"/>
                <w:b/>
                <w:color w:val="000000"/>
                <w:sz w:val="18"/>
                <w:szCs w:val="18"/>
                <w:lang w:eastAsia="zh-CN"/>
              </w:rPr>
              <w:t>万，单规格（该费用不含</w:t>
            </w:r>
            <w:r>
              <w:rPr>
                <w:rFonts w:ascii="Arial" w:eastAsia="宋体" w:hAnsi="Arial" w:cs="Arial" w:hint="eastAsia"/>
                <w:b/>
                <w:color w:val="000000"/>
                <w:sz w:val="18"/>
                <w:szCs w:val="18"/>
                <w:lang w:eastAsia="zh-CN"/>
              </w:rPr>
              <w:t>GMP</w:t>
            </w:r>
            <w:r>
              <w:rPr>
                <w:rFonts w:ascii="Arial" w:eastAsia="宋体" w:hAnsi="Arial" w:cs="Arial" w:hint="eastAsia"/>
                <w:b/>
                <w:color w:val="000000"/>
                <w:sz w:val="18"/>
                <w:szCs w:val="18"/>
                <w:lang w:eastAsia="zh-CN"/>
              </w:rPr>
              <w:t>样品生产及稳定性费用）；</w:t>
            </w:r>
          </w:p>
          <w:p w14:paraId="7488C0DD" w14:textId="77777777" w:rsidR="0057420F" w:rsidRDefault="004B6417">
            <w:pPr>
              <w:tabs>
                <w:tab w:val="right" w:pos="8370"/>
              </w:tabs>
              <w:jc w:val="right"/>
              <w:rPr>
                <w:rFonts w:ascii="Arial" w:eastAsia="宋体" w:hAnsi="Arial" w:cs="Arial"/>
                <w:b/>
                <w:color w:val="000000"/>
                <w:sz w:val="18"/>
                <w:szCs w:val="18"/>
                <w:lang w:eastAsia="zh-CN"/>
              </w:rPr>
            </w:pPr>
            <w:r>
              <w:rPr>
                <w:rFonts w:ascii="Arial" w:eastAsia="宋体" w:hAnsi="Arial" w:cs="Arial" w:hint="eastAsia"/>
                <w:b/>
                <w:color w:val="000000"/>
                <w:sz w:val="18"/>
                <w:szCs w:val="18"/>
                <w:lang w:eastAsia="zh-CN"/>
              </w:rPr>
              <w:t>报价：</w:t>
            </w:r>
            <w:r>
              <w:rPr>
                <w:rFonts w:ascii="Arial" w:eastAsia="宋体" w:hAnsi="Arial" w:cs="Arial" w:hint="eastAsia"/>
                <w:b/>
                <w:color w:val="000000"/>
                <w:sz w:val="18"/>
                <w:szCs w:val="18"/>
                <w:lang w:eastAsia="zh-CN"/>
              </w:rPr>
              <w:t>200</w:t>
            </w:r>
            <w:r>
              <w:rPr>
                <w:rFonts w:ascii="Arial" w:eastAsia="宋体" w:hAnsi="Arial" w:cs="Arial" w:hint="eastAsia"/>
                <w:b/>
                <w:color w:val="000000"/>
                <w:sz w:val="18"/>
                <w:szCs w:val="18"/>
                <w:lang w:eastAsia="zh-CN"/>
              </w:rPr>
              <w:t>万</w:t>
            </w:r>
            <w:del w:id="226" w:author="赵剑" w:date="2025-05-20T08:42:00Z">
              <w:r>
                <w:rPr>
                  <w:rFonts w:ascii="Arial" w:eastAsia="宋体" w:hAnsi="Arial" w:cs="Arial" w:hint="eastAsia"/>
                  <w:b/>
                  <w:color w:val="000000"/>
                  <w:sz w:val="18"/>
                  <w:szCs w:val="18"/>
                  <w:lang w:eastAsia="zh-CN"/>
                </w:rPr>
                <w:delText>（不含税）</w:delText>
              </w:r>
            </w:del>
          </w:p>
        </w:tc>
        <w:tc>
          <w:tcPr>
            <w:tcW w:w="1292" w:type="dxa"/>
            <w:tcBorders>
              <w:top w:val="single" w:sz="4" w:space="0" w:color="auto"/>
              <w:bottom w:val="single" w:sz="4" w:space="0" w:color="auto"/>
            </w:tcBorders>
            <w:shd w:val="clear" w:color="auto" w:fill="B8CCE4"/>
            <w:vAlign w:val="center"/>
          </w:tcPr>
          <w:p w14:paraId="3D5BCADB" w14:textId="77777777" w:rsidR="0057420F" w:rsidRDefault="004B6417">
            <w:pPr>
              <w:jc w:val="center"/>
              <w:rPr>
                <w:rFonts w:ascii="Arial" w:eastAsia="宋体" w:hAnsi="Arial" w:cs="Arial"/>
                <w:b/>
                <w:color w:val="000000"/>
                <w:sz w:val="18"/>
                <w:szCs w:val="18"/>
                <w:lang w:eastAsia="zh-CN"/>
              </w:rPr>
            </w:pPr>
            <w:r>
              <w:rPr>
                <w:rFonts w:ascii="Arial" w:eastAsia="宋体" w:hAnsi="Arial" w:cs="Arial" w:hint="eastAsia"/>
                <w:b/>
                <w:color w:val="000000"/>
                <w:sz w:val="18"/>
                <w:szCs w:val="18"/>
                <w:lang w:eastAsia="zh-CN"/>
              </w:rPr>
              <w:t>13</w:t>
            </w:r>
            <w:r>
              <w:rPr>
                <w:rFonts w:ascii="Arial" w:eastAsia="宋体" w:hAnsi="Arial" w:cs="Arial" w:hint="eastAsia"/>
                <w:b/>
                <w:color w:val="000000"/>
                <w:sz w:val="18"/>
                <w:szCs w:val="18"/>
                <w:lang w:eastAsia="zh-CN"/>
              </w:rPr>
              <w:t>个</w:t>
            </w:r>
            <w:r>
              <w:rPr>
                <w:rFonts w:ascii="Arial" w:eastAsia="宋体" w:hAnsi="Arial" w:cs="Arial"/>
                <w:b/>
                <w:color w:val="000000"/>
                <w:sz w:val="18"/>
                <w:szCs w:val="18"/>
                <w:lang w:eastAsia="zh-CN"/>
              </w:rPr>
              <w:t>月</w:t>
            </w:r>
            <w:r>
              <w:rPr>
                <w:rFonts w:ascii="Arial" w:eastAsia="宋体" w:hAnsi="Arial" w:cs="Arial" w:hint="eastAsia"/>
                <w:b/>
                <w:color w:val="000000"/>
                <w:sz w:val="18"/>
                <w:szCs w:val="18"/>
                <w:lang w:eastAsia="zh-CN"/>
              </w:rPr>
              <w:t>，</w:t>
            </w:r>
            <w:r>
              <w:rPr>
                <w:rFonts w:ascii="Arial" w:eastAsia="宋体" w:hAnsi="Arial" w:cs="Arial"/>
                <w:b/>
                <w:color w:val="000000"/>
                <w:sz w:val="18"/>
                <w:szCs w:val="18"/>
                <w:lang w:eastAsia="zh-CN"/>
              </w:rPr>
              <w:t>含</w:t>
            </w:r>
            <w:r>
              <w:rPr>
                <w:rFonts w:ascii="Arial" w:eastAsia="宋体" w:hAnsi="Arial" w:cs="Arial" w:hint="eastAsia"/>
                <w:b/>
                <w:color w:val="000000"/>
                <w:sz w:val="18"/>
                <w:szCs w:val="18"/>
                <w:lang w:eastAsia="zh-CN"/>
              </w:rPr>
              <w:t>3</w:t>
            </w:r>
            <w:r>
              <w:rPr>
                <w:rFonts w:ascii="Arial" w:eastAsia="宋体" w:hAnsi="Arial" w:cs="Arial" w:hint="eastAsia"/>
                <w:b/>
                <w:color w:val="000000"/>
                <w:sz w:val="18"/>
                <w:szCs w:val="18"/>
                <w:lang w:eastAsia="zh-CN"/>
              </w:rPr>
              <w:t>个</w:t>
            </w:r>
            <w:r>
              <w:rPr>
                <w:rFonts w:ascii="Arial" w:eastAsia="宋体" w:hAnsi="Arial" w:cs="Arial"/>
                <w:b/>
                <w:color w:val="000000"/>
                <w:sz w:val="18"/>
                <w:szCs w:val="18"/>
                <w:lang w:eastAsia="zh-CN"/>
              </w:rPr>
              <w:t>月</w:t>
            </w:r>
            <w:r>
              <w:rPr>
                <w:rFonts w:ascii="Arial" w:eastAsia="宋体" w:hAnsi="Arial" w:cs="Arial" w:hint="eastAsia"/>
                <w:b/>
                <w:color w:val="000000"/>
                <w:sz w:val="18"/>
                <w:szCs w:val="18"/>
                <w:lang w:eastAsia="zh-CN"/>
              </w:rPr>
              <w:t>稳定性（</w:t>
            </w:r>
            <w:r>
              <w:rPr>
                <w:rFonts w:ascii="Arial" w:eastAsia="宋体" w:hAnsi="Arial" w:cs="Arial" w:hint="eastAsia"/>
                <w:b/>
                <w:color w:val="000000"/>
                <w:sz w:val="18"/>
                <w:szCs w:val="18"/>
                <w:lang w:eastAsia="zh-CN"/>
              </w:rPr>
              <w:t>IND</w:t>
            </w:r>
            <w:r>
              <w:rPr>
                <w:rFonts w:ascii="Arial" w:eastAsia="宋体" w:hAnsi="Arial" w:cs="Arial" w:hint="eastAsia"/>
                <w:b/>
                <w:color w:val="000000"/>
                <w:sz w:val="18"/>
                <w:szCs w:val="18"/>
                <w:lang w:eastAsia="zh-CN"/>
              </w:rPr>
              <w:t>申报批</w:t>
            </w:r>
            <w:r>
              <w:rPr>
                <w:rFonts w:ascii="Arial" w:eastAsia="宋体" w:hAnsi="Arial" w:cs="Arial"/>
                <w:b/>
                <w:color w:val="000000"/>
                <w:sz w:val="18"/>
                <w:szCs w:val="18"/>
                <w:lang w:eastAsia="zh-CN"/>
              </w:rPr>
              <w:t>）</w:t>
            </w:r>
          </w:p>
        </w:tc>
      </w:tr>
    </w:tbl>
    <w:p w14:paraId="6A6E0688" w14:textId="77777777" w:rsidR="0057420F" w:rsidRDefault="004B6417">
      <w:pPr>
        <w:spacing w:line="276" w:lineRule="auto"/>
        <w:rPr>
          <w:rFonts w:ascii="Arial" w:eastAsia="宋体" w:hAnsi="Arial" w:cs="Arial"/>
          <w:sz w:val="18"/>
          <w:szCs w:val="18"/>
          <w:lang w:eastAsia="zh-CN"/>
        </w:rPr>
      </w:pPr>
      <w:del w:id="227" w:author="liqin xie" w:date="2025-05-18T14:02:00Z">
        <w:r>
          <w:rPr>
            <w:rFonts w:ascii="Arial" w:eastAsia="宋体" w:hAnsi="Arial" w:cs="Arial" w:hint="eastAsia"/>
            <w:sz w:val="18"/>
            <w:szCs w:val="18"/>
            <w:lang w:eastAsia="zh-CN"/>
          </w:rPr>
          <w:delText>上述报价不含税点</w:delText>
        </w:r>
      </w:del>
      <w:r>
        <w:rPr>
          <w:rFonts w:ascii="Arial" w:eastAsia="宋体" w:hAnsi="Arial" w:cs="Arial" w:hint="eastAsia"/>
          <w:sz w:val="18"/>
          <w:szCs w:val="18"/>
          <w:lang w:eastAsia="zh-CN"/>
        </w:rPr>
        <w:t>；</w:t>
      </w:r>
    </w:p>
    <w:p w14:paraId="19FD90CF" w14:textId="77777777" w:rsidR="0057420F" w:rsidRDefault="004B6417">
      <w:pPr>
        <w:spacing w:line="276" w:lineRule="auto"/>
        <w:rPr>
          <w:del w:id="228" w:author="liqin xie" w:date="2025-05-18T14:02:00Z"/>
          <w:rFonts w:ascii="Arial" w:eastAsia="宋体" w:hAnsi="Arial" w:cs="Arial"/>
          <w:sz w:val="18"/>
          <w:szCs w:val="18"/>
          <w:lang w:eastAsia="zh-CN"/>
        </w:rPr>
      </w:pPr>
      <w:del w:id="229" w:author="liqin xie" w:date="2025-05-18T14:02:00Z">
        <w:r>
          <w:rPr>
            <w:rFonts w:ascii="Arial" w:eastAsia="宋体" w:hAnsi="Arial" w:cs="Arial" w:hint="eastAsia"/>
            <w:sz w:val="18"/>
            <w:szCs w:val="18"/>
            <w:lang w:eastAsia="zh-CN"/>
          </w:rPr>
          <w:delText>上述报价为制剂单规格费用，如增加一个规格，增加</w:delText>
        </w:r>
        <w:r>
          <w:rPr>
            <w:rFonts w:ascii="Arial" w:eastAsia="宋体" w:hAnsi="Arial" w:cs="Arial" w:hint="eastAsia"/>
            <w:sz w:val="18"/>
            <w:szCs w:val="18"/>
            <w:lang w:eastAsia="zh-CN"/>
          </w:rPr>
          <w:delText>20%</w:delText>
        </w:r>
        <w:r>
          <w:rPr>
            <w:rFonts w:ascii="Arial" w:eastAsia="宋体" w:hAnsi="Arial" w:cs="Arial" w:hint="eastAsia"/>
            <w:sz w:val="18"/>
            <w:szCs w:val="18"/>
            <w:lang w:eastAsia="zh-CN"/>
          </w:rPr>
          <w:delText>费用；</w:delText>
        </w:r>
      </w:del>
    </w:p>
    <w:p w14:paraId="2FA92347" w14:textId="77777777" w:rsidR="0057420F" w:rsidRDefault="004B6417">
      <w:pPr>
        <w:spacing w:line="276" w:lineRule="auto"/>
        <w:rPr>
          <w:del w:id="230" w:author="liqin xie" w:date="2025-05-18T14:02:00Z"/>
          <w:rFonts w:ascii="Arial" w:eastAsia="宋体" w:hAnsi="Arial" w:cs="Arial"/>
          <w:sz w:val="18"/>
          <w:szCs w:val="18"/>
          <w:lang w:eastAsia="zh-CN"/>
        </w:rPr>
      </w:pPr>
      <w:del w:id="231" w:author="liqin xie" w:date="2025-05-18T14:02:00Z">
        <w:r>
          <w:rPr>
            <w:rFonts w:ascii="Arial" w:eastAsia="宋体" w:hAnsi="Arial" w:cs="Arial" w:hint="eastAsia"/>
            <w:sz w:val="18"/>
            <w:szCs w:val="18"/>
            <w:lang w:eastAsia="zh-CN"/>
          </w:rPr>
          <w:delText>只报美国（不含国内注册），再上述基础上增加</w:delText>
        </w:r>
        <w:r>
          <w:rPr>
            <w:rFonts w:ascii="Arial" w:eastAsia="宋体" w:hAnsi="Arial" w:cs="Arial" w:hint="eastAsia"/>
            <w:sz w:val="18"/>
            <w:szCs w:val="18"/>
            <w:lang w:eastAsia="zh-CN"/>
          </w:rPr>
          <w:delText>40</w:delText>
        </w:r>
        <w:r>
          <w:rPr>
            <w:rFonts w:ascii="Arial" w:eastAsia="宋体" w:hAnsi="Arial" w:cs="Arial" w:hint="eastAsia"/>
            <w:sz w:val="18"/>
            <w:szCs w:val="18"/>
            <w:lang w:eastAsia="zh-CN"/>
          </w:rPr>
          <w:delText>万的费用；</w:delText>
        </w:r>
      </w:del>
    </w:p>
    <w:p w14:paraId="06BB189D" w14:textId="77777777" w:rsidR="0057420F" w:rsidRDefault="004B6417">
      <w:pPr>
        <w:spacing w:line="276" w:lineRule="auto"/>
        <w:rPr>
          <w:rFonts w:ascii="Arial" w:eastAsia="宋体" w:hAnsi="Arial" w:cs="Arial"/>
          <w:sz w:val="18"/>
          <w:szCs w:val="18"/>
          <w:lang w:eastAsia="zh-CN"/>
        </w:rPr>
      </w:pPr>
      <w:r>
        <w:rPr>
          <w:rFonts w:ascii="Arial" w:eastAsia="宋体" w:hAnsi="Arial" w:cs="Arial"/>
          <w:sz w:val="18"/>
          <w:szCs w:val="18"/>
          <w:lang w:eastAsia="zh-CN"/>
        </w:rPr>
        <w:t>注：</w:t>
      </w:r>
      <w:r>
        <w:rPr>
          <w:rFonts w:ascii="Arial" w:eastAsia="宋体" w:hAnsi="Arial" w:cs="Arial"/>
          <w:sz w:val="18"/>
          <w:szCs w:val="18"/>
          <w:lang w:eastAsia="zh-CN"/>
        </w:rPr>
        <w:t xml:space="preserve"> </w:t>
      </w:r>
    </w:p>
    <w:p w14:paraId="52ABECE4"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bookmarkStart w:id="232" w:name="OLE_LINK4"/>
      <w:bookmarkStart w:id="233" w:name="OLE_LINK5"/>
      <w:r>
        <w:rPr>
          <w:rFonts w:ascii="Arial" w:eastAsia="宋体" w:hAnsi="Arial" w:cs="Arial"/>
          <w:sz w:val="18"/>
          <w:szCs w:val="18"/>
          <w:lang w:eastAsia="zh-CN"/>
        </w:rPr>
        <w:t>付款方式：见合同</w:t>
      </w:r>
      <w:r>
        <w:rPr>
          <w:rFonts w:ascii="Arial" w:eastAsia="宋体" w:hAnsi="Arial" w:cs="Arial" w:hint="eastAsia"/>
          <w:sz w:val="18"/>
          <w:szCs w:val="18"/>
          <w:lang w:eastAsia="zh-CN"/>
        </w:rPr>
        <w:t>；</w:t>
      </w:r>
    </w:p>
    <w:p w14:paraId="28ABC6F6"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rPr>
          <w:rFonts w:ascii="Arial" w:eastAsia="宋体" w:hAnsi="Arial" w:cs="Arial" w:hint="eastAsia"/>
          <w:sz w:val="18"/>
          <w:szCs w:val="18"/>
          <w:lang w:eastAsia="zh-CN"/>
        </w:rPr>
        <w:t>默认项目每</w:t>
      </w:r>
      <w:r>
        <w:rPr>
          <w:rFonts w:ascii="Arial" w:eastAsia="宋体" w:hAnsi="Arial" w:cs="Arial" w:hint="eastAsia"/>
          <w:sz w:val="18"/>
          <w:szCs w:val="18"/>
          <w:lang w:eastAsia="zh-CN"/>
        </w:rPr>
        <w:t>2</w:t>
      </w:r>
      <w:r>
        <w:rPr>
          <w:rFonts w:ascii="Arial" w:eastAsia="宋体" w:hAnsi="Arial" w:cs="Arial" w:hint="eastAsia"/>
          <w:sz w:val="18"/>
          <w:szCs w:val="18"/>
          <w:lang w:eastAsia="zh-CN"/>
        </w:rPr>
        <w:t>周进行汇报，如有其他需求需在项目启动前沟通；</w:t>
      </w:r>
    </w:p>
    <w:p w14:paraId="60FCA6EE"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rPr>
          <w:rFonts w:ascii="Arial" w:eastAsia="宋体" w:hAnsi="Arial" w:cs="Arial" w:hint="eastAsia"/>
          <w:sz w:val="18"/>
          <w:szCs w:val="18"/>
          <w:lang w:eastAsia="zh-CN"/>
        </w:rPr>
        <w:t>如果需要到客户方进行工艺交接，客户需承担我方工艺交接人员的差旅费，如食宿、交通和通信费等；客户需承担交接所需物料的采购、费用、复检等相关工作；</w:t>
      </w:r>
    </w:p>
    <w:p w14:paraId="579CD0F3"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rPr>
          <w:rFonts w:ascii="Arial" w:eastAsia="宋体" w:hAnsi="Arial" w:cs="Arial" w:hint="eastAsia"/>
          <w:sz w:val="18"/>
          <w:szCs w:val="18"/>
          <w:lang w:eastAsia="zh-CN"/>
        </w:rPr>
        <w:t>以上试验，乙方将提供</w:t>
      </w:r>
      <w:proofErr w:type="gramStart"/>
      <w:r>
        <w:rPr>
          <w:rFonts w:ascii="Arial" w:eastAsia="宋体" w:hAnsi="Arial" w:cs="Arial" w:hint="eastAsia"/>
          <w:sz w:val="18"/>
          <w:szCs w:val="18"/>
          <w:lang w:eastAsia="zh-CN"/>
        </w:rPr>
        <w:t>中</w:t>
      </w:r>
      <w:ins w:id="234" w:author="liqin xie" w:date="2025-05-18T14:12:00Z">
        <w:r>
          <w:rPr>
            <w:rFonts w:ascii="Arial" w:eastAsia="宋体" w:hAnsi="Arial" w:cs="Arial" w:hint="eastAsia"/>
            <w:sz w:val="18"/>
            <w:szCs w:val="18"/>
            <w:lang w:eastAsia="zh-CN"/>
          </w:rPr>
          <w:t>英</w:t>
        </w:r>
      </w:ins>
      <w:r>
        <w:rPr>
          <w:rFonts w:ascii="Arial" w:eastAsia="宋体" w:hAnsi="Arial" w:cs="Arial" w:hint="eastAsia"/>
          <w:sz w:val="18"/>
          <w:szCs w:val="18"/>
          <w:lang w:eastAsia="zh-CN"/>
        </w:rPr>
        <w:t>文</w:t>
      </w:r>
      <w:ins w:id="235" w:author="liqin xie" w:date="2025-05-18T14:13:00Z">
        <w:r>
          <w:rPr>
            <w:rFonts w:ascii="Arial" w:eastAsia="宋体" w:hAnsi="Arial" w:cs="Arial" w:hint="eastAsia"/>
            <w:sz w:val="18"/>
            <w:szCs w:val="18"/>
            <w:lang w:eastAsia="zh-CN"/>
          </w:rPr>
          <w:t>双</w:t>
        </w:r>
      </w:ins>
      <w:r>
        <w:rPr>
          <w:rFonts w:ascii="Arial" w:eastAsia="宋体" w:hAnsi="Arial" w:cs="Arial" w:hint="eastAsia"/>
          <w:sz w:val="18"/>
          <w:szCs w:val="18"/>
          <w:lang w:eastAsia="zh-CN"/>
        </w:rPr>
        <w:t>版的</w:t>
      </w:r>
      <w:proofErr w:type="gramEnd"/>
      <w:r>
        <w:rPr>
          <w:rFonts w:ascii="Arial" w:eastAsia="宋体" w:hAnsi="Arial" w:cs="Arial" w:hint="eastAsia"/>
          <w:sz w:val="18"/>
          <w:szCs w:val="18"/>
          <w:lang w:eastAsia="zh-CN"/>
        </w:rPr>
        <w:t>CTD</w:t>
      </w:r>
      <w:r>
        <w:rPr>
          <w:rFonts w:ascii="Arial" w:eastAsia="宋体" w:hAnsi="Arial" w:cs="Arial" w:hint="eastAsia"/>
          <w:sz w:val="18"/>
          <w:szCs w:val="18"/>
          <w:lang w:eastAsia="zh-CN"/>
        </w:rPr>
        <w:t>资料；</w:t>
      </w:r>
    </w:p>
    <w:p w14:paraId="3608E7F9" w14:textId="77777777" w:rsidR="0057420F" w:rsidRDefault="004B6417">
      <w:pPr>
        <w:numPr>
          <w:ilvl w:val="0"/>
          <w:numId w:val="10"/>
        </w:numPr>
        <w:spacing w:line="276" w:lineRule="auto"/>
        <w:ind w:leftChars="-50" w:left="237" w:hanging="357"/>
        <w:jc w:val="both"/>
        <w:rPr>
          <w:del w:id="236" w:author="赵剑" w:date="2025-05-20T08:41:00Z"/>
          <w:rFonts w:ascii="Arial" w:eastAsia="宋体" w:hAnsi="Arial" w:cs="Arial"/>
          <w:sz w:val="18"/>
          <w:szCs w:val="18"/>
          <w:lang w:eastAsia="zh-CN"/>
        </w:rPr>
      </w:pPr>
      <w:del w:id="237" w:author="liqin xie" w:date="2025-05-18T12:57:00Z">
        <w:r>
          <w:rPr>
            <w:rFonts w:ascii="Arial" w:eastAsia="宋体" w:hAnsi="Arial" w:cs="Arial"/>
            <w:sz w:val="18"/>
            <w:szCs w:val="18"/>
            <w:lang w:eastAsia="zh-CN"/>
          </w:rPr>
          <w:delText>运费：此报价不含任何供试品</w:delText>
        </w:r>
        <w:r>
          <w:rPr>
            <w:rFonts w:ascii="Arial" w:eastAsia="宋体" w:hAnsi="Arial" w:cs="Arial"/>
            <w:sz w:val="18"/>
            <w:szCs w:val="18"/>
            <w:lang w:eastAsia="zh-CN"/>
          </w:rPr>
          <w:delText>/</w:delText>
        </w:r>
        <w:r>
          <w:rPr>
            <w:rFonts w:ascii="Arial" w:eastAsia="宋体" w:hAnsi="Arial" w:cs="Arial"/>
            <w:sz w:val="18"/>
            <w:szCs w:val="18"/>
            <w:lang w:eastAsia="zh-CN"/>
          </w:rPr>
          <w:delText>样品寄送及寄送相关的费用，如运费、关税等（参考寄货指南）</w:delText>
        </w:r>
      </w:del>
      <w:del w:id="238" w:author="赵剑" w:date="2025-05-20T08:40:00Z">
        <w:r>
          <w:rPr>
            <w:rFonts w:ascii="Arial" w:eastAsia="宋体" w:hAnsi="Arial" w:cs="Arial" w:hint="eastAsia"/>
            <w:sz w:val="18"/>
            <w:szCs w:val="18"/>
            <w:lang w:eastAsia="zh-CN"/>
          </w:rPr>
          <w:delText>；</w:delText>
        </w:r>
      </w:del>
    </w:p>
    <w:p w14:paraId="467D92C5" w14:textId="77777777" w:rsidR="0057420F" w:rsidRDefault="004B6417">
      <w:pPr>
        <w:numPr>
          <w:ilvl w:val="0"/>
          <w:numId w:val="10"/>
        </w:numPr>
        <w:spacing w:line="276" w:lineRule="auto"/>
        <w:ind w:leftChars="-50" w:left="237" w:hanging="357"/>
        <w:jc w:val="both"/>
        <w:rPr>
          <w:ins w:id="239" w:author="赵剑" w:date="2025-05-22T09:47:00Z"/>
          <w:rFonts w:ascii="Arial" w:eastAsia="宋体" w:hAnsi="Arial" w:cs="Arial"/>
          <w:sz w:val="18"/>
          <w:szCs w:val="18"/>
          <w:lang w:eastAsia="zh-CN"/>
        </w:rPr>
      </w:pPr>
      <w:r>
        <w:rPr>
          <w:rFonts w:ascii="Arial" w:eastAsia="宋体" w:hAnsi="Arial" w:cs="Arial"/>
          <w:sz w:val="18"/>
          <w:szCs w:val="18"/>
          <w:lang w:eastAsia="zh-CN"/>
        </w:rPr>
        <w:t>此报价单的内容均为保密信息，未经受托方书面授权，委托方不得透露、使用、复制及其他途径泄露此报价单内容，否则将承担法律责任</w:t>
      </w:r>
      <w:bookmarkStart w:id="240" w:name="OLE_LINK9"/>
      <w:bookmarkStart w:id="241" w:name="OLE_LINK10"/>
      <w:bookmarkStart w:id="242" w:name="OLE_LINK8"/>
      <w:bookmarkEnd w:id="232"/>
      <w:bookmarkEnd w:id="233"/>
      <w:r>
        <w:rPr>
          <w:rFonts w:ascii="Arial" w:eastAsia="宋体" w:hAnsi="Arial" w:cs="Arial"/>
          <w:sz w:val="18"/>
          <w:szCs w:val="18"/>
          <w:lang w:eastAsia="zh-CN"/>
        </w:rPr>
        <w:t>。</w:t>
      </w:r>
      <w:bookmarkEnd w:id="240"/>
      <w:bookmarkEnd w:id="241"/>
      <w:bookmarkEnd w:id="242"/>
      <w:del w:id="243" w:author="liqin xie" w:date="2025-05-18T14:01:00Z">
        <w:r>
          <w:rPr>
            <w:rFonts w:ascii="Arial" w:eastAsia="宋体" w:hAnsi="Arial" w:cs="Arial" w:hint="eastAsia"/>
            <w:sz w:val="18"/>
            <w:szCs w:val="18"/>
            <w:lang w:eastAsia="zh-CN"/>
          </w:rPr>
          <w:delText>药物本省为高活性或者细胞毒类药物，客户请履行告知义务；需要上述报价的基础上增加</w:delText>
        </w:r>
        <w:r>
          <w:rPr>
            <w:rFonts w:ascii="Arial" w:eastAsia="宋体" w:hAnsi="Arial" w:cs="Arial" w:hint="eastAsia"/>
            <w:sz w:val="18"/>
            <w:szCs w:val="18"/>
            <w:lang w:eastAsia="zh-CN"/>
          </w:rPr>
          <w:delText>20%</w:delText>
        </w:r>
        <w:r>
          <w:rPr>
            <w:rFonts w:ascii="Arial" w:eastAsia="宋体" w:hAnsi="Arial" w:cs="Arial" w:hint="eastAsia"/>
            <w:sz w:val="18"/>
            <w:szCs w:val="18"/>
            <w:lang w:eastAsia="zh-CN"/>
          </w:rPr>
          <w:delText>的开发费用；</w:delText>
        </w:r>
      </w:del>
    </w:p>
    <w:p w14:paraId="62CBBFCE" w14:textId="77777777" w:rsidR="0057420F" w:rsidRDefault="0057420F">
      <w:pPr>
        <w:numPr>
          <w:ilvl w:val="255"/>
          <w:numId w:val="0"/>
        </w:numPr>
        <w:rPr>
          <w:ins w:id="244" w:author="赵剑" w:date="2025-05-22T09:47:00Z"/>
          <w:lang w:eastAsia="zh-CN"/>
        </w:rPr>
      </w:pPr>
    </w:p>
    <w:p w14:paraId="2482DBF1" w14:textId="77777777" w:rsidR="0057420F" w:rsidRDefault="0057420F">
      <w:pPr>
        <w:numPr>
          <w:ilvl w:val="255"/>
          <w:numId w:val="0"/>
        </w:numPr>
        <w:rPr>
          <w:ins w:id="245" w:author="赵剑" w:date="2025-05-22T09:47:00Z"/>
          <w:lang w:eastAsia="zh-CN"/>
        </w:rPr>
      </w:pPr>
    </w:p>
    <w:p w14:paraId="656A6D4F" w14:textId="77777777" w:rsidR="0057420F" w:rsidRDefault="0057420F">
      <w:pPr>
        <w:numPr>
          <w:ilvl w:val="255"/>
          <w:numId w:val="0"/>
        </w:numPr>
        <w:rPr>
          <w:ins w:id="246" w:author="赵剑" w:date="2025-05-22T09:47:00Z"/>
          <w:lang w:eastAsia="zh-CN"/>
        </w:rPr>
      </w:pPr>
    </w:p>
    <w:p w14:paraId="451E9B4E" w14:textId="77777777" w:rsidR="0057420F" w:rsidRDefault="0057420F">
      <w:pPr>
        <w:numPr>
          <w:ilvl w:val="255"/>
          <w:numId w:val="0"/>
        </w:numPr>
        <w:rPr>
          <w:ins w:id="247" w:author="赵剑" w:date="2025-05-22T09:47:00Z"/>
          <w:lang w:eastAsia="zh-CN"/>
        </w:rPr>
      </w:pPr>
    </w:p>
    <w:p w14:paraId="404211F5" w14:textId="77777777" w:rsidR="0057420F" w:rsidRDefault="0057420F">
      <w:pPr>
        <w:numPr>
          <w:ilvl w:val="255"/>
          <w:numId w:val="0"/>
        </w:numPr>
        <w:rPr>
          <w:ins w:id="248" w:author="赵剑" w:date="2025-05-22T09:47:00Z"/>
          <w:lang w:eastAsia="zh-CN"/>
        </w:rPr>
      </w:pPr>
    </w:p>
    <w:p w14:paraId="27731171" w14:textId="77777777" w:rsidR="0057420F" w:rsidRDefault="0057420F">
      <w:pPr>
        <w:numPr>
          <w:ilvl w:val="255"/>
          <w:numId w:val="0"/>
        </w:numPr>
        <w:rPr>
          <w:ins w:id="249" w:author="赵剑" w:date="2025-05-22T09:47:00Z"/>
          <w:lang w:eastAsia="zh-CN"/>
        </w:rPr>
      </w:pPr>
    </w:p>
    <w:p w14:paraId="6FB96E02" w14:textId="77777777" w:rsidR="0057420F" w:rsidRDefault="0057420F">
      <w:pPr>
        <w:numPr>
          <w:ilvl w:val="255"/>
          <w:numId w:val="0"/>
        </w:numPr>
        <w:rPr>
          <w:ins w:id="250" w:author="赵剑" w:date="2025-05-22T09:47:00Z"/>
          <w:lang w:eastAsia="zh-CN"/>
        </w:rPr>
      </w:pPr>
    </w:p>
    <w:p w14:paraId="2E919536" w14:textId="77777777" w:rsidR="0057420F" w:rsidRDefault="0057420F">
      <w:pPr>
        <w:numPr>
          <w:ilvl w:val="255"/>
          <w:numId w:val="0"/>
        </w:numPr>
        <w:ind w:firstLine="592"/>
        <w:rPr>
          <w:lang w:eastAsia="zh-CN"/>
        </w:rPr>
      </w:pPr>
    </w:p>
    <w:p w14:paraId="22D632B6" w14:textId="77777777" w:rsidR="0057420F" w:rsidRDefault="0057420F">
      <w:pPr>
        <w:numPr>
          <w:ilvl w:val="255"/>
          <w:numId w:val="0"/>
        </w:numPr>
        <w:ind w:firstLine="592"/>
        <w:rPr>
          <w:lang w:eastAsia="zh-CN"/>
        </w:rPr>
      </w:pPr>
    </w:p>
    <w:p w14:paraId="4ACE2C47" w14:textId="77777777" w:rsidR="0057420F" w:rsidRDefault="0057420F">
      <w:pPr>
        <w:numPr>
          <w:ilvl w:val="255"/>
          <w:numId w:val="0"/>
        </w:numPr>
        <w:ind w:firstLine="592"/>
        <w:rPr>
          <w:lang w:eastAsia="zh-CN"/>
        </w:rPr>
      </w:pPr>
    </w:p>
    <w:p w14:paraId="0736BEC9" w14:textId="77777777" w:rsidR="0057420F" w:rsidRDefault="0057420F">
      <w:pPr>
        <w:numPr>
          <w:ilvl w:val="255"/>
          <w:numId w:val="0"/>
        </w:numPr>
        <w:ind w:firstLine="592"/>
        <w:rPr>
          <w:lang w:eastAsia="zh-CN"/>
        </w:rPr>
      </w:pPr>
    </w:p>
    <w:p w14:paraId="01AC2CBD" w14:textId="77777777" w:rsidR="0057420F" w:rsidRDefault="0057420F">
      <w:pPr>
        <w:numPr>
          <w:ilvl w:val="255"/>
          <w:numId w:val="0"/>
        </w:numPr>
        <w:ind w:firstLine="592"/>
        <w:rPr>
          <w:lang w:eastAsia="zh-CN"/>
        </w:rPr>
      </w:pPr>
    </w:p>
    <w:p w14:paraId="5BEE8A8B" w14:textId="77777777" w:rsidR="0057420F" w:rsidRDefault="0057420F">
      <w:pPr>
        <w:numPr>
          <w:ilvl w:val="255"/>
          <w:numId w:val="0"/>
        </w:numPr>
        <w:ind w:firstLine="592"/>
        <w:rPr>
          <w:lang w:eastAsia="zh-CN"/>
        </w:rPr>
      </w:pPr>
    </w:p>
    <w:p w14:paraId="20E1EF2D" w14:textId="77777777" w:rsidR="0057420F" w:rsidRDefault="0057420F">
      <w:pPr>
        <w:numPr>
          <w:ilvl w:val="255"/>
          <w:numId w:val="0"/>
        </w:numPr>
        <w:ind w:firstLine="592"/>
        <w:rPr>
          <w:lang w:eastAsia="zh-CN"/>
        </w:rPr>
      </w:pPr>
    </w:p>
    <w:p w14:paraId="554465B8" w14:textId="77777777" w:rsidR="0057420F" w:rsidRDefault="0057420F">
      <w:pPr>
        <w:numPr>
          <w:ilvl w:val="255"/>
          <w:numId w:val="0"/>
        </w:numPr>
        <w:ind w:firstLine="592"/>
        <w:rPr>
          <w:lang w:eastAsia="zh-CN"/>
        </w:rPr>
      </w:pPr>
    </w:p>
    <w:p w14:paraId="79D12769" w14:textId="77777777" w:rsidR="0057420F" w:rsidRDefault="0057420F">
      <w:pPr>
        <w:numPr>
          <w:ilvl w:val="255"/>
          <w:numId w:val="0"/>
        </w:numPr>
        <w:ind w:firstLine="592"/>
        <w:rPr>
          <w:lang w:eastAsia="zh-CN"/>
        </w:rPr>
      </w:pPr>
    </w:p>
    <w:p w14:paraId="6C69D242" w14:textId="77777777" w:rsidR="0057420F" w:rsidRDefault="0057420F">
      <w:pPr>
        <w:numPr>
          <w:ilvl w:val="255"/>
          <w:numId w:val="0"/>
        </w:numPr>
        <w:ind w:firstLine="592"/>
        <w:rPr>
          <w:lang w:eastAsia="zh-CN"/>
        </w:rPr>
      </w:pPr>
    </w:p>
    <w:p w14:paraId="209BB295" w14:textId="77777777" w:rsidR="0057420F" w:rsidRDefault="0057420F">
      <w:pPr>
        <w:numPr>
          <w:ilvl w:val="255"/>
          <w:numId w:val="0"/>
        </w:numPr>
        <w:ind w:firstLine="592"/>
        <w:rPr>
          <w:lang w:eastAsia="zh-CN"/>
        </w:rPr>
      </w:pPr>
    </w:p>
    <w:p w14:paraId="7F6E09FD" w14:textId="77777777" w:rsidR="0057420F" w:rsidRDefault="0057420F">
      <w:pPr>
        <w:numPr>
          <w:ilvl w:val="255"/>
          <w:numId w:val="0"/>
        </w:numPr>
        <w:ind w:firstLine="592"/>
        <w:rPr>
          <w:ins w:id="251" w:author="赵剑" w:date="2025-05-26T11:44:00Z"/>
          <w:lang w:eastAsia="zh-CN"/>
        </w:rPr>
      </w:pPr>
    </w:p>
    <w:p w14:paraId="3E9A6221" w14:textId="77777777" w:rsidR="0057420F" w:rsidRPr="0057420F" w:rsidRDefault="004B6417">
      <w:pPr>
        <w:numPr>
          <w:ilvl w:val="255"/>
          <w:numId w:val="0"/>
        </w:numPr>
        <w:ind w:firstLine="592"/>
        <w:rPr>
          <w:b/>
          <w:bCs/>
          <w:lang w:eastAsia="zh-CN"/>
          <w:rPrChange w:id="252" w:author="赵剑" w:date="2025-05-26T11:44:00Z">
            <w:rPr>
              <w:lang w:eastAsia="zh-CN"/>
            </w:rPr>
          </w:rPrChange>
        </w:rPr>
      </w:pPr>
      <w:ins w:id="253" w:author="赵剑" w:date="2025-05-26T11:44:00Z">
        <w:r>
          <w:rPr>
            <w:rFonts w:hint="eastAsia"/>
            <w:b/>
            <w:bCs/>
            <w:lang w:eastAsia="zh-CN"/>
            <w:rPrChange w:id="254" w:author="赵剑" w:date="2025-05-26T11:44:00Z">
              <w:rPr>
                <w:rFonts w:hint="eastAsia"/>
                <w:lang w:eastAsia="zh-CN"/>
              </w:rPr>
            </w:rPrChange>
          </w:rPr>
          <w:t>附件</w:t>
        </w:r>
        <w:r>
          <w:rPr>
            <w:b/>
            <w:bCs/>
            <w:lang w:eastAsia="zh-CN"/>
            <w:rPrChange w:id="255" w:author="赵剑" w:date="2025-05-26T11:44:00Z">
              <w:rPr>
                <w:lang w:eastAsia="zh-CN"/>
              </w:rPr>
            </w:rPrChange>
          </w:rPr>
          <w:t>3</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984"/>
        <w:gridCol w:w="2410"/>
        <w:gridCol w:w="3551"/>
        <w:gridCol w:w="610"/>
        <w:gridCol w:w="1028"/>
      </w:tblGrid>
      <w:tr w:rsidR="0057420F" w14:paraId="73810184" w14:textId="77777777">
        <w:trPr>
          <w:trHeight w:val="600"/>
          <w:jc w:val="center"/>
        </w:trPr>
        <w:tc>
          <w:tcPr>
            <w:tcW w:w="5000" w:type="pct"/>
            <w:gridSpan w:val="6"/>
            <w:tcBorders>
              <w:bottom w:val="single" w:sz="4" w:space="0" w:color="auto"/>
            </w:tcBorders>
            <w:shd w:val="clear" w:color="auto" w:fill="auto"/>
            <w:vAlign w:val="center"/>
          </w:tcPr>
          <w:p w14:paraId="4AE0667C" w14:textId="77777777" w:rsidR="0057420F" w:rsidRDefault="004B6417">
            <w:pPr>
              <w:jc w:val="center"/>
              <w:rPr>
                <w:rFonts w:ascii="等线" w:eastAsia="等线" w:hAnsi="等线"/>
                <w:b/>
                <w:sz w:val="21"/>
                <w:szCs w:val="21"/>
                <w:lang w:eastAsia="zh-CN"/>
              </w:rPr>
            </w:pPr>
            <w:r>
              <w:rPr>
                <w:rFonts w:ascii="等线" w:eastAsia="等线" w:hAnsi="等线" w:hint="eastAsia"/>
                <w:b/>
                <w:u w:val="single"/>
                <w:lang w:eastAsia="zh-CN"/>
              </w:rPr>
              <w:t>申报资料撰写及代理注册服务（支持</w:t>
            </w:r>
            <w:r>
              <w:rPr>
                <w:rFonts w:ascii="等线" w:eastAsia="等线" w:hAnsi="等线" w:hint="eastAsia"/>
                <w:b/>
                <w:u w:val="single"/>
                <w:lang w:eastAsia="zh-CN"/>
              </w:rPr>
              <w:t>FDA I</w:t>
            </w:r>
            <w:r>
              <w:rPr>
                <w:rFonts w:ascii="等线" w:eastAsia="等线" w:hAnsi="等线" w:hint="eastAsia"/>
                <w:b/>
                <w:u w:val="single"/>
                <w:lang w:eastAsia="zh-CN"/>
              </w:rPr>
              <w:t>期临床试验申报）</w:t>
            </w:r>
            <w:r>
              <w:rPr>
                <w:rFonts w:ascii="等线" w:eastAsia="等线" w:hAnsi="等线"/>
                <w:b/>
                <w:lang w:eastAsia="zh-CN"/>
              </w:rPr>
              <w:t>初步方案和报价</w:t>
            </w:r>
          </w:p>
        </w:tc>
      </w:tr>
      <w:tr w:rsidR="0057420F" w14:paraId="57BF4851" w14:textId="77777777">
        <w:trPr>
          <w:trHeight w:val="360"/>
          <w:jc w:val="center"/>
        </w:trPr>
        <w:tc>
          <w:tcPr>
            <w:tcW w:w="2149" w:type="pct"/>
            <w:gridSpan w:val="3"/>
            <w:tcBorders>
              <w:bottom w:val="dashSmallGap" w:sz="4" w:space="0" w:color="auto"/>
              <w:right w:val="dashSmallGap" w:sz="4" w:space="0" w:color="auto"/>
            </w:tcBorders>
            <w:shd w:val="clear" w:color="auto" w:fill="auto"/>
            <w:vAlign w:val="center"/>
          </w:tcPr>
          <w:p w14:paraId="49E10777" w14:textId="77777777" w:rsidR="0057420F" w:rsidRDefault="004B6417">
            <w:pPr>
              <w:ind w:right="400"/>
              <w:rPr>
                <w:rFonts w:ascii="等线" w:eastAsia="等线" w:hAnsi="等线"/>
                <w:sz w:val="21"/>
                <w:szCs w:val="21"/>
                <w:lang w:eastAsia="zh-CN"/>
              </w:rPr>
            </w:pPr>
            <w:r>
              <w:rPr>
                <w:rFonts w:ascii="等线" w:eastAsia="等线" w:hAnsi="等线"/>
                <w:sz w:val="22"/>
                <w:szCs w:val="22"/>
                <w:lang w:eastAsia="zh-CN"/>
              </w:rPr>
              <w:t>客户单位</w:t>
            </w:r>
            <w:r>
              <w:rPr>
                <w:rFonts w:ascii="等线" w:eastAsia="等线" w:hAnsi="等线"/>
                <w:sz w:val="22"/>
                <w:szCs w:val="22"/>
                <w:lang w:eastAsia="zh-CN"/>
              </w:rPr>
              <w:t>/Client</w:t>
            </w:r>
            <w:r>
              <w:rPr>
                <w:rFonts w:ascii="等线" w:eastAsia="等线" w:hAnsi="等线"/>
                <w:sz w:val="22"/>
                <w:szCs w:val="22"/>
                <w:lang w:eastAsia="zh-CN"/>
              </w:rPr>
              <w:t>：</w:t>
            </w:r>
          </w:p>
        </w:tc>
        <w:tc>
          <w:tcPr>
            <w:tcW w:w="2850" w:type="pct"/>
            <w:gridSpan w:val="3"/>
            <w:tcBorders>
              <w:left w:val="dashSmallGap" w:sz="4" w:space="0" w:color="auto"/>
              <w:bottom w:val="dashSmallGap" w:sz="4" w:space="0" w:color="auto"/>
            </w:tcBorders>
            <w:shd w:val="clear" w:color="auto" w:fill="auto"/>
            <w:vAlign w:val="center"/>
          </w:tcPr>
          <w:p w14:paraId="2E7C3634" w14:textId="77777777" w:rsidR="0057420F" w:rsidRDefault="004B6417">
            <w:pPr>
              <w:ind w:right="400"/>
              <w:rPr>
                <w:rFonts w:ascii="等线" w:eastAsia="等线" w:hAnsi="等线"/>
                <w:sz w:val="21"/>
                <w:szCs w:val="21"/>
                <w:lang w:eastAsia="zh-CN"/>
              </w:rPr>
            </w:pPr>
            <w:r>
              <w:rPr>
                <w:rFonts w:ascii="等线" w:eastAsia="等线" w:hAnsi="等线"/>
                <w:sz w:val="21"/>
                <w:szCs w:val="21"/>
                <w:lang w:eastAsia="zh-CN"/>
              </w:rPr>
              <w:t>单位地址</w:t>
            </w:r>
            <w:r>
              <w:rPr>
                <w:rFonts w:ascii="等线" w:eastAsia="等线" w:hAnsi="等线"/>
                <w:sz w:val="21"/>
                <w:szCs w:val="21"/>
                <w:lang w:eastAsia="zh-CN"/>
              </w:rPr>
              <w:t>/Add</w:t>
            </w:r>
            <w:r>
              <w:rPr>
                <w:rFonts w:ascii="等线" w:eastAsia="等线" w:hAnsi="等线"/>
                <w:sz w:val="21"/>
                <w:szCs w:val="21"/>
                <w:lang w:eastAsia="zh-CN"/>
              </w:rPr>
              <w:t>：</w:t>
            </w:r>
            <w:proofErr w:type="gramStart"/>
            <w:r>
              <w:rPr>
                <w:rFonts w:ascii="等线" w:eastAsia="等线" w:hAnsi="等线" w:hint="eastAsia"/>
                <w:sz w:val="21"/>
                <w:szCs w:val="21"/>
                <w:lang w:eastAsia="zh-CN"/>
              </w:rPr>
              <w:t>苏州华测生物技术</w:t>
            </w:r>
            <w:proofErr w:type="gramEnd"/>
            <w:r>
              <w:rPr>
                <w:rFonts w:ascii="等线" w:eastAsia="等线" w:hAnsi="等线" w:hint="eastAsia"/>
                <w:sz w:val="21"/>
                <w:szCs w:val="21"/>
                <w:lang w:eastAsia="zh-CN"/>
              </w:rPr>
              <w:t>有限公司</w:t>
            </w:r>
          </w:p>
        </w:tc>
      </w:tr>
      <w:tr w:rsidR="0057420F" w14:paraId="6A68B842" w14:textId="77777777">
        <w:trPr>
          <w:trHeight w:val="360"/>
          <w:jc w:val="center"/>
        </w:trPr>
        <w:tc>
          <w:tcPr>
            <w:tcW w:w="2149" w:type="pct"/>
            <w:gridSpan w:val="3"/>
            <w:tcBorders>
              <w:top w:val="dashSmallGap" w:sz="4" w:space="0" w:color="auto"/>
              <w:bottom w:val="dashSmallGap" w:sz="4" w:space="0" w:color="auto"/>
              <w:right w:val="dashSmallGap" w:sz="4" w:space="0" w:color="auto"/>
            </w:tcBorders>
            <w:shd w:val="clear" w:color="auto" w:fill="auto"/>
            <w:vAlign w:val="center"/>
          </w:tcPr>
          <w:p w14:paraId="0EE755CD" w14:textId="77777777" w:rsidR="0057420F" w:rsidRDefault="004B6417">
            <w:pPr>
              <w:rPr>
                <w:rFonts w:ascii="等线" w:eastAsia="等线" w:hAnsi="等线"/>
                <w:sz w:val="21"/>
                <w:szCs w:val="21"/>
                <w:lang w:eastAsia="zh-CN"/>
              </w:rPr>
            </w:pPr>
            <w:proofErr w:type="spellStart"/>
            <w:r>
              <w:rPr>
                <w:rFonts w:ascii="等线" w:eastAsia="等线" w:hAnsi="等线"/>
                <w:sz w:val="21"/>
                <w:szCs w:val="21"/>
              </w:rPr>
              <w:t>联系人</w:t>
            </w:r>
            <w:proofErr w:type="spellEnd"/>
            <w:r>
              <w:rPr>
                <w:rFonts w:ascii="等线" w:eastAsia="等线" w:hAnsi="等线"/>
                <w:sz w:val="21"/>
                <w:szCs w:val="21"/>
              </w:rPr>
              <w:t>/Contactor</w:t>
            </w:r>
            <w:r>
              <w:rPr>
                <w:rFonts w:ascii="等线" w:eastAsia="等线" w:hAnsi="等线"/>
                <w:sz w:val="21"/>
                <w:szCs w:val="21"/>
              </w:rPr>
              <w:t>：</w:t>
            </w:r>
            <w:r>
              <w:rPr>
                <w:rFonts w:ascii="等线" w:eastAsia="等线" w:hAnsi="等线"/>
                <w:sz w:val="21"/>
                <w:szCs w:val="21"/>
                <w:lang w:eastAsia="zh-CN"/>
              </w:rPr>
              <w:t xml:space="preserve"> </w:t>
            </w:r>
            <w:r>
              <w:rPr>
                <w:rFonts w:ascii="等线" w:eastAsia="等线" w:hAnsi="等线" w:hint="eastAsia"/>
                <w:sz w:val="21"/>
                <w:szCs w:val="21"/>
                <w:lang w:eastAsia="zh-CN"/>
              </w:rPr>
              <w:t>仲老师</w:t>
            </w:r>
          </w:p>
        </w:tc>
        <w:tc>
          <w:tcPr>
            <w:tcW w:w="2850" w:type="pct"/>
            <w:gridSpan w:val="3"/>
            <w:tcBorders>
              <w:top w:val="dashSmallGap" w:sz="4" w:space="0" w:color="auto"/>
              <w:left w:val="dashSmallGap" w:sz="4" w:space="0" w:color="auto"/>
              <w:bottom w:val="dashSmallGap" w:sz="4" w:space="0" w:color="auto"/>
            </w:tcBorders>
            <w:shd w:val="clear" w:color="auto" w:fill="auto"/>
            <w:vAlign w:val="center"/>
          </w:tcPr>
          <w:p w14:paraId="53D13663" w14:textId="77777777" w:rsidR="0057420F" w:rsidRDefault="004B6417">
            <w:pPr>
              <w:rPr>
                <w:rFonts w:ascii="等线" w:eastAsia="等线" w:hAnsi="等线"/>
                <w:sz w:val="21"/>
                <w:szCs w:val="21"/>
                <w:lang w:eastAsia="zh-CN"/>
              </w:rPr>
            </w:pPr>
            <w:r>
              <w:rPr>
                <w:rFonts w:ascii="等线" w:eastAsia="等线" w:hAnsi="等线" w:hint="eastAsia"/>
                <w:sz w:val="21"/>
                <w:szCs w:val="21"/>
                <w:lang w:eastAsia="zh-CN"/>
              </w:rPr>
              <w:t>BD</w:t>
            </w:r>
            <w:r>
              <w:rPr>
                <w:rFonts w:ascii="等线" w:eastAsia="等线" w:hAnsi="等线" w:hint="eastAsia"/>
                <w:sz w:val="21"/>
                <w:szCs w:val="21"/>
                <w:lang w:eastAsia="zh-CN"/>
              </w:rPr>
              <w:t>联系人：赵剑</w:t>
            </w:r>
          </w:p>
        </w:tc>
      </w:tr>
      <w:tr w:rsidR="0057420F" w14:paraId="0E17F44A" w14:textId="77777777">
        <w:trPr>
          <w:trHeight w:val="360"/>
          <w:jc w:val="center"/>
        </w:trPr>
        <w:tc>
          <w:tcPr>
            <w:tcW w:w="2149" w:type="pct"/>
            <w:gridSpan w:val="3"/>
            <w:tcBorders>
              <w:top w:val="dashSmallGap" w:sz="4" w:space="0" w:color="auto"/>
              <w:right w:val="dashSmallGap" w:sz="4" w:space="0" w:color="auto"/>
            </w:tcBorders>
            <w:shd w:val="clear" w:color="auto" w:fill="auto"/>
            <w:vAlign w:val="center"/>
          </w:tcPr>
          <w:p w14:paraId="4342794F" w14:textId="77777777" w:rsidR="0057420F" w:rsidRDefault="004B6417">
            <w:pPr>
              <w:rPr>
                <w:rFonts w:ascii="等线" w:eastAsia="等线" w:hAnsi="等线"/>
                <w:sz w:val="21"/>
                <w:szCs w:val="21"/>
                <w:lang w:eastAsia="zh-CN"/>
              </w:rPr>
            </w:pPr>
            <w:proofErr w:type="spellStart"/>
            <w:r>
              <w:rPr>
                <w:rFonts w:ascii="等线" w:eastAsia="等线" w:hAnsi="等线"/>
                <w:sz w:val="21"/>
                <w:szCs w:val="21"/>
              </w:rPr>
              <w:t>电话</w:t>
            </w:r>
            <w:proofErr w:type="spellEnd"/>
            <w:r>
              <w:rPr>
                <w:rFonts w:ascii="等线" w:eastAsia="等线" w:hAnsi="等线"/>
                <w:sz w:val="21"/>
                <w:szCs w:val="21"/>
              </w:rPr>
              <w:t>/Tel</w:t>
            </w:r>
            <w:r>
              <w:rPr>
                <w:rFonts w:ascii="等线" w:eastAsia="等线" w:hAnsi="等线"/>
                <w:sz w:val="21"/>
                <w:szCs w:val="21"/>
              </w:rPr>
              <w:t>：</w:t>
            </w:r>
            <w:r>
              <w:rPr>
                <w:rFonts w:ascii="等线" w:eastAsia="等线" w:hAnsi="等线" w:hint="eastAsia"/>
                <w:sz w:val="21"/>
                <w:szCs w:val="21"/>
                <w:lang w:eastAsia="zh-CN"/>
              </w:rPr>
              <w:t>/</w:t>
            </w:r>
          </w:p>
        </w:tc>
        <w:tc>
          <w:tcPr>
            <w:tcW w:w="2850" w:type="pct"/>
            <w:gridSpan w:val="3"/>
            <w:tcBorders>
              <w:top w:val="dashSmallGap" w:sz="4" w:space="0" w:color="auto"/>
              <w:left w:val="dashSmallGap" w:sz="4" w:space="0" w:color="auto"/>
            </w:tcBorders>
            <w:shd w:val="clear" w:color="auto" w:fill="auto"/>
            <w:vAlign w:val="center"/>
          </w:tcPr>
          <w:p w14:paraId="487EEFD1" w14:textId="77777777" w:rsidR="0057420F" w:rsidRDefault="004B6417">
            <w:pPr>
              <w:rPr>
                <w:rFonts w:ascii="等线" w:eastAsia="等线" w:hAnsi="等线"/>
                <w:sz w:val="21"/>
                <w:szCs w:val="21"/>
                <w:lang w:eastAsia="zh-CN"/>
              </w:rPr>
            </w:pPr>
            <w:proofErr w:type="spellStart"/>
            <w:r>
              <w:rPr>
                <w:rFonts w:ascii="等线" w:eastAsia="等线" w:hAnsi="等线"/>
                <w:sz w:val="21"/>
                <w:szCs w:val="21"/>
              </w:rPr>
              <w:t>电话</w:t>
            </w:r>
            <w:proofErr w:type="spellEnd"/>
            <w:r>
              <w:rPr>
                <w:rFonts w:ascii="等线" w:eastAsia="等线" w:hAnsi="等线"/>
                <w:sz w:val="21"/>
                <w:szCs w:val="21"/>
              </w:rPr>
              <w:t>/Tel</w:t>
            </w:r>
            <w:r>
              <w:rPr>
                <w:rFonts w:ascii="等线" w:eastAsia="等线" w:hAnsi="等线"/>
                <w:sz w:val="21"/>
                <w:szCs w:val="21"/>
              </w:rPr>
              <w:t>：</w:t>
            </w:r>
            <w:r>
              <w:rPr>
                <w:rFonts w:ascii="等线" w:eastAsia="等线" w:hAnsi="等线" w:hint="eastAsia"/>
                <w:sz w:val="21"/>
                <w:szCs w:val="21"/>
                <w:lang w:eastAsia="zh-CN"/>
              </w:rPr>
              <w:t>18782984259</w:t>
            </w:r>
          </w:p>
        </w:tc>
      </w:tr>
      <w:tr w:rsidR="0057420F" w14:paraId="76DD7B27" w14:textId="77777777">
        <w:trPr>
          <w:trHeight w:val="360"/>
          <w:jc w:val="center"/>
        </w:trPr>
        <w:tc>
          <w:tcPr>
            <w:tcW w:w="2149" w:type="pct"/>
            <w:gridSpan w:val="3"/>
            <w:tcBorders>
              <w:top w:val="dashSmallGap" w:sz="4" w:space="0" w:color="auto"/>
              <w:right w:val="dashSmallGap" w:sz="4" w:space="0" w:color="auto"/>
            </w:tcBorders>
            <w:shd w:val="clear" w:color="auto" w:fill="auto"/>
            <w:vAlign w:val="center"/>
          </w:tcPr>
          <w:p w14:paraId="2608168F" w14:textId="77777777" w:rsidR="0057420F" w:rsidRDefault="004B6417">
            <w:pPr>
              <w:rPr>
                <w:rFonts w:ascii="等线" w:eastAsia="等线" w:hAnsi="等线"/>
                <w:sz w:val="21"/>
                <w:szCs w:val="21"/>
              </w:rPr>
            </w:pPr>
            <w:r>
              <w:rPr>
                <w:rFonts w:ascii="等线" w:eastAsia="等线" w:hAnsi="等线"/>
                <w:sz w:val="21"/>
                <w:szCs w:val="21"/>
              </w:rPr>
              <w:t>E-mail</w:t>
            </w:r>
            <w:r>
              <w:rPr>
                <w:rFonts w:ascii="等线" w:eastAsia="等线" w:hAnsi="等线" w:hint="eastAsia"/>
                <w:sz w:val="21"/>
                <w:szCs w:val="21"/>
                <w:lang w:eastAsia="zh-CN"/>
              </w:rPr>
              <w:t>：</w:t>
            </w:r>
            <w:r>
              <w:rPr>
                <w:rFonts w:ascii="等线" w:eastAsia="等线" w:hAnsi="等线" w:hint="eastAsia"/>
                <w:sz w:val="21"/>
                <w:szCs w:val="21"/>
                <w:lang w:eastAsia="zh-CN"/>
              </w:rPr>
              <w:t>/</w:t>
            </w:r>
          </w:p>
        </w:tc>
        <w:tc>
          <w:tcPr>
            <w:tcW w:w="2850" w:type="pct"/>
            <w:gridSpan w:val="3"/>
            <w:tcBorders>
              <w:top w:val="dashSmallGap" w:sz="4" w:space="0" w:color="auto"/>
              <w:left w:val="dashSmallGap" w:sz="4" w:space="0" w:color="auto"/>
            </w:tcBorders>
            <w:shd w:val="clear" w:color="auto" w:fill="auto"/>
            <w:vAlign w:val="center"/>
          </w:tcPr>
          <w:p w14:paraId="2EA64E0C" w14:textId="77777777" w:rsidR="0057420F" w:rsidRDefault="004B6417">
            <w:pPr>
              <w:rPr>
                <w:rFonts w:ascii="等线" w:eastAsia="等线" w:hAnsi="等线"/>
                <w:sz w:val="21"/>
                <w:szCs w:val="21"/>
              </w:rPr>
            </w:pPr>
            <w:r>
              <w:rPr>
                <w:rFonts w:ascii="等线" w:eastAsia="等线" w:hAnsi="等线"/>
                <w:sz w:val="21"/>
                <w:szCs w:val="21"/>
              </w:rPr>
              <w:t>E-mail</w:t>
            </w:r>
            <w:r>
              <w:rPr>
                <w:rFonts w:ascii="等线" w:eastAsia="等线" w:hAnsi="等线" w:hint="eastAsia"/>
                <w:sz w:val="21"/>
                <w:szCs w:val="21"/>
                <w:lang w:eastAsia="zh-CN"/>
              </w:rPr>
              <w:t>：</w:t>
            </w:r>
            <w:r>
              <w:rPr>
                <w:rFonts w:ascii="等线" w:eastAsia="等线" w:hAnsi="等线" w:hint="eastAsia"/>
                <w:sz w:val="21"/>
                <w:szCs w:val="21"/>
                <w:lang w:eastAsia="zh-CN"/>
              </w:rPr>
              <w:t>kzhaojian@cti-cert.com</w:t>
            </w:r>
          </w:p>
        </w:tc>
      </w:tr>
      <w:tr w:rsidR="0057420F" w14:paraId="0DE8CB7E" w14:textId="77777777">
        <w:trPr>
          <w:trHeight w:val="598"/>
          <w:jc w:val="center"/>
        </w:trPr>
        <w:tc>
          <w:tcPr>
            <w:tcW w:w="290" w:type="pct"/>
            <w:shd w:val="clear" w:color="000000" w:fill="CCFFCC"/>
            <w:vAlign w:val="center"/>
          </w:tcPr>
          <w:p w14:paraId="7FE07543"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序号</w:t>
            </w:r>
            <w:proofErr w:type="spellEnd"/>
          </w:p>
        </w:tc>
        <w:tc>
          <w:tcPr>
            <w:tcW w:w="644" w:type="pct"/>
            <w:shd w:val="clear" w:color="000000" w:fill="CCFFCC"/>
            <w:vAlign w:val="center"/>
          </w:tcPr>
          <w:p w14:paraId="7676FEA8"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试验项目</w:t>
            </w:r>
            <w:proofErr w:type="spellEnd"/>
          </w:p>
        </w:tc>
        <w:tc>
          <w:tcPr>
            <w:tcW w:w="3006" w:type="pct"/>
            <w:gridSpan w:val="2"/>
            <w:shd w:val="clear" w:color="000000" w:fill="CCFFCC"/>
            <w:vAlign w:val="center"/>
          </w:tcPr>
          <w:p w14:paraId="32054523"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基本试验内容</w:t>
            </w:r>
            <w:proofErr w:type="spellEnd"/>
          </w:p>
        </w:tc>
        <w:tc>
          <w:tcPr>
            <w:tcW w:w="414" w:type="pct"/>
            <w:shd w:val="clear" w:color="000000" w:fill="CCFFCC"/>
            <w:vAlign w:val="center"/>
          </w:tcPr>
          <w:p w14:paraId="7EE3DCF0" w14:textId="77777777" w:rsidR="0057420F" w:rsidRDefault="004B6417">
            <w:pPr>
              <w:spacing w:line="300" w:lineRule="auto"/>
              <w:jc w:val="center"/>
              <w:rPr>
                <w:rFonts w:ascii="等线" w:eastAsia="等线" w:hAnsi="等线"/>
                <w:b/>
                <w:sz w:val="21"/>
                <w:szCs w:val="21"/>
              </w:rPr>
            </w:pPr>
            <w:proofErr w:type="spellStart"/>
            <w:r>
              <w:rPr>
                <w:rFonts w:ascii="等线" w:eastAsia="等线" w:hAnsi="等线"/>
                <w:b/>
                <w:sz w:val="21"/>
                <w:szCs w:val="21"/>
              </w:rPr>
              <w:t>试验周期</w:t>
            </w:r>
            <w:proofErr w:type="spellEnd"/>
          </w:p>
        </w:tc>
        <w:tc>
          <w:tcPr>
            <w:tcW w:w="644" w:type="pct"/>
            <w:shd w:val="clear" w:color="000000" w:fill="CCFFCC"/>
            <w:vAlign w:val="center"/>
          </w:tcPr>
          <w:p w14:paraId="367797EC" w14:textId="77777777" w:rsidR="0057420F" w:rsidRDefault="004B6417">
            <w:pPr>
              <w:spacing w:line="300" w:lineRule="auto"/>
              <w:jc w:val="center"/>
              <w:rPr>
                <w:rFonts w:ascii="等线" w:eastAsia="等线" w:hAnsi="等线"/>
                <w:b/>
                <w:sz w:val="21"/>
                <w:szCs w:val="21"/>
                <w:lang w:eastAsia="zh-CN"/>
              </w:rPr>
            </w:pPr>
            <w:r>
              <w:rPr>
                <w:rFonts w:ascii="等线" w:eastAsia="等线" w:hAnsi="等线" w:hint="eastAsia"/>
                <w:b/>
                <w:sz w:val="21"/>
                <w:szCs w:val="21"/>
                <w:lang w:eastAsia="zh-CN"/>
              </w:rPr>
              <w:t>优惠价格（人民币，万元</w:t>
            </w:r>
            <w:r>
              <w:rPr>
                <w:rFonts w:ascii="等线" w:eastAsia="等线" w:hAnsi="等线" w:hint="eastAsia"/>
                <w:b/>
                <w:sz w:val="21"/>
                <w:szCs w:val="21"/>
                <w:lang w:eastAsia="zh-CN"/>
              </w:rPr>
              <w:t>)</w:t>
            </w:r>
          </w:p>
        </w:tc>
      </w:tr>
      <w:tr w:rsidR="0057420F" w14:paraId="7CC502A7" w14:textId="77777777">
        <w:trPr>
          <w:trHeight w:val="1784"/>
          <w:jc w:val="center"/>
        </w:trPr>
        <w:tc>
          <w:tcPr>
            <w:tcW w:w="290" w:type="pct"/>
            <w:shd w:val="clear" w:color="auto" w:fill="auto"/>
            <w:vAlign w:val="center"/>
          </w:tcPr>
          <w:p w14:paraId="528B815C" w14:textId="77777777" w:rsidR="0057420F" w:rsidRDefault="0057420F">
            <w:pPr>
              <w:pStyle w:val="af2"/>
              <w:numPr>
                <w:ilvl w:val="0"/>
                <w:numId w:val="11"/>
              </w:numPr>
              <w:spacing w:line="360" w:lineRule="auto"/>
              <w:ind w:firstLineChars="0"/>
              <w:jc w:val="center"/>
              <w:rPr>
                <w:rFonts w:ascii="等线" w:eastAsia="等线" w:hAnsi="等线"/>
                <w:b/>
                <w:bCs/>
                <w:sz w:val="21"/>
                <w:szCs w:val="21"/>
                <w:lang w:eastAsia="zh-CN"/>
              </w:rPr>
            </w:pPr>
          </w:p>
        </w:tc>
        <w:tc>
          <w:tcPr>
            <w:tcW w:w="644" w:type="pct"/>
            <w:shd w:val="clear" w:color="auto" w:fill="auto"/>
            <w:vAlign w:val="center"/>
          </w:tcPr>
          <w:p w14:paraId="39A19932" w14:textId="77777777" w:rsidR="0057420F" w:rsidRDefault="004B6417">
            <w:pPr>
              <w:spacing w:line="300" w:lineRule="exact"/>
              <w:jc w:val="center"/>
              <w:rPr>
                <w:rFonts w:ascii="等线" w:eastAsia="等线" w:hAnsi="等线"/>
                <w:b/>
                <w:bCs/>
                <w:sz w:val="21"/>
                <w:szCs w:val="21"/>
                <w:lang w:eastAsia="zh-CN"/>
              </w:rPr>
            </w:pPr>
            <w:r>
              <w:rPr>
                <w:rFonts w:ascii="Arial" w:hAnsi="Arial" w:cs="Arial"/>
                <w:color w:val="000000"/>
                <w:sz w:val="18"/>
                <w:szCs w:val="18"/>
                <w:lang w:eastAsia="zh-CN"/>
              </w:rPr>
              <w:t>申报资料撰写</w:t>
            </w:r>
          </w:p>
        </w:tc>
        <w:tc>
          <w:tcPr>
            <w:tcW w:w="3006" w:type="pct"/>
            <w:gridSpan w:val="2"/>
            <w:shd w:val="clear" w:color="auto" w:fill="auto"/>
            <w:vAlign w:val="center"/>
          </w:tcPr>
          <w:p w14:paraId="4B75D6CF" w14:textId="77777777" w:rsidR="0057420F" w:rsidRDefault="004B6417">
            <w:pPr>
              <w:tabs>
                <w:tab w:val="right" w:pos="8370"/>
              </w:tabs>
              <w:spacing w:line="276" w:lineRule="auto"/>
              <w:rPr>
                <w:rFonts w:ascii="Arial" w:hAnsi="Arial" w:cs="Arial"/>
                <w:color w:val="000000"/>
                <w:sz w:val="18"/>
                <w:szCs w:val="18"/>
                <w:lang w:eastAsia="zh-CN"/>
              </w:rPr>
            </w:pPr>
            <w:r>
              <w:rPr>
                <w:rFonts w:ascii="Arial" w:hAnsi="Arial" w:cs="Arial"/>
                <w:color w:val="000000"/>
                <w:sz w:val="18"/>
                <w:szCs w:val="18"/>
                <w:lang w:eastAsia="zh-CN"/>
              </w:rPr>
              <w:t>FDA</w:t>
            </w:r>
            <w:r>
              <w:rPr>
                <w:rFonts w:ascii="Arial" w:hAnsi="Arial" w:cs="Arial"/>
                <w:color w:val="000000"/>
                <w:sz w:val="18"/>
                <w:szCs w:val="18"/>
                <w:lang w:eastAsia="zh-CN"/>
              </w:rPr>
              <w:t>申报</w:t>
            </w:r>
            <w:r>
              <w:rPr>
                <w:rFonts w:ascii="Arial" w:hAnsi="Arial" w:cs="Arial" w:hint="eastAsia"/>
                <w:color w:val="000000"/>
                <w:sz w:val="18"/>
                <w:szCs w:val="18"/>
                <w:lang w:eastAsia="zh-CN"/>
              </w:rPr>
              <w:t>：</w:t>
            </w:r>
          </w:p>
          <w:p w14:paraId="3C4EAC25" w14:textId="77777777" w:rsidR="0057420F" w:rsidRDefault="004B6417">
            <w:pPr>
              <w:pStyle w:val="af2"/>
              <w:numPr>
                <w:ilvl w:val="0"/>
                <w:numId w:val="12"/>
              </w:numPr>
              <w:tabs>
                <w:tab w:val="right" w:pos="8370"/>
              </w:tabs>
              <w:spacing w:line="276" w:lineRule="auto"/>
              <w:ind w:firstLineChars="0"/>
              <w:rPr>
                <w:rFonts w:ascii="Arial" w:hAnsi="Arial" w:cs="Arial"/>
                <w:sz w:val="18"/>
                <w:szCs w:val="18"/>
                <w:lang w:eastAsia="zh-CN"/>
              </w:rPr>
            </w:pPr>
            <w:r>
              <w:rPr>
                <w:rFonts w:ascii="Arial" w:hAnsi="Arial" w:cs="Arial"/>
                <w:sz w:val="18"/>
                <w:szCs w:val="18"/>
                <w:lang w:eastAsia="zh-CN"/>
              </w:rPr>
              <w:t>M1 Administrative information</w:t>
            </w:r>
          </w:p>
          <w:p w14:paraId="69DACC84" w14:textId="77777777" w:rsidR="0057420F" w:rsidRDefault="004B6417">
            <w:pPr>
              <w:pStyle w:val="af2"/>
              <w:numPr>
                <w:ilvl w:val="0"/>
                <w:numId w:val="12"/>
              </w:numPr>
              <w:tabs>
                <w:tab w:val="right" w:pos="8370"/>
              </w:tabs>
              <w:spacing w:line="276" w:lineRule="auto"/>
              <w:ind w:firstLineChars="0"/>
              <w:rPr>
                <w:rFonts w:ascii="Arial" w:hAnsi="Arial" w:cs="Arial"/>
                <w:sz w:val="18"/>
                <w:szCs w:val="18"/>
                <w:lang w:eastAsia="zh-CN"/>
              </w:rPr>
            </w:pPr>
            <w:r>
              <w:rPr>
                <w:rFonts w:ascii="Arial" w:hAnsi="Arial" w:cs="Arial"/>
                <w:sz w:val="18"/>
                <w:szCs w:val="18"/>
                <w:lang w:eastAsia="zh-CN"/>
              </w:rPr>
              <w:t>M2 Summaries</w:t>
            </w:r>
          </w:p>
          <w:p w14:paraId="2CA22C29" w14:textId="77777777" w:rsidR="0057420F" w:rsidRDefault="004B6417">
            <w:pPr>
              <w:pStyle w:val="af2"/>
              <w:numPr>
                <w:ilvl w:val="0"/>
                <w:numId w:val="12"/>
              </w:numPr>
              <w:tabs>
                <w:tab w:val="right" w:pos="8370"/>
              </w:tabs>
              <w:ind w:firstLineChars="0"/>
              <w:rPr>
                <w:rFonts w:ascii="Arial" w:hAnsi="Arial" w:cs="Arial"/>
                <w:sz w:val="18"/>
                <w:szCs w:val="18"/>
                <w:lang w:eastAsia="zh-CN"/>
              </w:rPr>
            </w:pPr>
            <w:r>
              <w:rPr>
                <w:rFonts w:ascii="Arial" w:hAnsi="Arial" w:cs="Arial" w:hint="eastAsia"/>
                <w:sz w:val="18"/>
                <w:szCs w:val="18"/>
                <w:lang w:eastAsia="zh-CN"/>
              </w:rPr>
              <w:t>M3 Quality</w:t>
            </w:r>
            <w:del w:id="256" w:author="赵剑" w:date="2025-06-04T10:09:00Z">
              <w:r>
                <w:rPr>
                  <w:rFonts w:ascii="Arial" w:hAnsi="Arial" w:cs="Arial" w:hint="eastAsia"/>
                  <w:sz w:val="18"/>
                  <w:szCs w:val="18"/>
                  <w:lang w:eastAsia="zh-CN"/>
                </w:rPr>
                <w:delText>（</w:delText>
              </w:r>
              <w:r>
                <w:rPr>
                  <w:rFonts w:ascii="Arial" w:hAnsi="Arial" w:cs="Arial" w:hint="eastAsia"/>
                  <w:sz w:val="18"/>
                  <w:szCs w:val="18"/>
                  <w:lang w:eastAsia="zh-CN"/>
                </w:rPr>
                <w:delText>3.2.Body of data</w:delText>
              </w:r>
              <w:r>
                <w:rPr>
                  <w:rFonts w:ascii="Arial" w:hAnsi="Arial" w:cs="Arial" w:hint="eastAsia"/>
                  <w:sz w:val="18"/>
                  <w:szCs w:val="18"/>
                  <w:lang w:eastAsia="zh-CN"/>
                </w:rPr>
                <w:delText>）</w:delText>
              </w:r>
            </w:del>
          </w:p>
          <w:p w14:paraId="4DDB3451" w14:textId="77777777" w:rsidR="0057420F" w:rsidRDefault="004B6417">
            <w:pPr>
              <w:pStyle w:val="af2"/>
              <w:numPr>
                <w:ilvl w:val="0"/>
                <w:numId w:val="12"/>
              </w:numPr>
              <w:tabs>
                <w:tab w:val="right" w:pos="8370"/>
              </w:tabs>
              <w:ind w:firstLineChars="0"/>
              <w:rPr>
                <w:rFonts w:ascii="Arial" w:hAnsi="Arial" w:cs="Arial"/>
                <w:color w:val="000000"/>
                <w:sz w:val="18"/>
                <w:szCs w:val="18"/>
              </w:rPr>
            </w:pPr>
            <w:r>
              <w:rPr>
                <w:rFonts w:ascii="Arial" w:hAnsi="Arial" w:cs="Arial"/>
                <w:sz w:val="18"/>
                <w:szCs w:val="18"/>
                <w:lang w:eastAsia="zh-CN"/>
              </w:rPr>
              <w:t xml:space="preserve">M4 Nonclinical Study Reports </w:t>
            </w:r>
          </w:p>
          <w:p w14:paraId="56DF7303" w14:textId="77777777" w:rsidR="0057420F" w:rsidRDefault="004B6417">
            <w:pPr>
              <w:pStyle w:val="af2"/>
              <w:numPr>
                <w:ilvl w:val="0"/>
                <w:numId w:val="12"/>
              </w:numPr>
              <w:tabs>
                <w:tab w:val="right" w:pos="8370"/>
              </w:tabs>
              <w:ind w:firstLineChars="0"/>
              <w:rPr>
                <w:rFonts w:ascii="Arial" w:hAnsi="Arial" w:cs="Arial"/>
                <w:color w:val="000000"/>
                <w:sz w:val="18"/>
                <w:szCs w:val="18"/>
              </w:rPr>
            </w:pPr>
            <w:r>
              <w:rPr>
                <w:rFonts w:ascii="Arial" w:hAnsi="Arial" w:cs="Arial"/>
                <w:color w:val="000000"/>
                <w:sz w:val="18"/>
                <w:szCs w:val="18"/>
              </w:rPr>
              <w:t xml:space="preserve">M5Clinical Study </w:t>
            </w:r>
            <w:ins w:id="257" w:author="赵剑" w:date="2025-06-04T10:09:00Z">
              <w:r>
                <w:rPr>
                  <w:rFonts w:ascii="Arial" w:hAnsi="Arial" w:cs="Arial" w:hint="eastAsia"/>
                  <w:color w:val="000000"/>
                  <w:sz w:val="18"/>
                  <w:szCs w:val="18"/>
                  <w:lang w:eastAsia="zh-CN"/>
                </w:rPr>
                <w:t>方案</w:t>
              </w:r>
            </w:ins>
            <w:del w:id="258" w:author="赵剑" w:date="2025-06-04T10:09:00Z">
              <w:r>
                <w:rPr>
                  <w:rFonts w:ascii="Arial" w:hAnsi="Arial" w:cs="Arial"/>
                  <w:color w:val="000000"/>
                  <w:sz w:val="18"/>
                  <w:szCs w:val="18"/>
                </w:rPr>
                <w:delText>Reports</w:delText>
              </w:r>
            </w:del>
          </w:p>
          <w:p w14:paraId="4F68A4E5" w14:textId="77777777" w:rsidR="0057420F" w:rsidRDefault="0057420F">
            <w:pPr>
              <w:pStyle w:val="af2"/>
              <w:tabs>
                <w:tab w:val="right" w:pos="8370"/>
              </w:tabs>
              <w:spacing w:line="276" w:lineRule="auto"/>
              <w:ind w:firstLineChars="0" w:firstLine="0"/>
              <w:rPr>
                <w:rFonts w:ascii="等线" w:eastAsia="等线" w:hAnsi="等线"/>
                <w:bCs/>
                <w:sz w:val="21"/>
                <w:szCs w:val="21"/>
                <w:lang w:eastAsia="zh-CN"/>
              </w:rPr>
            </w:pPr>
          </w:p>
        </w:tc>
        <w:tc>
          <w:tcPr>
            <w:tcW w:w="414" w:type="pct"/>
            <w:shd w:val="clear" w:color="auto" w:fill="auto"/>
            <w:vAlign w:val="center"/>
          </w:tcPr>
          <w:p w14:paraId="2E2C275A" w14:textId="77777777" w:rsidR="0057420F" w:rsidRDefault="004B6417">
            <w:pPr>
              <w:spacing w:line="300" w:lineRule="exact"/>
              <w:jc w:val="center"/>
              <w:rPr>
                <w:rFonts w:ascii="等线" w:eastAsia="等线" w:hAnsi="等线"/>
                <w:bCs/>
                <w:sz w:val="21"/>
                <w:szCs w:val="21"/>
                <w:lang w:eastAsia="zh-CN"/>
              </w:rPr>
            </w:pPr>
            <w:r>
              <w:rPr>
                <w:rFonts w:ascii="Arial" w:hAnsi="Arial" w:cs="Arial"/>
                <w:color w:val="000000"/>
                <w:sz w:val="18"/>
                <w:szCs w:val="18"/>
                <w:lang w:eastAsia="zh-CN"/>
              </w:rPr>
              <w:t>3</w:t>
            </w:r>
            <w:r>
              <w:rPr>
                <w:rFonts w:ascii="Arial" w:hAnsi="Arial" w:cs="Arial" w:hint="eastAsia"/>
                <w:color w:val="000000"/>
                <w:sz w:val="18"/>
                <w:szCs w:val="18"/>
                <w:lang w:eastAsia="zh-CN"/>
              </w:rPr>
              <w:t>-</w:t>
            </w:r>
            <w:r>
              <w:rPr>
                <w:rFonts w:ascii="Arial" w:hAnsi="Arial" w:cs="Arial"/>
                <w:color w:val="000000"/>
                <w:sz w:val="18"/>
                <w:szCs w:val="18"/>
                <w:lang w:eastAsia="zh-CN"/>
              </w:rPr>
              <w:t>4</w:t>
            </w:r>
            <w:r>
              <w:rPr>
                <w:rFonts w:ascii="Arial" w:hAnsi="Arial" w:cs="Arial" w:hint="eastAsia"/>
                <w:color w:val="000000"/>
                <w:sz w:val="18"/>
                <w:szCs w:val="18"/>
                <w:lang w:eastAsia="zh-CN"/>
              </w:rPr>
              <w:t>M</w:t>
            </w:r>
          </w:p>
        </w:tc>
        <w:tc>
          <w:tcPr>
            <w:tcW w:w="644" w:type="pct"/>
            <w:shd w:val="clear" w:color="auto" w:fill="auto"/>
            <w:noWrap/>
            <w:vAlign w:val="center"/>
          </w:tcPr>
          <w:p w14:paraId="12079E14" w14:textId="77777777" w:rsidR="0057420F" w:rsidRDefault="004B6417">
            <w:pPr>
              <w:jc w:val="center"/>
              <w:rPr>
                <w:rFonts w:ascii="等线" w:eastAsia="等线" w:hAnsi="等线"/>
                <w:bCs/>
                <w:sz w:val="21"/>
                <w:szCs w:val="21"/>
                <w:lang w:eastAsia="zh-CN"/>
              </w:rPr>
            </w:pPr>
            <w:r>
              <w:rPr>
                <w:rFonts w:ascii="Arial" w:hAnsi="Arial" w:cs="Arial" w:hint="eastAsia"/>
                <w:color w:val="000000"/>
                <w:sz w:val="18"/>
                <w:szCs w:val="18"/>
                <w:lang w:eastAsia="zh-CN"/>
              </w:rPr>
              <w:t>30</w:t>
            </w:r>
          </w:p>
        </w:tc>
      </w:tr>
      <w:tr w:rsidR="0057420F" w14:paraId="0B15D586" w14:textId="77777777">
        <w:trPr>
          <w:trHeight w:val="1784"/>
          <w:jc w:val="center"/>
        </w:trPr>
        <w:tc>
          <w:tcPr>
            <w:tcW w:w="290" w:type="pct"/>
            <w:shd w:val="clear" w:color="auto" w:fill="auto"/>
            <w:vAlign w:val="center"/>
          </w:tcPr>
          <w:p w14:paraId="26A04DAB" w14:textId="77777777" w:rsidR="0057420F" w:rsidRDefault="0057420F">
            <w:pPr>
              <w:pStyle w:val="af2"/>
              <w:numPr>
                <w:ilvl w:val="0"/>
                <w:numId w:val="11"/>
              </w:numPr>
              <w:spacing w:line="360" w:lineRule="auto"/>
              <w:ind w:firstLineChars="0"/>
              <w:jc w:val="center"/>
              <w:rPr>
                <w:rFonts w:ascii="等线" w:eastAsia="等线" w:hAnsi="等线"/>
                <w:b/>
                <w:bCs/>
                <w:sz w:val="21"/>
                <w:szCs w:val="21"/>
                <w:lang w:eastAsia="zh-CN"/>
              </w:rPr>
            </w:pPr>
          </w:p>
        </w:tc>
        <w:tc>
          <w:tcPr>
            <w:tcW w:w="644" w:type="pct"/>
            <w:shd w:val="clear" w:color="auto" w:fill="auto"/>
            <w:vAlign w:val="center"/>
          </w:tcPr>
          <w:p w14:paraId="6ED06386" w14:textId="77777777" w:rsidR="0057420F" w:rsidRDefault="004B6417">
            <w:pPr>
              <w:spacing w:line="300" w:lineRule="exact"/>
              <w:jc w:val="center"/>
              <w:rPr>
                <w:rFonts w:ascii="等线" w:eastAsia="等线" w:hAnsi="等线"/>
                <w:b/>
                <w:bCs/>
                <w:sz w:val="21"/>
                <w:szCs w:val="21"/>
                <w:lang w:eastAsia="zh-CN"/>
              </w:rPr>
            </w:pPr>
            <w:r>
              <w:rPr>
                <w:rFonts w:ascii="Arial" w:hAnsi="Arial" w:cs="Arial"/>
                <w:color w:val="000000"/>
                <w:sz w:val="18"/>
                <w:szCs w:val="18"/>
                <w:lang w:eastAsia="zh-CN"/>
              </w:rPr>
              <w:t>申报</w:t>
            </w:r>
            <w:r>
              <w:rPr>
                <w:rFonts w:ascii="Arial" w:hAnsi="Arial" w:cs="Arial" w:hint="eastAsia"/>
                <w:color w:val="000000"/>
                <w:sz w:val="18"/>
                <w:szCs w:val="18"/>
                <w:lang w:eastAsia="zh-CN"/>
              </w:rPr>
              <w:t>资料整理和递交</w:t>
            </w:r>
          </w:p>
        </w:tc>
        <w:tc>
          <w:tcPr>
            <w:tcW w:w="3006" w:type="pct"/>
            <w:gridSpan w:val="2"/>
            <w:shd w:val="clear" w:color="auto" w:fill="auto"/>
            <w:vAlign w:val="center"/>
          </w:tcPr>
          <w:p w14:paraId="1F1ED80D"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rPr>
                <w:rFonts w:ascii="Arial" w:hAnsi="Arial" w:cs="Arial" w:hint="eastAsia"/>
                <w:color w:val="000000"/>
                <w:sz w:val="18"/>
                <w:szCs w:val="18"/>
                <w:lang w:eastAsia="zh-CN"/>
              </w:rPr>
              <w:t>1.Pre-IND</w:t>
            </w:r>
            <w:r>
              <w:rPr>
                <w:rFonts w:ascii="Arial" w:hAnsi="Arial" w:cs="Arial" w:hint="eastAsia"/>
                <w:color w:val="000000"/>
                <w:sz w:val="18"/>
                <w:szCs w:val="18"/>
                <w:lang w:eastAsia="zh-CN"/>
              </w:rPr>
              <w:t>资料汇总</w:t>
            </w:r>
            <w:ins w:id="259" w:author="hzhong126@gmail.com" w:date="2025-05-24T07:20:00Z">
              <w:r>
                <w:rPr>
                  <w:rFonts w:ascii="Arial" w:hAnsi="Arial" w:cs="Arial" w:hint="eastAsia"/>
                  <w:color w:val="000000"/>
                  <w:sz w:val="18"/>
                  <w:szCs w:val="18"/>
                  <w:lang w:eastAsia="zh-CN"/>
                </w:rPr>
                <w:t>与</w:t>
              </w:r>
              <w:r>
                <w:rPr>
                  <w:rFonts w:ascii="Arial" w:hAnsi="Arial" w:cs="Arial" w:hint="eastAsia"/>
                  <w:color w:val="000000"/>
                  <w:sz w:val="18"/>
                  <w:szCs w:val="18"/>
                  <w:lang w:eastAsia="zh-CN"/>
                </w:rPr>
                <w:t xml:space="preserve">FDA </w:t>
              </w:r>
            </w:ins>
            <w:ins w:id="260" w:author="hzhong126@gmail.com" w:date="2025-05-24T07:21:00Z">
              <w:r>
                <w:rPr>
                  <w:rFonts w:ascii="Arial" w:hAnsi="Arial" w:cs="Arial" w:hint="eastAsia"/>
                  <w:color w:val="000000"/>
                  <w:sz w:val="18"/>
                  <w:szCs w:val="18"/>
                  <w:lang w:eastAsia="zh-CN"/>
                </w:rPr>
                <w:t>沟通</w:t>
              </w:r>
            </w:ins>
          </w:p>
          <w:p w14:paraId="6AB55089"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rPr>
                <w:rFonts w:ascii="Arial" w:hAnsi="Arial" w:cs="Arial" w:hint="eastAsia"/>
                <w:color w:val="000000"/>
                <w:sz w:val="18"/>
                <w:szCs w:val="18"/>
                <w:lang w:eastAsia="zh-CN"/>
              </w:rPr>
              <w:t>2.Pre-IND eCTD</w:t>
            </w:r>
            <w:r>
              <w:rPr>
                <w:rFonts w:ascii="Arial" w:hAnsi="Arial" w:cs="Arial" w:hint="eastAsia"/>
                <w:color w:val="000000"/>
                <w:sz w:val="18"/>
                <w:szCs w:val="18"/>
                <w:lang w:eastAsia="zh-CN"/>
              </w:rPr>
              <w:t>文件制作、递交</w:t>
            </w:r>
            <w:r>
              <w:rPr>
                <w:rFonts w:ascii="Arial" w:hAnsi="Arial" w:cs="Arial" w:hint="eastAsia"/>
                <w:color w:val="000000"/>
                <w:sz w:val="18"/>
                <w:szCs w:val="18"/>
                <w:lang w:eastAsia="zh-CN"/>
              </w:rPr>
              <w:tab/>
            </w:r>
          </w:p>
          <w:p w14:paraId="4F71B1BC"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rPr>
                <w:rFonts w:ascii="Arial" w:hAnsi="Arial" w:cs="Arial" w:hint="eastAsia"/>
                <w:color w:val="000000"/>
                <w:sz w:val="18"/>
                <w:szCs w:val="18"/>
                <w:lang w:eastAsia="zh-CN"/>
              </w:rPr>
              <w:t xml:space="preserve">3.M1 </w:t>
            </w:r>
            <w:r>
              <w:rPr>
                <w:rFonts w:ascii="Arial" w:hAnsi="Arial" w:cs="Arial" w:hint="eastAsia"/>
                <w:color w:val="000000"/>
                <w:sz w:val="18"/>
                <w:szCs w:val="18"/>
                <w:lang w:eastAsia="zh-CN"/>
              </w:rPr>
              <w:t>行政信息汇总</w:t>
            </w:r>
          </w:p>
          <w:p w14:paraId="18D27DC1"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rPr>
                <w:rFonts w:ascii="Arial" w:hAnsi="Arial" w:cs="Arial" w:hint="eastAsia"/>
                <w:color w:val="000000"/>
                <w:sz w:val="18"/>
                <w:szCs w:val="18"/>
                <w:lang w:eastAsia="zh-CN"/>
              </w:rPr>
              <w:t>4.IND</w:t>
            </w:r>
            <w:r>
              <w:rPr>
                <w:rFonts w:ascii="Arial" w:hAnsi="Arial" w:cs="Arial" w:hint="eastAsia"/>
                <w:color w:val="000000"/>
                <w:sz w:val="18"/>
                <w:szCs w:val="18"/>
                <w:lang w:eastAsia="zh-CN"/>
              </w:rPr>
              <w:t>申报资料电子化制作</w:t>
            </w:r>
            <w:r>
              <w:rPr>
                <w:rFonts w:ascii="Arial" w:hAnsi="Arial" w:cs="Arial" w:hint="eastAsia"/>
                <w:color w:val="000000"/>
                <w:sz w:val="18"/>
                <w:szCs w:val="18"/>
                <w:lang w:eastAsia="zh-CN"/>
              </w:rPr>
              <w:t>(M1-M5)</w:t>
            </w:r>
          </w:p>
          <w:p w14:paraId="5CE78031" w14:textId="77777777" w:rsidR="0057420F" w:rsidRDefault="004B6417">
            <w:pPr>
              <w:pStyle w:val="af2"/>
              <w:numPr>
                <w:ilvl w:val="0"/>
                <w:numId w:val="13"/>
              </w:numPr>
              <w:tabs>
                <w:tab w:val="right" w:pos="8370"/>
              </w:tabs>
              <w:spacing w:line="276" w:lineRule="auto"/>
              <w:ind w:firstLineChars="0"/>
              <w:rPr>
                <w:rFonts w:ascii="等线" w:eastAsia="等线" w:hAnsi="等线"/>
                <w:bCs/>
                <w:sz w:val="21"/>
                <w:szCs w:val="21"/>
                <w:lang w:eastAsia="zh-CN"/>
              </w:rPr>
            </w:pPr>
            <w:r>
              <w:rPr>
                <w:rFonts w:ascii="Arial" w:hAnsi="Arial" w:cs="Arial" w:hint="eastAsia"/>
                <w:color w:val="000000"/>
                <w:sz w:val="18"/>
                <w:szCs w:val="18"/>
                <w:lang w:eastAsia="zh-CN"/>
              </w:rPr>
              <w:t xml:space="preserve">5. </w:t>
            </w:r>
            <w:proofErr w:type="spellStart"/>
            <w:r>
              <w:rPr>
                <w:rFonts w:ascii="Arial" w:hAnsi="Arial" w:cs="Arial" w:hint="eastAsia"/>
                <w:color w:val="000000"/>
                <w:sz w:val="18"/>
                <w:szCs w:val="18"/>
                <w:lang w:eastAsia="zh-CN"/>
              </w:rPr>
              <w:t>cCTD</w:t>
            </w:r>
            <w:proofErr w:type="spellEnd"/>
            <w:r>
              <w:rPr>
                <w:rFonts w:ascii="Arial" w:hAnsi="Arial" w:cs="Arial" w:hint="eastAsia"/>
                <w:color w:val="000000"/>
                <w:sz w:val="18"/>
                <w:szCs w:val="18"/>
                <w:lang w:eastAsia="zh-CN"/>
              </w:rPr>
              <w:t>的审核、封装、验证、提交</w:t>
            </w:r>
            <w:ins w:id="261" w:author="hzhong126@gmail.com" w:date="2025-05-24T07:43:00Z">
              <w:r>
                <w:rPr>
                  <w:rFonts w:ascii="Arial" w:hAnsi="Arial" w:cs="Arial" w:hint="eastAsia"/>
                  <w:color w:val="000000"/>
                  <w:sz w:val="18"/>
                  <w:szCs w:val="18"/>
                  <w:lang w:eastAsia="zh-CN"/>
                </w:rPr>
                <w:t>与</w:t>
              </w:r>
              <w:r>
                <w:rPr>
                  <w:rFonts w:ascii="Arial" w:hAnsi="Arial" w:cs="Arial" w:hint="eastAsia"/>
                  <w:color w:val="000000"/>
                  <w:sz w:val="18"/>
                  <w:szCs w:val="18"/>
                  <w:lang w:eastAsia="zh-CN"/>
                </w:rPr>
                <w:t xml:space="preserve"> FDA </w:t>
              </w:r>
              <w:r>
                <w:rPr>
                  <w:rFonts w:ascii="Arial" w:hAnsi="Arial" w:cs="Arial" w:hint="eastAsia"/>
                  <w:color w:val="000000"/>
                  <w:sz w:val="18"/>
                  <w:szCs w:val="18"/>
                  <w:lang w:eastAsia="zh-CN"/>
                </w:rPr>
                <w:t>沟通</w:t>
              </w:r>
            </w:ins>
          </w:p>
        </w:tc>
        <w:tc>
          <w:tcPr>
            <w:tcW w:w="414" w:type="pct"/>
            <w:shd w:val="clear" w:color="auto" w:fill="auto"/>
            <w:vAlign w:val="center"/>
          </w:tcPr>
          <w:p w14:paraId="133F388C" w14:textId="77777777" w:rsidR="0057420F" w:rsidRDefault="004B6417">
            <w:pPr>
              <w:spacing w:line="300" w:lineRule="exact"/>
              <w:jc w:val="center"/>
              <w:rPr>
                <w:rFonts w:ascii="等线" w:eastAsia="等线" w:hAnsi="等线"/>
                <w:bCs/>
                <w:sz w:val="21"/>
                <w:szCs w:val="21"/>
                <w:lang w:eastAsia="zh-CN"/>
              </w:rPr>
            </w:pPr>
            <w:r>
              <w:rPr>
                <w:rFonts w:ascii="Arial" w:hAnsi="Arial" w:cs="Arial"/>
                <w:color w:val="000000"/>
                <w:sz w:val="18"/>
                <w:szCs w:val="18"/>
                <w:lang w:eastAsia="zh-CN"/>
              </w:rPr>
              <w:t>3</w:t>
            </w:r>
            <w:r>
              <w:rPr>
                <w:rFonts w:ascii="Arial" w:hAnsi="Arial" w:cs="Arial" w:hint="eastAsia"/>
                <w:color w:val="000000"/>
                <w:sz w:val="18"/>
                <w:szCs w:val="18"/>
                <w:lang w:eastAsia="zh-CN"/>
              </w:rPr>
              <w:t>-</w:t>
            </w:r>
            <w:r>
              <w:rPr>
                <w:rFonts w:ascii="Arial" w:hAnsi="Arial" w:cs="Arial"/>
                <w:color w:val="000000"/>
                <w:sz w:val="18"/>
                <w:szCs w:val="18"/>
                <w:lang w:eastAsia="zh-CN"/>
              </w:rPr>
              <w:t>4</w:t>
            </w:r>
            <w:r>
              <w:rPr>
                <w:rFonts w:ascii="Arial" w:hAnsi="Arial" w:cs="Arial" w:hint="eastAsia"/>
                <w:color w:val="000000"/>
                <w:sz w:val="18"/>
                <w:szCs w:val="18"/>
                <w:lang w:eastAsia="zh-CN"/>
              </w:rPr>
              <w:t>M</w:t>
            </w:r>
          </w:p>
        </w:tc>
        <w:tc>
          <w:tcPr>
            <w:tcW w:w="644" w:type="pct"/>
            <w:shd w:val="clear" w:color="auto" w:fill="auto"/>
            <w:noWrap/>
            <w:vAlign w:val="center"/>
          </w:tcPr>
          <w:p w14:paraId="7B6920A2" w14:textId="77777777" w:rsidR="0057420F" w:rsidRDefault="004B6417">
            <w:pPr>
              <w:jc w:val="center"/>
              <w:rPr>
                <w:rFonts w:ascii="等线" w:eastAsia="等线" w:hAnsi="等线"/>
                <w:bCs/>
                <w:sz w:val="21"/>
                <w:szCs w:val="21"/>
                <w:lang w:eastAsia="zh-CN"/>
              </w:rPr>
            </w:pPr>
            <w:r>
              <w:rPr>
                <w:rFonts w:ascii="等线" w:eastAsia="等线" w:hAnsi="等线" w:hint="eastAsia"/>
                <w:bCs/>
                <w:sz w:val="21"/>
                <w:szCs w:val="21"/>
                <w:lang w:eastAsia="zh-CN"/>
              </w:rPr>
              <w:t>40</w:t>
            </w:r>
          </w:p>
        </w:tc>
      </w:tr>
      <w:tr w:rsidR="0057420F" w14:paraId="4D5D1B6D" w14:textId="77777777">
        <w:trPr>
          <w:trHeight w:val="552"/>
          <w:jc w:val="center"/>
        </w:trPr>
        <w:tc>
          <w:tcPr>
            <w:tcW w:w="5000" w:type="pct"/>
            <w:gridSpan w:val="6"/>
            <w:shd w:val="clear" w:color="auto" w:fill="auto"/>
            <w:vAlign w:val="center"/>
          </w:tcPr>
          <w:p w14:paraId="609D133F" w14:textId="77777777" w:rsidR="0057420F" w:rsidRDefault="004B6417">
            <w:pPr>
              <w:spacing w:line="300" w:lineRule="auto"/>
              <w:rPr>
                <w:rFonts w:ascii="等线" w:eastAsia="等线" w:hAnsi="等线"/>
                <w:b/>
                <w:sz w:val="21"/>
                <w:szCs w:val="21"/>
                <w:lang w:eastAsia="zh-CN"/>
              </w:rPr>
            </w:pPr>
            <w:r>
              <w:rPr>
                <w:rFonts w:ascii="等线" w:eastAsia="等线" w:hAnsi="等线"/>
                <w:b/>
                <w:sz w:val="21"/>
                <w:szCs w:val="21"/>
                <w:lang w:eastAsia="zh-CN"/>
              </w:rPr>
              <w:t>优惠价格：</w:t>
            </w:r>
            <w:r>
              <w:rPr>
                <w:rFonts w:ascii="等线" w:eastAsia="等线" w:hAnsi="等线" w:hint="eastAsia"/>
                <w:b/>
                <w:sz w:val="21"/>
                <w:szCs w:val="21"/>
                <w:lang w:eastAsia="zh-CN"/>
              </w:rPr>
              <w:t>人民币</w:t>
            </w:r>
            <w:r>
              <w:rPr>
                <w:rFonts w:ascii="等线" w:eastAsia="等线" w:hAnsi="等线" w:hint="eastAsia"/>
                <w:b/>
                <w:sz w:val="21"/>
                <w:szCs w:val="21"/>
                <w:lang w:eastAsia="zh-CN"/>
              </w:rPr>
              <w:t xml:space="preserve">  70</w:t>
            </w:r>
            <w:r>
              <w:rPr>
                <w:rFonts w:ascii="等线" w:eastAsia="等线" w:hAnsi="等线" w:hint="eastAsia"/>
                <w:b/>
                <w:color w:val="FF0000"/>
                <w:sz w:val="21"/>
                <w:szCs w:val="21"/>
                <w:lang w:eastAsia="zh-CN"/>
              </w:rPr>
              <w:t xml:space="preserve">  </w:t>
            </w:r>
            <w:r>
              <w:rPr>
                <w:rFonts w:ascii="等线" w:eastAsia="等线" w:hAnsi="等线"/>
                <w:b/>
                <w:sz w:val="21"/>
                <w:szCs w:val="21"/>
                <w:lang w:eastAsia="zh-CN"/>
              </w:rPr>
              <w:t>万整（含</w:t>
            </w:r>
            <w:r>
              <w:rPr>
                <w:rFonts w:ascii="等线" w:eastAsia="等线" w:hAnsi="等线"/>
                <w:b/>
                <w:sz w:val="21"/>
                <w:szCs w:val="21"/>
                <w:lang w:eastAsia="zh-CN"/>
              </w:rPr>
              <w:t>6%</w:t>
            </w:r>
            <w:r>
              <w:rPr>
                <w:rFonts w:ascii="等线" w:eastAsia="等线" w:hAnsi="等线"/>
                <w:b/>
                <w:sz w:val="21"/>
                <w:szCs w:val="21"/>
                <w:lang w:eastAsia="zh-CN"/>
              </w:rPr>
              <w:t>增值税）</w:t>
            </w:r>
          </w:p>
        </w:tc>
      </w:tr>
      <w:tr w:rsidR="0057420F" w14:paraId="2C36F45F" w14:textId="77777777">
        <w:trPr>
          <w:trHeight w:val="552"/>
          <w:jc w:val="center"/>
        </w:trPr>
        <w:tc>
          <w:tcPr>
            <w:tcW w:w="5000" w:type="pct"/>
            <w:gridSpan w:val="6"/>
            <w:shd w:val="clear" w:color="auto" w:fill="auto"/>
            <w:vAlign w:val="center"/>
          </w:tcPr>
          <w:p w14:paraId="5DF49602" w14:textId="77777777" w:rsidR="0057420F" w:rsidRDefault="004B6417">
            <w:pPr>
              <w:pStyle w:val="Default"/>
              <w:spacing w:line="360" w:lineRule="auto"/>
              <w:rPr>
                <w:rFonts w:ascii="等线" w:eastAsia="等线" w:hAnsi="等线" w:cs="Times New Roman"/>
                <w:color w:val="auto"/>
                <w:sz w:val="21"/>
                <w:szCs w:val="21"/>
              </w:rPr>
            </w:pPr>
            <w:r>
              <w:rPr>
                <w:rFonts w:ascii="等线" w:eastAsia="等线" w:hAnsi="等线" w:cs="Times New Roman"/>
                <w:color w:val="auto"/>
                <w:sz w:val="21"/>
                <w:szCs w:val="21"/>
              </w:rPr>
              <w:t>备注：</w:t>
            </w:r>
          </w:p>
          <w:p w14:paraId="209C0BB7"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rPr>
                <w:rFonts w:ascii="等线" w:eastAsia="等线" w:hAnsi="等线"/>
                <w:sz w:val="21"/>
                <w:szCs w:val="21"/>
                <w:u w:color="000000"/>
                <w:lang w:eastAsia="zh-CN"/>
              </w:rPr>
              <w:t>付款方式：见合同</w:t>
            </w:r>
            <w:r>
              <w:rPr>
                <w:rFonts w:ascii="等线" w:eastAsia="等线" w:hAnsi="等线" w:hint="eastAsia"/>
                <w:sz w:val="21"/>
                <w:szCs w:val="21"/>
                <w:u w:color="000000"/>
                <w:lang w:eastAsia="zh-CN"/>
              </w:rPr>
              <w:t>；</w:t>
            </w:r>
          </w:p>
          <w:p w14:paraId="2C934403"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rPr>
                <w:rFonts w:ascii="等线" w:eastAsia="等线" w:hAnsi="等线"/>
                <w:sz w:val="21"/>
                <w:szCs w:val="21"/>
                <w:u w:color="000000"/>
                <w:lang w:eastAsia="zh-CN"/>
              </w:rPr>
              <w:t>运费：此报价不含任何</w:t>
            </w:r>
            <w:proofErr w:type="gramStart"/>
            <w:r>
              <w:rPr>
                <w:rFonts w:ascii="等线" w:eastAsia="等线" w:hAnsi="等线"/>
                <w:sz w:val="21"/>
                <w:szCs w:val="21"/>
                <w:u w:color="000000"/>
                <w:lang w:eastAsia="zh-CN"/>
              </w:rPr>
              <w:t>供试品</w:t>
            </w:r>
            <w:proofErr w:type="gramEnd"/>
            <w:r>
              <w:rPr>
                <w:rFonts w:ascii="等线" w:eastAsia="等线" w:hAnsi="等线"/>
                <w:sz w:val="21"/>
                <w:szCs w:val="21"/>
                <w:u w:color="000000"/>
                <w:lang w:eastAsia="zh-CN"/>
              </w:rPr>
              <w:t>/</w:t>
            </w:r>
            <w:r>
              <w:rPr>
                <w:rFonts w:ascii="等线" w:eastAsia="等线" w:hAnsi="等线"/>
                <w:sz w:val="21"/>
                <w:szCs w:val="21"/>
                <w:u w:color="000000"/>
                <w:lang w:eastAsia="zh-CN"/>
              </w:rPr>
              <w:t>样品寄送及寄送相关的费用，如运费、关税等（参考寄货指南）</w:t>
            </w:r>
            <w:r>
              <w:rPr>
                <w:rFonts w:ascii="等线" w:eastAsia="等线" w:hAnsi="等线" w:hint="eastAsia"/>
                <w:sz w:val="21"/>
                <w:szCs w:val="21"/>
                <w:u w:color="000000"/>
                <w:lang w:eastAsia="zh-CN"/>
              </w:rPr>
              <w:t>；</w:t>
            </w:r>
          </w:p>
          <w:p w14:paraId="337A0442"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rPr>
                <w:rFonts w:ascii="等线" w:eastAsia="等线" w:hAnsi="等线"/>
                <w:sz w:val="21"/>
                <w:szCs w:val="21"/>
                <w:u w:color="000000"/>
                <w:lang w:eastAsia="zh-CN"/>
              </w:rPr>
              <w:t>以上报价为初步报价，随着获取更多</w:t>
            </w:r>
            <w:proofErr w:type="gramStart"/>
            <w:r>
              <w:rPr>
                <w:rFonts w:ascii="等线" w:eastAsia="等线" w:hAnsi="等线"/>
                <w:sz w:val="21"/>
                <w:szCs w:val="21"/>
                <w:u w:color="000000"/>
                <w:lang w:eastAsia="zh-CN"/>
              </w:rPr>
              <w:t>供试品信息</w:t>
            </w:r>
            <w:proofErr w:type="gramEnd"/>
            <w:r>
              <w:rPr>
                <w:rFonts w:ascii="等线" w:eastAsia="等线" w:hAnsi="等线"/>
                <w:sz w:val="21"/>
                <w:szCs w:val="21"/>
                <w:u w:color="000000"/>
                <w:lang w:eastAsia="zh-CN"/>
              </w:rPr>
              <w:t>，研究纲要乃至报价有可能会被调整</w:t>
            </w:r>
            <w:r>
              <w:rPr>
                <w:rFonts w:ascii="等线" w:eastAsia="等线" w:hAnsi="等线" w:hint="eastAsia"/>
                <w:sz w:val="21"/>
                <w:szCs w:val="21"/>
                <w:u w:color="000000"/>
                <w:lang w:eastAsia="zh-CN"/>
              </w:rPr>
              <w:t>；</w:t>
            </w:r>
          </w:p>
          <w:p w14:paraId="6C9B3226"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rPr>
                <w:rFonts w:ascii="等线" w:eastAsia="等线" w:hAnsi="等线"/>
                <w:sz w:val="21"/>
                <w:szCs w:val="21"/>
                <w:u w:color="000000"/>
                <w:lang w:eastAsia="zh-CN"/>
              </w:rPr>
              <w:t>此报价单的内容均为保密信息，未经受托方书面授权，委托方不得透露、使用、复制及其他途径泄露此报价单内容，否则将承担法律责任。</w:t>
            </w:r>
          </w:p>
          <w:p w14:paraId="401DE171" w14:textId="77777777" w:rsidR="0057420F" w:rsidRDefault="0057420F">
            <w:pPr>
              <w:pStyle w:val="Default"/>
              <w:spacing w:line="360" w:lineRule="auto"/>
              <w:ind w:firstLineChars="200" w:firstLine="420"/>
              <w:rPr>
                <w:rFonts w:ascii="等线" w:eastAsia="等线" w:hAnsi="等线" w:cs="Times New Roman"/>
                <w:color w:val="auto"/>
                <w:sz w:val="21"/>
                <w:szCs w:val="21"/>
              </w:rPr>
            </w:pPr>
          </w:p>
        </w:tc>
      </w:tr>
      <w:tr w:rsidR="0057420F" w14:paraId="2DAE4166" w14:textId="77777777">
        <w:trPr>
          <w:trHeight w:val="670"/>
          <w:jc w:val="center"/>
        </w:trPr>
        <w:tc>
          <w:tcPr>
            <w:tcW w:w="5000" w:type="pct"/>
            <w:gridSpan w:val="6"/>
            <w:shd w:val="clear" w:color="auto" w:fill="auto"/>
            <w:vAlign w:val="center"/>
          </w:tcPr>
          <w:p w14:paraId="307B1F02" w14:textId="77777777" w:rsidR="0057420F" w:rsidRDefault="004B6417">
            <w:pPr>
              <w:spacing w:line="300" w:lineRule="auto"/>
              <w:rPr>
                <w:rFonts w:ascii="等线" w:eastAsia="等线" w:hAnsi="等线"/>
                <w:b/>
                <w:sz w:val="21"/>
                <w:szCs w:val="21"/>
                <w:lang w:eastAsia="zh-CN"/>
              </w:rPr>
            </w:pPr>
            <w:r>
              <w:rPr>
                <w:rFonts w:ascii="等线" w:eastAsia="等线" w:hAnsi="等线" w:hint="eastAsia"/>
                <w:b/>
                <w:bCs/>
                <w:sz w:val="21"/>
                <w:szCs w:val="21"/>
                <w:lang w:eastAsia="zh-CN"/>
              </w:rPr>
              <w:lastRenderedPageBreak/>
              <w:t>报价有效期：一个月，报价日期：</w:t>
            </w:r>
            <w:r>
              <w:rPr>
                <w:rFonts w:ascii="等线" w:eastAsia="等线" w:hAnsi="等线" w:hint="eastAsia"/>
                <w:b/>
                <w:bCs/>
                <w:sz w:val="21"/>
                <w:szCs w:val="21"/>
                <w:lang w:eastAsia="zh-CN"/>
              </w:rPr>
              <w:t>2025-05-21</w:t>
            </w:r>
            <w:r>
              <w:rPr>
                <w:rFonts w:ascii="等线" w:eastAsia="等线" w:hAnsi="等线" w:hint="eastAsia"/>
                <w:b/>
                <w:bCs/>
                <w:sz w:val="21"/>
                <w:szCs w:val="21"/>
                <w:lang w:eastAsia="zh-CN"/>
              </w:rPr>
              <w:t>。</w:t>
            </w:r>
          </w:p>
        </w:tc>
      </w:tr>
    </w:tbl>
    <w:p w14:paraId="2A69805D" w14:textId="77777777" w:rsidR="0057420F" w:rsidRDefault="0057420F">
      <w:pPr>
        <w:numPr>
          <w:ilvl w:val="255"/>
          <w:numId w:val="0"/>
        </w:numPr>
        <w:ind w:firstLine="592"/>
        <w:rPr>
          <w:lang w:eastAsia="zh-CN"/>
        </w:rPr>
      </w:pPr>
    </w:p>
    <w:sectPr w:rsidR="0057420F">
      <w:pgSz w:w="11900" w:h="16840"/>
      <w:pgMar w:top="1588" w:right="1440" w:bottom="1588" w:left="1440" w:header="851" w:footer="992" w:gutter="0"/>
      <w:cols w:space="720"/>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6" w:author="Lenovo" w:date="2025-03-27T17:13:00Z" w:initials="L">
    <w:p w14:paraId="4E4DEFA7" w14:textId="77777777" w:rsidR="0057420F" w:rsidRDefault="004B6417">
      <w:pPr>
        <w:pStyle w:val="a3"/>
      </w:pPr>
      <w:r>
        <w:rPr>
          <w:rFonts w:hint="eastAsia"/>
        </w:rPr>
        <w:t>甲乙没有这么齐全的研究资料</w:t>
      </w:r>
    </w:p>
  </w:comment>
  <w:comment w:id="57" w:author="赵剑" w:date="2025-04-24T15:08:00Z" w:initials="赵剑">
    <w:p w14:paraId="1EEFA606" w14:textId="77777777" w:rsidR="0057420F" w:rsidRDefault="004B6417">
      <w:pPr>
        <w:pStyle w:val="a3"/>
      </w:pPr>
      <w:r>
        <w:rPr>
          <w:rFonts w:hint="eastAsia"/>
        </w:rPr>
        <w:t>不一定严格按照这个要求提交试验资料，只是我们期望有的，有</w:t>
      </w:r>
      <w:proofErr w:type="gramStart"/>
      <w:r>
        <w:rPr>
          <w:rFonts w:hint="eastAsia"/>
        </w:rPr>
        <w:t>多少提供</w:t>
      </w:r>
      <w:proofErr w:type="gramEnd"/>
      <w:r>
        <w:rPr>
          <w:rFonts w:hint="eastAsia"/>
        </w:rPr>
        <w:t>多少即可，</w:t>
      </w:r>
      <w:proofErr w:type="gramStart"/>
      <w:r>
        <w:rPr>
          <w:rFonts w:hint="eastAsia"/>
        </w:rPr>
        <w:t>不</w:t>
      </w:r>
      <w:proofErr w:type="gramEnd"/>
      <w:r>
        <w:rPr>
          <w:rFonts w:hint="eastAsia"/>
        </w:rPr>
        <w:t>强制性的。</w:t>
      </w:r>
    </w:p>
  </w:comment>
  <w:comment w:id="121" w:author="Lenovo" w:date="2025-03-27T19:52:00Z" w:initials="L">
    <w:p w14:paraId="6AC0EB2D" w14:textId="77777777" w:rsidR="0057420F" w:rsidRDefault="004B6417">
      <w:pPr>
        <w:pStyle w:val="a3"/>
      </w:pPr>
      <w:r>
        <w:rPr>
          <w:rFonts w:hint="eastAsia"/>
        </w:rPr>
        <w:t>希望有一种机制，尽早开始毒理研究，毒理过程中一旦发现明显毒性，乙方应该立即告知甲方，并且允许甲方叫停整个合同</w:t>
      </w:r>
    </w:p>
  </w:comment>
  <w:comment w:id="122" w:author="赵剑" w:date="2025-04-24T17:05:00Z" w:initials="赵剑">
    <w:p w14:paraId="060B03A1" w14:textId="77777777" w:rsidR="0057420F" w:rsidRDefault="004B6417">
      <w:pPr>
        <w:pStyle w:val="a3"/>
      </w:pPr>
      <w:r>
        <w:rPr>
          <w:rFonts w:hint="eastAsia"/>
        </w:rPr>
        <w:t>我们在付第二期款之前，收到安评批样品后，先做一下大鼠和</w:t>
      </w:r>
      <w:proofErr w:type="gramStart"/>
      <w:r>
        <w:rPr>
          <w:rFonts w:hint="eastAsia"/>
        </w:rPr>
        <w:t>犬的</w:t>
      </w:r>
      <w:proofErr w:type="gramEnd"/>
      <w:r>
        <w:rPr>
          <w:rFonts w:hint="eastAsia"/>
        </w:rPr>
        <w:t>DRF</w:t>
      </w:r>
      <w:r>
        <w:rPr>
          <w:rFonts w:hint="eastAsia"/>
        </w:rPr>
        <w:t>实验，做完以后再付第二期款，如果毒性比较大可以都暂停。</w:t>
      </w:r>
    </w:p>
  </w:comment>
  <w:comment w:id="139" w:author="Lenovo" w:date="2025-03-27T19:45:00Z" w:initials="L">
    <w:p w14:paraId="6F96E8A3" w14:textId="77777777" w:rsidR="0057420F" w:rsidRDefault="004B6417">
      <w:pPr>
        <w:pStyle w:val="a3"/>
      </w:pPr>
      <w:r>
        <w:rPr>
          <w:rFonts w:hint="eastAsia"/>
        </w:rPr>
        <w:t>是否留一部分，在甲方</w:t>
      </w:r>
      <w:r>
        <w:rPr>
          <w:rFonts w:hint="eastAsia"/>
        </w:rPr>
        <w:t>IND</w:t>
      </w:r>
      <w:r>
        <w:rPr>
          <w:rFonts w:hint="eastAsia"/>
        </w:rPr>
        <w:t>申报成功之后再付？</w:t>
      </w:r>
    </w:p>
  </w:comment>
  <w:comment w:id="140" w:author="赵剑" w:date="2025-04-24T17:21:00Z" w:initials="赵剑">
    <w:p w14:paraId="0B67BB6A" w14:textId="77777777" w:rsidR="0057420F" w:rsidRDefault="004B6417">
      <w:pPr>
        <w:pStyle w:val="a3"/>
      </w:pPr>
      <w:r>
        <w:rPr>
          <w:rFonts w:hint="eastAsia"/>
        </w:rPr>
        <w:t>我们会一直配合您们申报的，如果不放心我们也加了一笔尾款，等到</w:t>
      </w:r>
      <w:r>
        <w:rPr>
          <w:rFonts w:hint="eastAsia"/>
        </w:rPr>
        <w:t>IND</w:t>
      </w:r>
      <w:r>
        <w:rPr>
          <w:rFonts w:hint="eastAsia"/>
        </w:rPr>
        <w:t>获批后支付，但前提是不能拖太久才去报</w:t>
      </w:r>
      <w:r>
        <w:rPr>
          <w:rFonts w:hint="eastAsia"/>
        </w:rPr>
        <w:t>FDA</w:t>
      </w:r>
      <w:r>
        <w:rPr>
          <w:rFonts w:hint="eastAsia"/>
        </w:rPr>
        <w:t>，我们能接受的时间是六个月。</w:t>
      </w:r>
    </w:p>
  </w:comment>
  <w:comment w:id="196" w:author="Lenovo" w:date="2025-03-27T19:47:00Z" w:initials="L">
    <w:p w14:paraId="430AF402" w14:textId="77777777" w:rsidR="0057420F" w:rsidRDefault="004B6417">
      <w:pPr>
        <w:pStyle w:val="a3"/>
      </w:pPr>
      <w:r>
        <w:rPr>
          <w:rFonts w:hint="eastAsia"/>
        </w:rPr>
        <w:t>应该是</w:t>
      </w:r>
      <w:r>
        <w:rPr>
          <w:rFonts w:hint="eastAsia"/>
        </w:rPr>
        <w:t>FDA</w:t>
      </w:r>
      <w:r>
        <w:rPr>
          <w:rFonts w:hint="eastAsia"/>
        </w:rPr>
        <w:t>吧</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4DEFA7" w15:done="0"/>
  <w15:commentEx w15:paraId="1EEFA606" w15:done="0"/>
  <w15:commentEx w15:paraId="6AC0EB2D" w15:done="0"/>
  <w15:commentEx w15:paraId="060B03A1" w15:done="0"/>
  <w15:commentEx w15:paraId="6F96E8A3" w15:done="0"/>
  <w15:commentEx w15:paraId="0B67BB6A" w15:done="0"/>
  <w15:commentEx w15:paraId="430AF40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651B46" w14:textId="77777777" w:rsidR="004B6417" w:rsidRDefault="004B6417">
      <w:r>
        <w:separator/>
      </w:r>
    </w:p>
  </w:endnote>
  <w:endnote w:type="continuationSeparator" w:id="0">
    <w:p w14:paraId="6757CA14" w14:textId="77777777" w:rsidR="004B6417" w:rsidRDefault="004B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6" w:usb3="00000000" w:csb0="00040001" w:csb1="00000000"/>
  </w:font>
  <w:font w:name="Malgun Gothic Semilight">
    <w:altName w:val="苹方-简"/>
    <w:panose1 w:val="020B0502040204020203"/>
    <w:charset w:val="86"/>
    <w:family w:val="swiss"/>
    <w:pitch w:val="variable"/>
    <w:sig w:usb0="B0000AAF" w:usb1="09DF7CFB" w:usb2="00000012" w:usb3="00000000" w:csb0="003E01BD" w:csb1="00000000"/>
  </w:font>
  <w:font w:name="Calibri">
    <w:altName w:val="Helvetica Neue"/>
    <w:panose1 w:val="020F0502020204030204"/>
    <w:charset w:val="00"/>
    <w:family w:val="swiss"/>
    <w:pitch w:val="variable"/>
    <w:sig w:usb0="E4002EFF" w:usb1="C000247B" w:usb2="00000009" w:usb3="00000000" w:csb0="000001FF" w:csb1="00000000"/>
  </w:font>
  <w:font w:name="Century Gothic">
    <w:altName w:val="苹方-简"/>
    <w:panose1 w:val="020B05020202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Source Han Sans">
    <w:altName w:val="Times New Roman"/>
    <w:charset w:val="00"/>
    <w:family w:val="roman"/>
    <w:pitch w:val="default"/>
  </w:font>
  <w:font w:name="Segoe UI">
    <w:altName w:val="苹方-简"/>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9127B" w14:textId="7BE068F6" w:rsidR="0057420F" w:rsidRDefault="004B6417">
    <w:pPr>
      <w:pStyle w:val="a8"/>
      <w:jc w:val="center"/>
    </w:pPr>
    <w:r>
      <w:rPr>
        <w:rFonts w:ascii="Century Gothic" w:hAnsi="Century Gothic"/>
        <w:kern w:val="0"/>
      </w:rPr>
      <w:t xml:space="preserve">- </w:t>
    </w:r>
    <w:r>
      <w:rPr>
        <w:rFonts w:ascii="Century Gothic" w:eastAsia="Century Gothic" w:hAnsi="Century Gothic" w:cs="Century Gothic"/>
        <w:kern w:val="0"/>
      </w:rPr>
      <w:fldChar w:fldCharType="begin"/>
    </w:r>
    <w:r>
      <w:rPr>
        <w:rFonts w:ascii="Century Gothic" w:eastAsia="Century Gothic" w:hAnsi="Century Gothic" w:cs="Century Gothic"/>
        <w:kern w:val="0"/>
      </w:rPr>
      <w:instrText xml:space="preserve"> PAGE </w:instrText>
    </w:r>
    <w:r>
      <w:rPr>
        <w:rFonts w:ascii="Century Gothic" w:eastAsia="Century Gothic" w:hAnsi="Century Gothic" w:cs="Century Gothic"/>
        <w:kern w:val="0"/>
      </w:rPr>
      <w:fldChar w:fldCharType="separate"/>
    </w:r>
    <w:r w:rsidR="009026FF">
      <w:rPr>
        <w:rFonts w:ascii="Century Gothic" w:eastAsia="Century Gothic" w:hAnsi="Century Gothic" w:cs="Century Gothic"/>
        <w:noProof/>
        <w:kern w:val="0"/>
      </w:rPr>
      <w:t>20</w:t>
    </w:r>
    <w:r>
      <w:rPr>
        <w:rFonts w:ascii="Century Gothic" w:eastAsia="Century Gothic" w:hAnsi="Century Gothic" w:cs="Century Gothic"/>
        <w:kern w:val="0"/>
      </w:rPr>
      <w:fldChar w:fldCharType="end"/>
    </w:r>
    <w:r>
      <w:rPr>
        <w:rFonts w:ascii="Century Gothic" w:hAnsi="Century Gothic"/>
        <w:kern w:val="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F4B85" w14:textId="77777777" w:rsidR="004B6417" w:rsidRDefault="004B6417">
      <w:r>
        <w:separator/>
      </w:r>
    </w:p>
  </w:footnote>
  <w:footnote w:type="continuationSeparator" w:id="0">
    <w:p w14:paraId="2CD99C71" w14:textId="77777777" w:rsidR="004B6417" w:rsidRDefault="004B641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DBF21BA"/>
    <w:multiLevelType w:val="singleLevel"/>
    <w:tmpl w:val="EDBF21BA"/>
    <w:lvl w:ilvl="0">
      <w:start w:val="1"/>
      <w:numFmt w:val="decimal"/>
      <w:suff w:val="nothing"/>
      <w:lvlText w:val="（%1）"/>
      <w:lvlJc w:val="left"/>
    </w:lvl>
  </w:abstractNum>
  <w:abstractNum w:abstractNumId="1" w15:restartNumberingAfterBreak="0">
    <w:nsid w:val="EF38C0B1"/>
    <w:multiLevelType w:val="singleLevel"/>
    <w:tmpl w:val="EF38C0B1"/>
    <w:lvl w:ilvl="0">
      <w:start w:val="1"/>
      <w:numFmt w:val="decimal"/>
      <w:suff w:val="space"/>
      <w:lvlText w:val="%1."/>
      <w:lvlJc w:val="left"/>
    </w:lvl>
  </w:abstractNum>
  <w:abstractNum w:abstractNumId="2" w15:restartNumberingAfterBreak="0">
    <w:nsid w:val="FFE6E300"/>
    <w:multiLevelType w:val="singleLevel"/>
    <w:tmpl w:val="FFE6E300"/>
    <w:lvl w:ilvl="0">
      <w:start w:val="1"/>
      <w:numFmt w:val="decimal"/>
      <w:suff w:val="space"/>
      <w:lvlText w:val="%1."/>
      <w:lvlJc w:val="left"/>
    </w:lvl>
  </w:abstractNum>
  <w:abstractNum w:abstractNumId="3" w15:restartNumberingAfterBreak="0">
    <w:nsid w:val="017935A4"/>
    <w:multiLevelType w:val="multilevel"/>
    <w:tmpl w:val="017935A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024B19F0"/>
    <w:multiLevelType w:val="multilevel"/>
    <w:tmpl w:val="024B19F0"/>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832230"/>
    <w:multiLevelType w:val="singleLevel"/>
    <w:tmpl w:val="0B832230"/>
    <w:lvl w:ilvl="0">
      <w:start w:val="1"/>
      <w:numFmt w:val="decimal"/>
      <w:lvlText w:val="%1."/>
      <w:lvlJc w:val="left"/>
      <w:pPr>
        <w:tabs>
          <w:tab w:val="left" w:pos="312"/>
        </w:tabs>
      </w:pPr>
    </w:lvl>
  </w:abstractNum>
  <w:abstractNum w:abstractNumId="6" w15:restartNumberingAfterBreak="0">
    <w:nsid w:val="15B02E18"/>
    <w:multiLevelType w:val="multilevel"/>
    <w:tmpl w:val="15B02E18"/>
    <w:lvl w:ilvl="0">
      <w:start w:val="1"/>
      <w:numFmt w:val="decimalEnclosedCircle"/>
      <w:lvlText w:val="%1"/>
      <w:lvlJc w:val="left"/>
      <w:pPr>
        <w:ind w:left="840" w:hanging="360"/>
      </w:pPr>
      <w:rPr>
        <w:rFonts w:ascii="宋体" w:hAnsi="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6E928FF"/>
    <w:multiLevelType w:val="multilevel"/>
    <w:tmpl w:val="16E928FF"/>
    <w:lvl w:ilvl="0">
      <w:start w:val="1"/>
      <w:numFmt w:val="decimal"/>
      <w:lvlText w:val="%1."/>
      <w:lvlJc w:val="left"/>
      <w:pPr>
        <w:ind w:left="420" w:hanging="420"/>
      </w:pPr>
      <w:rPr>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A55469"/>
    <w:multiLevelType w:val="multilevel"/>
    <w:tmpl w:val="3CA5546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4D2419D"/>
    <w:multiLevelType w:val="multilevel"/>
    <w:tmpl w:val="54D2419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58BCD7A7"/>
    <w:multiLevelType w:val="singleLevel"/>
    <w:tmpl w:val="58BCD7A7"/>
    <w:lvl w:ilvl="0">
      <w:start w:val="9"/>
      <w:numFmt w:val="chineseCounting"/>
      <w:suff w:val="nothing"/>
      <w:lvlText w:val="%1、"/>
      <w:lvlJc w:val="left"/>
    </w:lvl>
  </w:abstractNum>
  <w:abstractNum w:abstractNumId="11" w15:restartNumberingAfterBreak="0">
    <w:nsid w:val="648639AA"/>
    <w:multiLevelType w:val="multilevel"/>
    <w:tmpl w:val="648639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BBC30AC"/>
    <w:multiLevelType w:val="multilevel"/>
    <w:tmpl w:val="7BBC30A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2"/>
  </w:num>
  <w:num w:numId="2">
    <w:abstractNumId w:val="6"/>
  </w:num>
  <w:num w:numId="3">
    <w:abstractNumId w:val="10"/>
  </w:num>
  <w:num w:numId="4">
    <w:abstractNumId w:val="2"/>
  </w:num>
  <w:num w:numId="5">
    <w:abstractNumId w:val="1"/>
  </w:num>
  <w:num w:numId="6">
    <w:abstractNumId w:val="4"/>
  </w:num>
  <w:num w:numId="7">
    <w:abstractNumId w:val="5"/>
  </w:num>
  <w:num w:numId="8">
    <w:abstractNumId w:val="8"/>
  </w:num>
  <w:num w:numId="9">
    <w:abstractNumId w:val="0"/>
  </w:num>
  <w:num w:numId="10">
    <w:abstractNumId w:val="7"/>
  </w:num>
  <w:num w:numId="11">
    <w:abstractNumId w:val="11"/>
  </w:num>
  <w:num w:numId="12">
    <w:abstractNumId w:val="9"/>
  </w:num>
  <w:num w:numId="13">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zhong126@gmail.com">
    <w15:presenceInfo w15:providerId="Windows Live" w15:userId="3cbaae3312c55187"/>
  </w15:person>
  <w15:person w15:author="liqin xie">
    <w15:presenceInfo w15:providerId="Windows Live" w15:userId="c8f0db032c1995a9"/>
  </w15:person>
  <w15:person w15:author="xiaoyan zhang">
    <w15:presenceInfo w15:providerId="Windows Live" w15:userId="ae379b1a68693582"/>
  </w15:person>
  <w15:person w15:author="Lenovo">
    <w15:presenceInfo w15:providerId="None" w15:userId="Lenovo"/>
  </w15:person>
  <w15:person w15:author="赵剑">
    <w15:presenceInfo w15:providerId="None" w15:userId="赵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proofState w:spelling="clean" w:grammar="clean"/>
  <w:trackRevision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6C7"/>
    <w:rsid w:val="A3CEEE7E"/>
    <w:rsid w:val="AF5E4873"/>
    <w:rsid w:val="B55F402E"/>
    <w:rsid w:val="BEB64BC5"/>
    <w:rsid w:val="BFE3A871"/>
    <w:rsid w:val="DC1F9FBE"/>
    <w:rsid w:val="DEF7DF95"/>
    <w:rsid w:val="DEFE8BEA"/>
    <w:rsid w:val="EFAF6F82"/>
    <w:rsid w:val="F6F99C27"/>
    <w:rsid w:val="FBBBCB33"/>
    <w:rsid w:val="FF5809C9"/>
    <w:rsid w:val="FF7F1D2D"/>
    <w:rsid w:val="FFF7D4DF"/>
    <w:rsid w:val="000044D5"/>
    <w:rsid w:val="00005610"/>
    <w:rsid w:val="00007A46"/>
    <w:rsid w:val="00010624"/>
    <w:rsid w:val="00014BC9"/>
    <w:rsid w:val="0003232A"/>
    <w:rsid w:val="00032913"/>
    <w:rsid w:val="000353ED"/>
    <w:rsid w:val="00036E46"/>
    <w:rsid w:val="00036FD2"/>
    <w:rsid w:val="00040B56"/>
    <w:rsid w:val="000421FF"/>
    <w:rsid w:val="00052F52"/>
    <w:rsid w:val="000531C8"/>
    <w:rsid w:val="000567C6"/>
    <w:rsid w:val="00062890"/>
    <w:rsid w:val="000631B7"/>
    <w:rsid w:val="00073979"/>
    <w:rsid w:val="00076782"/>
    <w:rsid w:val="00081114"/>
    <w:rsid w:val="000818AC"/>
    <w:rsid w:val="000836E4"/>
    <w:rsid w:val="00087059"/>
    <w:rsid w:val="0009486F"/>
    <w:rsid w:val="00094CA1"/>
    <w:rsid w:val="000954B5"/>
    <w:rsid w:val="00096FDC"/>
    <w:rsid w:val="0009702B"/>
    <w:rsid w:val="000A4D4E"/>
    <w:rsid w:val="000A76C8"/>
    <w:rsid w:val="000C2813"/>
    <w:rsid w:val="000C429D"/>
    <w:rsid w:val="000C4A43"/>
    <w:rsid w:val="000C5932"/>
    <w:rsid w:val="000C7E8D"/>
    <w:rsid w:val="000D0998"/>
    <w:rsid w:val="000D09F0"/>
    <w:rsid w:val="000D3265"/>
    <w:rsid w:val="000D32C0"/>
    <w:rsid w:val="000D33B9"/>
    <w:rsid w:val="000D3CC0"/>
    <w:rsid w:val="000D6D1E"/>
    <w:rsid w:val="000E265F"/>
    <w:rsid w:val="000E2F00"/>
    <w:rsid w:val="000E3094"/>
    <w:rsid w:val="000F2ABC"/>
    <w:rsid w:val="000F4310"/>
    <w:rsid w:val="000F4397"/>
    <w:rsid w:val="000F671A"/>
    <w:rsid w:val="00102061"/>
    <w:rsid w:val="00102C6B"/>
    <w:rsid w:val="00103FDD"/>
    <w:rsid w:val="0010486C"/>
    <w:rsid w:val="00111685"/>
    <w:rsid w:val="001173DA"/>
    <w:rsid w:val="00122D71"/>
    <w:rsid w:val="00126980"/>
    <w:rsid w:val="001306A9"/>
    <w:rsid w:val="00171536"/>
    <w:rsid w:val="00171C72"/>
    <w:rsid w:val="00172DEB"/>
    <w:rsid w:val="00177D7E"/>
    <w:rsid w:val="0018292E"/>
    <w:rsid w:val="00182941"/>
    <w:rsid w:val="00187E11"/>
    <w:rsid w:val="001926BD"/>
    <w:rsid w:val="00192A45"/>
    <w:rsid w:val="001956EA"/>
    <w:rsid w:val="001A14D6"/>
    <w:rsid w:val="001A1B8C"/>
    <w:rsid w:val="001A7E2D"/>
    <w:rsid w:val="001B4B55"/>
    <w:rsid w:val="001B586B"/>
    <w:rsid w:val="001D35F0"/>
    <w:rsid w:val="001D7F74"/>
    <w:rsid w:val="001E0642"/>
    <w:rsid w:val="001E3AA6"/>
    <w:rsid w:val="001E4573"/>
    <w:rsid w:val="001E4C1B"/>
    <w:rsid w:val="001E6203"/>
    <w:rsid w:val="001E75F6"/>
    <w:rsid w:val="001F2A1D"/>
    <w:rsid w:val="001F3611"/>
    <w:rsid w:val="001F3A2C"/>
    <w:rsid w:val="001F52A0"/>
    <w:rsid w:val="002010B1"/>
    <w:rsid w:val="002018A4"/>
    <w:rsid w:val="00205B8E"/>
    <w:rsid w:val="002118A3"/>
    <w:rsid w:val="002122F2"/>
    <w:rsid w:val="002128A3"/>
    <w:rsid w:val="00216286"/>
    <w:rsid w:val="00216458"/>
    <w:rsid w:val="002173B4"/>
    <w:rsid w:val="00217AF6"/>
    <w:rsid w:val="00232150"/>
    <w:rsid w:val="00241CED"/>
    <w:rsid w:val="002443C4"/>
    <w:rsid w:val="0025053C"/>
    <w:rsid w:val="00255068"/>
    <w:rsid w:val="002611B7"/>
    <w:rsid w:val="0026542B"/>
    <w:rsid w:val="00267167"/>
    <w:rsid w:val="00273A4E"/>
    <w:rsid w:val="00275C23"/>
    <w:rsid w:val="0027681C"/>
    <w:rsid w:val="00276AEC"/>
    <w:rsid w:val="00282B6F"/>
    <w:rsid w:val="002855BE"/>
    <w:rsid w:val="00285E87"/>
    <w:rsid w:val="002923D6"/>
    <w:rsid w:val="0029308A"/>
    <w:rsid w:val="00296EE8"/>
    <w:rsid w:val="002979C0"/>
    <w:rsid w:val="002A1C17"/>
    <w:rsid w:val="002B300A"/>
    <w:rsid w:val="002B542E"/>
    <w:rsid w:val="002B5B8F"/>
    <w:rsid w:val="002B72DB"/>
    <w:rsid w:val="002C0163"/>
    <w:rsid w:val="002C3743"/>
    <w:rsid w:val="002C4760"/>
    <w:rsid w:val="002D0842"/>
    <w:rsid w:val="002D7B79"/>
    <w:rsid w:val="002D7C6C"/>
    <w:rsid w:val="002E4459"/>
    <w:rsid w:val="002F0416"/>
    <w:rsid w:val="002F65E0"/>
    <w:rsid w:val="002F7733"/>
    <w:rsid w:val="00301D44"/>
    <w:rsid w:val="00302739"/>
    <w:rsid w:val="00302CA7"/>
    <w:rsid w:val="00304FCA"/>
    <w:rsid w:val="003059C7"/>
    <w:rsid w:val="00306519"/>
    <w:rsid w:val="00307037"/>
    <w:rsid w:val="00315AAE"/>
    <w:rsid w:val="003207FB"/>
    <w:rsid w:val="0032394A"/>
    <w:rsid w:val="00324096"/>
    <w:rsid w:val="00330111"/>
    <w:rsid w:val="0033491B"/>
    <w:rsid w:val="00341755"/>
    <w:rsid w:val="00344135"/>
    <w:rsid w:val="0034504D"/>
    <w:rsid w:val="0035016E"/>
    <w:rsid w:val="00350603"/>
    <w:rsid w:val="00350AAA"/>
    <w:rsid w:val="00351189"/>
    <w:rsid w:val="003515F4"/>
    <w:rsid w:val="00351C8B"/>
    <w:rsid w:val="00354A57"/>
    <w:rsid w:val="00356D66"/>
    <w:rsid w:val="00366C7E"/>
    <w:rsid w:val="003672C5"/>
    <w:rsid w:val="00372C9C"/>
    <w:rsid w:val="00373457"/>
    <w:rsid w:val="00374CF6"/>
    <w:rsid w:val="003812F4"/>
    <w:rsid w:val="0038395F"/>
    <w:rsid w:val="00384C1F"/>
    <w:rsid w:val="00384C56"/>
    <w:rsid w:val="00385783"/>
    <w:rsid w:val="00385A5D"/>
    <w:rsid w:val="003A1744"/>
    <w:rsid w:val="003A6CBB"/>
    <w:rsid w:val="003B0BAD"/>
    <w:rsid w:val="003B0E3F"/>
    <w:rsid w:val="003B2E6F"/>
    <w:rsid w:val="003B5AEE"/>
    <w:rsid w:val="003B749B"/>
    <w:rsid w:val="003C0492"/>
    <w:rsid w:val="003C2DBC"/>
    <w:rsid w:val="003C5A9C"/>
    <w:rsid w:val="003C62DA"/>
    <w:rsid w:val="003D1B9A"/>
    <w:rsid w:val="003D72BF"/>
    <w:rsid w:val="003E22BE"/>
    <w:rsid w:val="00401FC6"/>
    <w:rsid w:val="004024FB"/>
    <w:rsid w:val="0040507B"/>
    <w:rsid w:val="0041298E"/>
    <w:rsid w:val="00417AFA"/>
    <w:rsid w:val="00421925"/>
    <w:rsid w:val="0042201A"/>
    <w:rsid w:val="00423617"/>
    <w:rsid w:val="00424CD7"/>
    <w:rsid w:val="00424F13"/>
    <w:rsid w:val="00430C6B"/>
    <w:rsid w:val="004326FB"/>
    <w:rsid w:val="004334DA"/>
    <w:rsid w:val="00433DBF"/>
    <w:rsid w:val="0044018A"/>
    <w:rsid w:val="00441B69"/>
    <w:rsid w:val="00444258"/>
    <w:rsid w:val="00445510"/>
    <w:rsid w:val="00446456"/>
    <w:rsid w:val="00446696"/>
    <w:rsid w:val="004514EB"/>
    <w:rsid w:val="004537F6"/>
    <w:rsid w:val="00453D65"/>
    <w:rsid w:val="00465CBF"/>
    <w:rsid w:val="00466032"/>
    <w:rsid w:val="00466E65"/>
    <w:rsid w:val="0046732A"/>
    <w:rsid w:val="0047067C"/>
    <w:rsid w:val="0047443F"/>
    <w:rsid w:val="00485E1A"/>
    <w:rsid w:val="00487351"/>
    <w:rsid w:val="004907BC"/>
    <w:rsid w:val="004949BA"/>
    <w:rsid w:val="00494A09"/>
    <w:rsid w:val="0049501D"/>
    <w:rsid w:val="004A491D"/>
    <w:rsid w:val="004A4B88"/>
    <w:rsid w:val="004A502D"/>
    <w:rsid w:val="004A7AE8"/>
    <w:rsid w:val="004B0D71"/>
    <w:rsid w:val="004B2118"/>
    <w:rsid w:val="004B2ACF"/>
    <w:rsid w:val="004B5308"/>
    <w:rsid w:val="004B6417"/>
    <w:rsid w:val="004C0F83"/>
    <w:rsid w:val="004C3567"/>
    <w:rsid w:val="004E0AF4"/>
    <w:rsid w:val="004E18FA"/>
    <w:rsid w:val="004F0494"/>
    <w:rsid w:val="004F5143"/>
    <w:rsid w:val="004F6B29"/>
    <w:rsid w:val="00502EC5"/>
    <w:rsid w:val="00514D45"/>
    <w:rsid w:val="005160E0"/>
    <w:rsid w:val="005168F6"/>
    <w:rsid w:val="00517B3D"/>
    <w:rsid w:val="00517DE7"/>
    <w:rsid w:val="005267BB"/>
    <w:rsid w:val="00527D3E"/>
    <w:rsid w:val="00532870"/>
    <w:rsid w:val="00535B91"/>
    <w:rsid w:val="00537AFF"/>
    <w:rsid w:val="005435A4"/>
    <w:rsid w:val="00552DAA"/>
    <w:rsid w:val="00552DB9"/>
    <w:rsid w:val="00561E8E"/>
    <w:rsid w:val="0056329E"/>
    <w:rsid w:val="00564E12"/>
    <w:rsid w:val="00571300"/>
    <w:rsid w:val="00571546"/>
    <w:rsid w:val="0057420F"/>
    <w:rsid w:val="00577D0D"/>
    <w:rsid w:val="00577E58"/>
    <w:rsid w:val="00581839"/>
    <w:rsid w:val="00581F54"/>
    <w:rsid w:val="00585C45"/>
    <w:rsid w:val="0058606A"/>
    <w:rsid w:val="00596F56"/>
    <w:rsid w:val="005A0F9E"/>
    <w:rsid w:val="005A188F"/>
    <w:rsid w:val="005A18BE"/>
    <w:rsid w:val="005A3827"/>
    <w:rsid w:val="005A68A2"/>
    <w:rsid w:val="005B01D8"/>
    <w:rsid w:val="005C01A3"/>
    <w:rsid w:val="005D02B6"/>
    <w:rsid w:val="005D6D6D"/>
    <w:rsid w:val="005E018C"/>
    <w:rsid w:val="005E560B"/>
    <w:rsid w:val="005E7393"/>
    <w:rsid w:val="005E7B8C"/>
    <w:rsid w:val="005F4E19"/>
    <w:rsid w:val="005F5130"/>
    <w:rsid w:val="005F7730"/>
    <w:rsid w:val="00600B96"/>
    <w:rsid w:val="00607A8F"/>
    <w:rsid w:val="00610DB2"/>
    <w:rsid w:val="00613EF1"/>
    <w:rsid w:val="00617187"/>
    <w:rsid w:val="00625FBF"/>
    <w:rsid w:val="00627A9B"/>
    <w:rsid w:val="006306A0"/>
    <w:rsid w:val="00632381"/>
    <w:rsid w:val="00633D68"/>
    <w:rsid w:val="00643599"/>
    <w:rsid w:val="006475CD"/>
    <w:rsid w:val="00650A71"/>
    <w:rsid w:val="00654ADE"/>
    <w:rsid w:val="00655A55"/>
    <w:rsid w:val="006577E5"/>
    <w:rsid w:val="00660E89"/>
    <w:rsid w:val="0066362F"/>
    <w:rsid w:val="00663AC0"/>
    <w:rsid w:val="00670C6A"/>
    <w:rsid w:val="0067336F"/>
    <w:rsid w:val="006744E1"/>
    <w:rsid w:val="00674B6B"/>
    <w:rsid w:val="00675BB5"/>
    <w:rsid w:val="00676C16"/>
    <w:rsid w:val="00681166"/>
    <w:rsid w:val="00682BFB"/>
    <w:rsid w:val="00685CAB"/>
    <w:rsid w:val="006875F4"/>
    <w:rsid w:val="006901FD"/>
    <w:rsid w:val="00692A78"/>
    <w:rsid w:val="006940E4"/>
    <w:rsid w:val="006944FC"/>
    <w:rsid w:val="006A021D"/>
    <w:rsid w:val="006A0551"/>
    <w:rsid w:val="006A1452"/>
    <w:rsid w:val="006B3A02"/>
    <w:rsid w:val="006B6403"/>
    <w:rsid w:val="006B6533"/>
    <w:rsid w:val="006C2B75"/>
    <w:rsid w:val="006C4AFA"/>
    <w:rsid w:val="006D1BAA"/>
    <w:rsid w:val="006D34A6"/>
    <w:rsid w:val="006E0963"/>
    <w:rsid w:val="006E1F8B"/>
    <w:rsid w:val="006E3251"/>
    <w:rsid w:val="006E48E0"/>
    <w:rsid w:val="006E568A"/>
    <w:rsid w:val="006E592A"/>
    <w:rsid w:val="006E6DE5"/>
    <w:rsid w:val="006F57F4"/>
    <w:rsid w:val="006F6252"/>
    <w:rsid w:val="0071004C"/>
    <w:rsid w:val="00713078"/>
    <w:rsid w:val="00713A54"/>
    <w:rsid w:val="0071514C"/>
    <w:rsid w:val="00716862"/>
    <w:rsid w:val="007315AB"/>
    <w:rsid w:val="00734A9F"/>
    <w:rsid w:val="00735BB0"/>
    <w:rsid w:val="007370B0"/>
    <w:rsid w:val="00742BB2"/>
    <w:rsid w:val="0074528F"/>
    <w:rsid w:val="007477CA"/>
    <w:rsid w:val="00757770"/>
    <w:rsid w:val="00757CDE"/>
    <w:rsid w:val="00767AA5"/>
    <w:rsid w:val="00767F38"/>
    <w:rsid w:val="0077204B"/>
    <w:rsid w:val="00774795"/>
    <w:rsid w:val="00783339"/>
    <w:rsid w:val="00784A27"/>
    <w:rsid w:val="00787432"/>
    <w:rsid w:val="00787517"/>
    <w:rsid w:val="00790704"/>
    <w:rsid w:val="007A2A92"/>
    <w:rsid w:val="007A40E0"/>
    <w:rsid w:val="007B4189"/>
    <w:rsid w:val="007B6247"/>
    <w:rsid w:val="007C4979"/>
    <w:rsid w:val="007D1127"/>
    <w:rsid w:val="007D43B1"/>
    <w:rsid w:val="007E23B8"/>
    <w:rsid w:val="007F17DA"/>
    <w:rsid w:val="007F1C8A"/>
    <w:rsid w:val="007F3ABA"/>
    <w:rsid w:val="007F3E53"/>
    <w:rsid w:val="00801348"/>
    <w:rsid w:val="00802431"/>
    <w:rsid w:val="00803485"/>
    <w:rsid w:val="00814BAD"/>
    <w:rsid w:val="00816198"/>
    <w:rsid w:val="00821A07"/>
    <w:rsid w:val="00825FF4"/>
    <w:rsid w:val="00830279"/>
    <w:rsid w:val="008314DD"/>
    <w:rsid w:val="00831BAC"/>
    <w:rsid w:val="008355A7"/>
    <w:rsid w:val="008409FC"/>
    <w:rsid w:val="008433B1"/>
    <w:rsid w:val="00843D07"/>
    <w:rsid w:val="00844EDE"/>
    <w:rsid w:val="00846C48"/>
    <w:rsid w:val="008474AB"/>
    <w:rsid w:val="00850420"/>
    <w:rsid w:val="00853811"/>
    <w:rsid w:val="00854379"/>
    <w:rsid w:val="008624A2"/>
    <w:rsid w:val="008667B2"/>
    <w:rsid w:val="00877661"/>
    <w:rsid w:val="008903CE"/>
    <w:rsid w:val="008903D2"/>
    <w:rsid w:val="0089195C"/>
    <w:rsid w:val="0089730E"/>
    <w:rsid w:val="008A1C05"/>
    <w:rsid w:val="008B01D0"/>
    <w:rsid w:val="008B1597"/>
    <w:rsid w:val="008C43C8"/>
    <w:rsid w:val="008D0ADE"/>
    <w:rsid w:val="008D7D7E"/>
    <w:rsid w:val="008E01E6"/>
    <w:rsid w:val="008E0927"/>
    <w:rsid w:val="008E1DA3"/>
    <w:rsid w:val="008E5D5E"/>
    <w:rsid w:val="009026FF"/>
    <w:rsid w:val="0090368A"/>
    <w:rsid w:val="00905EBF"/>
    <w:rsid w:val="00911E68"/>
    <w:rsid w:val="009128C6"/>
    <w:rsid w:val="00920199"/>
    <w:rsid w:val="00920408"/>
    <w:rsid w:val="00924BD4"/>
    <w:rsid w:val="009270C6"/>
    <w:rsid w:val="00927EBB"/>
    <w:rsid w:val="00932126"/>
    <w:rsid w:val="00947AC4"/>
    <w:rsid w:val="0095108F"/>
    <w:rsid w:val="009523A2"/>
    <w:rsid w:val="00953E01"/>
    <w:rsid w:val="00956CCD"/>
    <w:rsid w:val="009571A5"/>
    <w:rsid w:val="00957409"/>
    <w:rsid w:val="00963F32"/>
    <w:rsid w:val="00965F22"/>
    <w:rsid w:val="00970623"/>
    <w:rsid w:val="00970F5B"/>
    <w:rsid w:val="00971683"/>
    <w:rsid w:val="00976B66"/>
    <w:rsid w:val="00976BD0"/>
    <w:rsid w:val="00977BA5"/>
    <w:rsid w:val="009800B1"/>
    <w:rsid w:val="009808EB"/>
    <w:rsid w:val="00984BE4"/>
    <w:rsid w:val="00990E7D"/>
    <w:rsid w:val="009934E8"/>
    <w:rsid w:val="009951E5"/>
    <w:rsid w:val="00995710"/>
    <w:rsid w:val="009A1327"/>
    <w:rsid w:val="009A1A4B"/>
    <w:rsid w:val="009A287F"/>
    <w:rsid w:val="009A481D"/>
    <w:rsid w:val="009B1286"/>
    <w:rsid w:val="009B27B4"/>
    <w:rsid w:val="009B4658"/>
    <w:rsid w:val="009B7E08"/>
    <w:rsid w:val="009B7E9E"/>
    <w:rsid w:val="009C0098"/>
    <w:rsid w:val="009C1584"/>
    <w:rsid w:val="009C2F08"/>
    <w:rsid w:val="009C754A"/>
    <w:rsid w:val="009E1F6D"/>
    <w:rsid w:val="009E40AF"/>
    <w:rsid w:val="009E5E67"/>
    <w:rsid w:val="009E5F23"/>
    <w:rsid w:val="009E70C2"/>
    <w:rsid w:val="009E75E7"/>
    <w:rsid w:val="009F21A9"/>
    <w:rsid w:val="009F453E"/>
    <w:rsid w:val="00A000CC"/>
    <w:rsid w:val="00A0157B"/>
    <w:rsid w:val="00A056C7"/>
    <w:rsid w:val="00A21D92"/>
    <w:rsid w:val="00A27E90"/>
    <w:rsid w:val="00A33197"/>
    <w:rsid w:val="00A36100"/>
    <w:rsid w:val="00A37A7F"/>
    <w:rsid w:val="00A44554"/>
    <w:rsid w:val="00A455D1"/>
    <w:rsid w:val="00A47EFD"/>
    <w:rsid w:val="00A51820"/>
    <w:rsid w:val="00A54EA4"/>
    <w:rsid w:val="00A55CAF"/>
    <w:rsid w:val="00A57EE6"/>
    <w:rsid w:val="00A61A00"/>
    <w:rsid w:val="00A62450"/>
    <w:rsid w:val="00A66CAE"/>
    <w:rsid w:val="00A70494"/>
    <w:rsid w:val="00A754F9"/>
    <w:rsid w:val="00A76E5D"/>
    <w:rsid w:val="00A83E1A"/>
    <w:rsid w:val="00A90786"/>
    <w:rsid w:val="00A91F83"/>
    <w:rsid w:val="00A93F6A"/>
    <w:rsid w:val="00AA15EE"/>
    <w:rsid w:val="00AB2937"/>
    <w:rsid w:val="00AB29DF"/>
    <w:rsid w:val="00AB404B"/>
    <w:rsid w:val="00AB5A81"/>
    <w:rsid w:val="00AC0A5E"/>
    <w:rsid w:val="00AC22A6"/>
    <w:rsid w:val="00AC3F8E"/>
    <w:rsid w:val="00AC4027"/>
    <w:rsid w:val="00AC7510"/>
    <w:rsid w:val="00AD11C6"/>
    <w:rsid w:val="00AD52AD"/>
    <w:rsid w:val="00AE473C"/>
    <w:rsid w:val="00AE611F"/>
    <w:rsid w:val="00AE65A9"/>
    <w:rsid w:val="00AF08ED"/>
    <w:rsid w:val="00AF1787"/>
    <w:rsid w:val="00AF336D"/>
    <w:rsid w:val="00B01D6F"/>
    <w:rsid w:val="00B05E39"/>
    <w:rsid w:val="00B10DC7"/>
    <w:rsid w:val="00B14959"/>
    <w:rsid w:val="00B15254"/>
    <w:rsid w:val="00B15615"/>
    <w:rsid w:val="00B16D16"/>
    <w:rsid w:val="00B22824"/>
    <w:rsid w:val="00B228D8"/>
    <w:rsid w:val="00B2437D"/>
    <w:rsid w:val="00B2450F"/>
    <w:rsid w:val="00B27C9B"/>
    <w:rsid w:val="00B27CBB"/>
    <w:rsid w:val="00B31367"/>
    <w:rsid w:val="00B31E35"/>
    <w:rsid w:val="00B42E52"/>
    <w:rsid w:val="00B437DC"/>
    <w:rsid w:val="00B44B88"/>
    <w:rsid w:val="00B462E2"/>
    <w:rsid w:val="00B47B0B"/>
    <w:rsid w:val="00B5130A"/>
    <w:rsid w:val="00B55110"/>
    <w:rsid w:val="00B552EA"/>
    <w:rsid w:val="00B56803"/>
    <w:rsid w:val="00B60884"/>
    <w:rsid w:val="00B64BA5"/>
    <w:rsid w:val="00B719C3"/>
    <w:rsid w:val="00B72DA7"/>
    <w:rsid w:val="00B9080F"/>
    <w:rsid w:val="00B91CBA"/>
    <w:rsid w:val="00B92BDB"/>
    <w:rsid w:val="00BA0D78"/>
    <w:rsid w:val="00BB25AB"/>
    <w:rsid w:val="00BB3002"/>
    <w:rsid w:val="00BB4D49"/>
    <w:rsid w:val="00BC0E91"/>
    <w:rsid w:val="00BC3ED0"/>
    <w:rsid w:val="00BD55FD"/>
    <w:rsid w:val="00BD661A"/>
    <w:rsid w:val="00BE229E"/>
    <w:rsid w:val="00BE6962"/>
    <w:rsid w:val="00BF169D"/>
    <w:rsid w:val="00BF3A3C"/>
    <w:rsid w:val="00BF4C3E"/>
    <w:rsid w:val="00BF6C0F"/>
    <w:rsid w:val="00C06330"/>
    <w:rsid w:val="00C1018E"/>
    <w:rsid w:val="00C14DBE"/>
    <w:rsid w:val="00C17112"/>
    <w:rsid w:val="00C32A6E"/>
    <w:rsid w:val="00C364B6"/>
    <w:rsid w:val="00C364D8"/>
    <w:rsid w:val="00C3714B"/>
    <w:rsid w:val="00C44D0C"/>
    <w:rsid w:val="00C50CE1"/>
    <w:rsid w:val="00C511A2"/>
    <w:rsid w:val="00C528BF"/>
    <w:rsid w:val="00C60811"/>
    <w:rsid w:val="00C669C6"/>
    <w:rsid w:val="00C70D42"/>
    <w:rsid w:val="00C72DD1"/>
    <w:rsid w:val="00C82E56"/>
    <w:rsid w:val="00C91139"/>
    <w:rsid w:val="00C92A01"/>
    <w:rsid w:val="00C963A2"/>
    <w:rsid w:val="00CA4096"/>
    <w:rsid w:val="00CB18EA"/>
    <w:rsid w:val="00CB201F"/>
    <w:rsid w:val="00CC3208"/>
    <w:rsid w:val="00CD2891"/>
    <w:rsid w:val="00CD6AC4"/>
    <w:rsid w:val="00CE3701"/>
    <w:rsid w:val="00CE4700"/>
    <w:rsid w:val="00CE47AE"/>
    <w:rsid w:val="00CE5379"/>
    <w:rsid w:val="00CE614B"/>
    <w:rsid w:val="00CF00E7"/>
    <w:rsid w:val="00CF24B1"/>
    <w:rsid w:val="00D05B6D"/>
    <w:rsid w:val="00D05D99"/>
    <w:rsid w:val="00D06A0C"/>
    <w:rsid w:val="00D103A0"/>
    <w:rsid w:val="00D10D76"/>
    <w:rsid w:val="00D130FC"/>
    <w:rsid w:val="00D15693"/>
    <w:rsid w:val="00D27F27"/>
    <w:rsid w:val="00D37F37"/>
    <w:rsid w:val="00D42D4F"/>
    <w:rsid w:val="00D439E0"/>
    <w:rsid w:val="00D50D33"/>
    <w:rsid w:val="00D529D6"/>
    <w:rsid w:val="00D63D6A"/>
    <w:rsid w:val="00D72C21"/>
    <w:rsid w:val="00D758CD"/>
    <w:rsid w:val="00D811BA"/>
    <w:rsid w:val="00D90220"/>
    <w:rsid w:val="00D91EAE"/>
    <w:rsid w:val="00D97EEA"/>
    <w:rsid w:val="00DA363A"/>
    <w:rsid w:val="00DA66CC"/>
    <w:rsid w:val="00DB16B9"/>
    <w:rsid w:val="00DB4E5B"/>
    <w:rsid w:val="00DB5835"/>
    <w:rsid w:val="00DC3D56"/>
    <w:rsid w:val="00DD11D2"/>
    <w:rsid w:val="00DD19EB"/>
    <w:rsid w:val="00DD7661"/>
    <w:rsid w:val="00DD7EAD"/>
    <w:rsid w:val="00DE14F1"/>
    <w:rsid w:val="00DF05E8"/>
    <w:rsid w:val="00DF087D"/>
    <w:rsid w:val="00DF19A4"/>
    <w:rsid w:val="00DF5CD9"/>
    <w:rsid w:val="00DF78B3"/>
    <w:rsid w:val="00E00E55"/>
    <w:rsid w:val="00E01C59"/>
    <w:rsid w:val="00E0202A"/>
    <w:rsid w:val="00E10600"/>
    <w:rsid w:val="00E13A2A"/>
    <w:rsid w:val="00E15F4B"/>
    <w:rsid w:val="00E17EF1"/>
    <w:rsid w:val="00E2069D"/>
    <w:rsid w:val="00E21AFA"/>
    <w:rsid w:val="00E355BE"/>
    <w:rsid w:val="00E37202"/>
    <w:rsid w:val="00E40DDC"/>
    <w:rsid w:val="00E42D00"/>
    <w:rsid w:val="00E452BC"/>
    <w:rsid w:val="00E4570B"/>
    <w:rsid w:val="00E46398"/>
    <w:rsid w:val="00E6796F"/>
    <w:rsid w:val="00E814D4"/>
    <w:rsid w:val="00E82B02"/>
    <w:rsid w:val="00E82D8A"/>
    <w:rsid w:val="00E920A1"/>
    <w:rsid w:val="00EB2D82"/>
    <w:rsid w:val="00EB689B"/>
    <w:rsid w:val="00EC1283"/>
    <w:rsid w:val="00EC3271"/>
    <w:rsid w:val="00EC4892"/>
    <w:rsid w:val="00EC4DC0"/>
    <w:rsid w:val="00EC513D"/>
    <w:rsid w:val="00EC5D4D"/>
    <w:rsid w:val="00ED1F1D"/>
    <w:rsid w:val="00ED6E62"/>
    <w:rsid w:val="00EE1397"/>
    <w:rsid w:val="00EE5D99"/>
    <w:rsid w:val="00EE759B"/>
    <w:rsid w:val="00EF1017"/>
    <w:rsid w:val="00EF3F04"/>
    <w:rsid w:val="00EF7437"/>
    <w:rsid w:val="00F05911"/>
    <w:rsid w:val="00F061AC"/>
    <w:rsid w:val="00F071D8"/>
    <w:rsid w:val="00F07D8E"/>
    <w:rsid w:val="00F11A30"/>
    <w:rsid w:val="00F130FE"/>
    <w:rsid w:val="00F147DA"/>
    <w:rsid w:val="00F17621"/>
    <w:rsid w:val="00F2188C"/>
    <w:rsid w:val="00F22AA7"/>
    <w:rsid w:val="00F23FBC"/>
    <w:rsid w:val="00F2487C"/>
    <w:rsid w:val="00F30677"/>
    <w:rsid w:val="00F32D85"/>
    <w:rsid w:val="00F34E52"/>
    <w:rsid w:val="00F36079"/>
    <w:rsid w:val="00F371F2"/>
    <w:rsid w:val="00F47A13"/>
    <w:rsid w:val="00F47D5F"/>
    <w:rsid w:val="00F50D39"/>
    <w:rsid w:val="00F50E09"/>
    <w:rsid w:val="00F54C0E"/>
    <w:rsid w:val="00F57978"/>
    <w:rsid w:val="00F632E2"/>
    <w:rsid w:val="00F65CE1"/>
    <w:rsid w:val="00F73A4F"/>
    <w:rsid w:val="00F75034"/>
    <w:rsid w:val="00F768FB"/>
    <w:rsid w:val="00F80F00"/>
    <w:rsid w:val="00F815DE"/>
    <w:rsid w:val="00F8488B"/>
    <w:rsid w:val="00F96901"/>
    <w:rsid w:val="00FA1A4E"/>
    <w:rsid w:val="00FA38A0"/>
    <w:rsid w:val="00FA4F01"/>
    <w:rsid w:val="00FB12A1"/>
    <w:rsid w:val="00FB1E61"/>
    <w:rsid w:val="00FB39E8"/>
    <w:rsid w:val="00FB67A1"/>
    <w:rsid w:val="00FB7E98"/>
    <w:rsid w:val="00FC5E9C"/>
    <w:rsid w:val="00FC6045"/>
    <w:rsid w:val="00FD1840"/>
    <w:rsid w:val="00FD57BC"/>
    <w:rsid w:val="00FE3A71"/>
    <w:rsid w:val="00FE4B76"/>
    <w:rsid w:val="00FE5171"/>
    <w:rsid w:val="00FE5F62"/>
    <w:rsid w:val="00FF0061"/>
    <w:rsid w:val="04224AF9"/>
    <w:rsid w:val="0D7868AD"/>
    <w:rsid w:val="11781D53"/>
    <w:rsid w:val="12445622"/>
    <w:rsid w:val="162A573B"/>
    <w:rsid w:val="18C212D3"/>
    <w:rsid w:val="19DB5B5D"/>
    <w:rsid w:val="1CCF5016"/>
    <w:rsid w:val="1CEE43AC"/>
    <w:rsid w:val="20212A5D"/>
    <w:rsid w:val="24EC34DA"/>
    <w:rsid w:val="26C11476"/>
    <w:rsid w:val="2A6C5AB7"/>
    <w:rsid w:val="31F07103"/>
    <w:rsid w:val="356BD17F"/>
    <w:rsid w:val="36BA0810"/>
    <w:rsid w:val="38296EB7"/>
    <w:rsid w:val="39B109A1"/>
    <w:rsid w:val="3AEE447C"/>
    <w:rsid w:val="3B7BC93E"/>
    <w:rsid w:val="3DFFCFEE"/>
    <w:rsid w:val="3E965AD8"/>
    <w:rsid w:val="40327C39"/>
    <w:rsid w:val="490D14C9"/>
    <w:rsid w:val="4CF3197D"/>
    <w:rsid w:val="4E5D6F94"/>
    <w:rsid w:val="534E6C09"/>
    <w:rsid w:val="554A52C4"/>
    <w:rsid w:val="59F720E2"/>
    <w:rsid w:val="5A917DA0"/>
    <w:rsid w:val="5DB69F91"/>
    <w:rsid w:val="609146D5"/>
    <w:rsid w:val="66331441"/>
    <w:rsid w:val="6C997D0C"/>
    <w:rsid w:val="6E5302C5"/>
    <w:rsid w:val="6FF6A47A"/>
    <w:rsid w:val="6FFBBA41"/>
    <w:rsid w:val="77FF9BF7"/>
    <w:rsid w:val="7CF6AEC1"/>
    <w:rsid w:val="7DF56FF1"/>
    <w:rsid w:val="7F425807"/>
    <w:rsid w:val="7FECFD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FCFD3CB"/>
  <w15:docId w15:val="{5DEB364C-46AE-449B-8BD7-DEF71788D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widowControl w:val="0"/>
    </w:pPr>
    <w:rPr>
      <w:rFonts w:asciiTheme="minorHAnsi" w:hAnsiTheme="minorHAnsi" w:cstheme="minorBidi"/>
      <w:kern w:val="2"/>
      <w:sz w:val="21"/>
      <w:szCs w:val="22"/>
      <w:lang w:eastAsia="zh-CN"/>
    </w:rPr>
  </w:style>
  <w:style w:type="paragraph" w:styleId="a5">
    <w:name w:val="Body Text Indent"/>
    <w:qFormat/>
    <w:pPr>
      <w:widowControl w:val="0"/>
      <w:tabs>
        <w:tab w:val="left" w:pos="6990"/>
      </w:tabs>
      <w:spacing w:line="300" w:lineRule="auto"/>
      <w:ind w:firstLine="720"/>
      <w:jc w:val="both"/>
    </w:pPr>
    <w:rPr>
      <w:rFonts w:ascii="Arial Unicode MS" w:eastAsia="Arial Unicode MS" w:hAnsi="Arial Unicode MS" w:cs="Arial Unicode MS" w:hint="eastAsia"/>
      <w:color w:val="000000"/>
      <w:kern w:val="2"/>
      <w:sz w:val="24"/>
      <w:szCs w:val="24"/>
      <w:u w:color="000000"/>
    </w:rPr>
  </w:style>
  <w:style w:type="paragraph" w:styleId="a6">
    <w:name w:val="Balloon Text"/>
    <w:basedOn w:val="a"/>
    <w:link w:val="a7"/>
    <w:uiPriority w:val="99"/>
    <w:unhideWhenUsed/>
    <w:qFormat/>
    <w:rPr>
      <w:sz w:val="18"/>
      <w:szCs w:val="18"/>
    </w:rPr>
  </w:style>
  <w:style w:type="paragraph" w:styleId="a8">
    <w:name w:val="footer"/>
    <w:qFormat/>
    <w:pPr>
      <w:widowControl w:val="0"/>
      <w:tabs>
        <w:tab w:val="center" w:pos="4153"/>
        <w:tab w:val="right" w:pos="8306"/>
      </w:tabs>
    </w:pPr>
    <w:rPr>
      <w:rFonts w:eastAsia="Arial Unicode MS" w:cs="Arial Unicode MS"/>
      <w:color w:val="000000"/>
      <w:kern w:val="2"/>
      <w:sz w:val="18"/>
      <w:szCs w:val="18"/>
      <w:u w:color="000000"/>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autoRedefine/>
    <w:uiPriority w:val="99"/>
    <w:unhideWhenUsed/>
    <w:qFormat/>
    <w:pPr>
      <w:spacing w:line="440" w:lineRule="exact"/>
    </w:pPr>
    <w:rPr>
      <w:rFonts w:ascii="Arial" w:hAnsi="Arial" w:cs="Arial"/>
      <w:b/>
      <w:bCs/>
      <w:color w:val="000000" w:themeColor="text1"/>
      <w:spacing w:val="-4"/>
    </w:rPr>
  </w:style>
  <w:style w:type="paragraph" w:styleId="ac">
    <w:name w:val="annotation subject"/>
    <w:basedOn w:val="a3"/>
    <w:next w:val="a3"/>
    <w:link w:val="ad"/>
    <w:uiPriority w:val="99"/>
    <w:unhideWhenUsed/>
    <w:qFormat/>
    <w:pPr>
      <w:widowControl/>
    </w:pPr>
    <w:rPr>
      <w:rFonts w:ascii="Times New Roman" w:hAnsi="Times New Roman" w:cs="Times New Roman"/>
      <w:b/>
      <w:bCs/>
      <w:kern w:val="0"/>
      <w:sz w:val="24"/>
      <w:szCs w:val="24"/>
      <w:lang w:eastAsia="en-US"/>
    </w:rPr>
  </w:style>
  <w:style w:type="character" w:styleId="ae">
    <w:name w:val="Hyperlink"/>
    <w:uiPriority w:val="99"/>
    <w:qFormat/>
    <w:rPr>
      <w:u w:val="single"/>
    </w:rPr>
  </w:style>
  <w:style w:type="character" w:styleId="af">
    <w:name w:val="annotation reference"/>
    <w:semiHidden/>
    <w:qFormat/>
    <w:rPr>
      <w:sz w:val="21"/>
      <w:szCs w:val="21"/>
    </w:rPr>
  </w:style>
  <w:style w:type="table" w:customStyle="1" w:styleId="TableNormal1">
    <w:name w:val="Table Normal1"/>
    <w:qFormat/>
    <w:tblPr>
      <w:tblCellMar>
        <w:top w:w="0" w:type="dxa"/>
        <w:left w:w="0" w:type="dxa"/>
        <w:bottom w:w="0" w:type="dxa"/>
        <w:right w:w="0" w:type="dxa"/>
      </w:tblCellMar>
    </w:tblPr>
  </w:style>
  <w:style w:type="paragraph" w:customStyle="1" w:styleId="af0">
    <w:name w:val="页眉与页脚"/>
    <w:qFormat/>
    <w:pPr>
      <w:tabs>
        <w:tab w:val="right" w:pos="9020"/>
      </w:tabs>
    </w:pPr>
    <w:rPr>
      <w:rFonts w:ascii="Helvetica" w:eastAsia="Arial Unicode MS" w:hAnsi="Helvetica" w:cs="Arial Unicode MS"/>
      <w:color w:val="000000"/>
      <w:sz w:val="24"/>
      <w:szCs w:val="24"/>
    </w:rPr>
  </w:style>
  <w:style w:type="paragraph" w:customStyle="1" w:styleId="Af1">
    <w:name w:val="正文 A"/>
    <w:qFormat/>
    <w:pPr>
      <w:widowControl w:val="0"/>
      <w:jc w:val="both"/>
    </w:pPr>
    <w:rPr>
      <w:rFonts w:ascii="Arial Unicode MS" w:eastAsia="Arial Unicode MS" w:hAnsi="Arial Unicode MS" w:cs="Arial Unicode MS" w:hint="eastAsia"/>
      <w:color w:val="000000"/>
      <w:kern w:val="2"/>
      <w:sz w:val="21"/>
      <w:szCs w:val="21"/>
      <w:u w:color="000000"/>
    </w:rPr>
  </w:style>
  <w:style w:type="paragraph" w:customStyle="1" w:styleId="Default">
    <w:name w:val="Default"/>
    <w:qFormat/>
    <w:pPr>
      <w:widowControl w:val="0"/>
      <w:jc w:val="both"/>
    </w:pPr>
    <w:rPr>
      <w:rFonts w:ascii="宋体" w:eastAsia="宋体" w:hAnsi="宋体" w:cs="宋体"/>
      <w:color w:val="000000"/>
      <w:sz w:val="24"/>
      <w:szCs w:val="24"/>
      <w:u w:color="000000"/>
    </w:rPr>
  </w:style>
  <w:style w:type="character" w:customStyle="1" w:styleId="aa">
    <w:name w:val="页眉 字符"/>
    <w:basedOn w:val="a0"/>
    <w:link w:val="a9"/>
    <w:uiPriority w:val="99"/>
    <w:semiHidden/>
    <w:qFormat/>
    <w:rPr>
      <w:sz w:val="18"/>
      <w:szCs w:val="18"/>
      <w:lang w:eastAsia="en-US"/>
    </w:rPr>
  </w:style>
  <w:style w:type="character" w:customStyle="1" w:styleId="a4">
    <w:name w:val="批注文字 字符"/>
    <w:basedOn w:val="a0"/>
    <w:link w:val="a3"/>
    <w:uiPriority w:val="99"/>
    <w:semiHidden/>
    <w:qFormat/>
    <w:rPr>
      <w:rFonts w:asciiTheme="minorHAnsi" w:hAnsiTheme="minorHAnsi" w:cstheme="minorBidi"/>
      <w:kern w:val="2"/>
      <w:sz w:val="21"/>
      <w:szCs w:val="22"/>
    </w:rPr>
  </w:style>
  <w:style w:type="paragraph" w:customStyle="1" w:styleId="1">
    <w:name w:val="列出段落1"/>
    <w:basedOn w:val="a"/>
    <w:uiPriority w:val="34"/>
    <w:qFormat/>
    <w:pPr>
      <w:widowControl w:val="0"/>
      <w:ind w:firstLineChars="200" w:firstLine="420"/>
      <w:jc w:val="both"/>
    </w:pPr>
    <w:rPr>
      <w:rFonts w:eastAsia="宋体"/>
      <w:kern w:val="2"/>
      <w:sz w:val="21"/>
      <w:lang w:eastAsia="zh-CN"/>
    </w:rPr>
  </w:style>
  <w:style w:type="character" w:customStyle="1" w:styleId="font11">
    <w:name w:val="font11"/>
    <w:basedOn w:val="a0"/>
    <w:qFormat/>
    <w:rPr>
      <w:rFonts w:ascii="Times New Roman" w:hAnsi="Times New Roman" w:cs="Times New Roman" w:hint="default"/>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 w:type="paragraph" w:customStyle="1" w:styleId="2">
    <w:name w:val="列出段落2"/>
    <w:basedOn w:val="a"/>
    <w:uiPriority w:val="34"/>
    <w:unhideWhenUsed/>
    <w:qFormat/>
    <w:pPr>
      <w:ind w:firstLineChars="200" w:firstLine="420"/>
    </w:pPr>
  </w:style>
  <w:style w:type="character" w:customStyle="1" w:styleId="a7">
    <w:name w:val="批注框文本 字符"/>
    <w:basedOn w:val="a0"/>
    <w:link w:val="a6"/>
    <w:uiPriority w:val="99"/>
    <w:semiHidden/>
    <w:qFormat/>
    <w:rPr>
      <w:sz w:val="18"/>
      <w:szCs w:val="18"/>
      <w:lang w:eastAsia="en-US"/>
    </w:rPr>
  </w:style>
  <w:style w:type="character" w:customStyle="1" w:styleId="ad">
    <w:name w:val="批注主题 字符"/>
    <w:basedOn w:val="a4"/>
    <w:link w:val="ac"/>
    <w:uiPriority w:val="99"/>
    <w:semiHidden/>
    <w:qFormat/>
    <w:rPr>
      <w:rFonts w:asciiTheme="minorHAnsi" w:hAnsiTheme="minorHAnsi" w:cstheme="minorBidi"/>
      <w:b/>
      <w:bCs/>
      <w:kern w:val="2"/>
      <w:sz w:val="24"/>
      <w:szCs w:val="24"/>
      <w:lang w:eastAsia="en-US"/>
    </w:rPr>
  </w:style>
  <w:style w:type="paragraph" w:customStyle="1" w:styleId="10">
    <w:name w:val="修订1"/>
    <w:hidden/>
    <w:uiPriority w:val="99"/>
    <w:unhideWhenUsed/>
    <w:qFormat/>
    <w:rPr>
      <w:sz w:val="24"/>
      <w:szCs w:val="24"/>
      <w:lang w:eastAsia="en-US"/>
    </w:rPr>
  </w:style>
  <w:style w:type="paragraph" w:customStyle="1" w:styleId="20">
    <w:name w:val="修订2"/>
    <w:hidden/>
    <w:uiPriority w:val="99"/>
    <w:semiHidden/>
    <w:qFormat/>
    <w:rPr>
      <w:sz w:val="24"/>
      <w:szCs w:val="24"/>
      <w:lang w:eastAsia="en-US"/>
    </w:rPr>
  </w:style>
  <w:style w:type="paragraph" w:customStyle="1" w:styleId="3">
    <w:name w:val="修订3"/>
    <w:hidden/>
    <w:uiPriority w:val="99"/>
    <w:unhideWhenUsed/>
    <w:qFormat/>
    <w:rPr>
      <w:sz w:val="24"/>
      <w:szCs w:val="24"/>
      <w:lang w:eastAsia="en-US"/>
    </w:rPr>
  </w:style>
  <w:style w:type="paragraph" w:customStyle="1" w:styleId="4">
    <w:name w:val="修订4"/>
    <w:hidden/>
    <w:uiPriority w:val="99"/>
    <w:unhideWhenUsed/>
    <w:qFormat/>
    <w:rPr>
      <w:sz w:val="24"/>
      <w:szCs w:val="24"/>
      <w:lang w:eastAsia="en-US"/>
    </w:rPr>
  </w:style>
  <w:style w:type="paragraph" w:customStyle="1" w:styleId="Revision1">
    <w:name w:val="Revision1"/>
    <w:hidden/>
    <w:uiPriority w:val="99"/>
    <w:unhideWhenUsed/>
    <w:qFormat/>
    <w:rPr>
      <w:sz w:val="24"/>
      <w:szCs w:val="24"/>
      <w:lang w:eastAsia="en-US"/>
    </w:rPr>
  </w:style>
  <w:style w:type="paragraph" w:styleId="af2">
    <w:name w:val="List Paragraph"/>
    <w:basedOn w:val="a"/>
    <w:uiPriority w:val="34"/>
    <w:unhideWhenUsed/>
    <w:qFormat/>
    <w:pPr>
      <w:ind w:firstLineChars="200" w:firstLine="420"/>
    </w:pPr>
  </w:style>
  <w:style w:type="paragraph" w:customStyle="1" w:styleId="5">
    <w:name w:val="修订5"/>
    <w:hidden/>
    <w:uiPriority w:val="99"/>
    <w:unhideWhenUsed/>
    <w:qFormat/>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黑体"/>
        <a:cs typeface="Helvetica"/>
      </a:majorFont>
      <a:minorFont>
        <a:latin typeface="Helvetica"/>
        <a:ea typeface="宋体"/>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22</Pages>
  <Words>2345</Words>
  <Characters>13373</Characters>
  <Application>Microsoft Office Word</Application>
  <DocSecurity>0</DocSecurity>
  <Lines>111</Lines>
  <Paragraphs>31</Paragraphs>
  <ScaleCrop>false</ScaleCrop>
  <Company>SMMU</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Lenovo</cp:lastModifiedBy>
  <cp:revision>6</cp:revision>
  <cp:lastPrinted>2023-04-08T16:25:00Z</cp:lastPrinted>
  <dcterms:created xsi:type="dcterms:W3CDTF">2025-05-24T23:24:00Z</dcterms:created>
  <dcterms:modified xsi:type="dcterms:W3CDTF">2025-06-11T02:12:00Z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C1B78DA5C074F3BD5EB24268CC5F75B5_43</vt:lpwstr>
  </property>
  <property fmtid="{D5CDD505-2E9C-101B-9397-08002B2CF9AE}" pid="4" name="KSOTemplateDocerSaveRecord">
    <vt:lpwstr>eyJoZGlkIjoiYzA1ODNlMTNjMTM2NTUyMDIyOTQ0N2Y5MzcwMDFiNmMiLCJ1c2VySWQiOiI0NjM2NTk5MTgifQ==</vt:lpwstr>
  </property>
</Properties>
</file>